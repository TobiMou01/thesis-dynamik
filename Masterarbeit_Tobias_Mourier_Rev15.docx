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C852" w14:textId="77989F40" w:rsidR="00756E58" w:rsidRPr="00756E58" w:rsidRDefault="00835D54" w:rsidP="000801BA">
      <w:pPr>
        <w:jc w:val="right"/>
        <w:rPr>
          <w:lang w:eastAsia="en-US"/>
        </w:rPr>
      </w:pPr>
      <w:r>
        <w:rPr>
          <w:lang w:eastAsia="en-US"/>
        </w:rPr>
        <w:drawing>
          <wp:inline distT="0" distB="0" distL="0" distR="0" wp14:anchorId="196564CD" wp14:editId="7AE3BF0E">
            <wp:extent cx="1994400" cy="856800"/>
            <wp:effectExtent l="0" t="0" r="6350" b="635"/>
            <wp:docPr id="21083896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961" name="Grafik 2108389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4400" cy="856800"/>
                    </a:xfrm>
                    <a:prstGeom prst="rect">
                      <a:avLst/>
                    </a:prstGeom>
                  </pic:spPr>
                </pic:pic>
              </a:graphicData>
            </a:graphic>
          </wp:inline>
        </w:drawing>
      </w:r>
    </w:p>
    <w:p w14:paraId="5C83E5A0" w14:textId="77777777" w:rsidR="00756E58" w:rsidRPr="00756E58" w:rsidRDefault="00756E58" w:rsidP="00756E58">
      <w:pPr>
        <w:widowControl w:val="0"/>
        <w:autoSpaceDE w:val="0"/>
        <w:autoSpaceDN w:val="0"/>
        <w:spacing w:before="426" w:line="240" w:lineRule="auto"/>
        <w:jc w:val="left"/>
        <w:rPr>
          <w:sz w:val="72"/>
          <w:szCs w:val="24"/>
          <w:lang w:eastAsia="en-US"/>
        </w:rPr>
      </w:pPr>
    </w:p>
    <w:p w14:paraId="4B0D2449" w14:textId="77777777" w:rsidR="00756E58" w:rsidRPr="0091029D" w:rsidRDefault="00756E58" w:rsidP="00756E58">
      <w:pPr>
        <w:widowControl w:val="0"/>
        <w:autoSpaceDE w:val="0"/>
        <w:autoSpaceDN w:val="0"/>
        <w:spacing w:before="0" w:line="240" w:lineRule="auto"/>
        <w:ind w:right="143"/>
        <w:jc w:val="center"/>
        <w:rPr>
          <w:b/>
          <w:bCs/>
          <w:sz w:val="72"/>
          <w:szCs w:val="72"/>
          <w:lang w:eastAsia="en-US"/>
        </w:rPr>
      </w:pPr>
      <w:r w:rsidRPr="0091029D">
        <w:rPr>
          <w:b/>
          <w:bCs/>
          <w:spacing w:val="-2"/>
          <w:sz w:val="72"/>
          <w:szCs w:val="72"/>
          <w:lang w:eastAsia="en-US"/>
        </w:rPr>
        <w:t>Masterthesis</w:t>
      </w:r>
    </w:p>
    <w:p w14:paraId="5235D358" w14:textId="7A2A5D45" w:rsidR="00756E58" w:rsidRPr="0091029D" w:rsidRDefault="00756E58" w:rsidP="00756E58">
      <w:pPr>
        <w:widowControl w:val="0"/>
        <w:autoSpaceDE w:val="0"/>
        <w:autoSpaceDN w:val="0"/>
        <w:spacing w:before="547" w:line="240" w:lineRule="auto"/>
        <w:ind w:left="422" w:right="561"/>
        <w:jc w:val="center"/>
        <w:rPr>
          <w:sz w:val="32"/>
          <w:szCs w:val="22"/>
          <w:lang w:eastAsia="en-US"/>
        </w:rPr>
      </w:pPr>
      <w:r w:rsidRPr="00756E58">
        <w:rPr>
          <w:sz w:val="32"/>
          <w:szCs w:val="22"/>
          <w:lang w:eastAsia="en-US"/>
        </w:rPr>
        <w:t>zur</w:t>
      </w:r>
      <w:r w:rsidRPr="00756E58">
        <w:rPr>
          <w:spacing w:val="-10"/>
          <w:sz w:val="32"/>
          <w:szCs w:val="22"/>
          <w:lang w:eastAsia="en-US"/>
        </w:rPr>
        <w:t xml:space="preserve"> </w:t>
      </w:r>
      <w:r w:rsidRPr="00756E58">
        <w:rPr>
          <w:sz w:val="32"/>
          <w:szCs w:val="22"/>
          <w:lang w:eastAsia="en-US"/>
        </w:rPr>
        <w:t>Erlangung</w:t>
      </w:r>
      <w:r w:rsidRPr="00756E58">
        <w:rPr>
          <w:spacing w:val="-8"/>
          <w:sz w:val="32"/>
          <w:szCs w:val="22"/>
          <w:lang w:eastAsia="en-US"/>
        </w:rPr>
        <w:t xml:space="preserve"> </w:t>
      </w:r>
      <w:r w:rsidRPr="00756E58">
        <w:rPr>
          <w:sz w:val="32"/>
          <w:szCs w:val="22"/>
          <w:lang w:eastAsia="en-US"/>
        </w:rPr>
        <w:t>des</w:t>
      </w:r>
      <w:r w:rsidRPr="00756E58">
        <w:rPr>
          <w:spacing w:val="-11"/>
          <w:sz w:val="32"/>
          <w:szCs w:val="22"/>
          <w:lang w:eastAsia="en-US"/>
        </w:rPr>
        <w:t xml:space="preserve"> </w:t>
      </w:r>
      <w:r w:rsidRPr="00756E58">
        <w:rPr>
          <w:sz w:val="32"/>
          <w:szCs w:val="22"/>
          <w:lang w:eastAsia="en-US"/>
        </w:rPr>
        <w:t>akademischen</w:t>
      </w:r>
      <w:r w:rsidRPr="00756E58">
        <w:rPr>
          <w:spacing w:val="-8"/>
          <w:sz w:val="32"/>
          <w:szCs w:val="22"/>
          <w:lang w:eastAsia="en-US"/>
        </w:rPr>
        <w:t xml:space="preserve"> </w:t>
      </w:r>
      <w:r w:rsidRPr="00756E58">
        <w:rPr>
          <w:sz w:val="32"/>
          <w:szCs w:val="22"/>
          <w:lang w:eastAsia="en-US"/>
        </w:rPr>
        <w:t>Grades</w:t>
      </w:r>
      <w:r w:rsidR="00941F66" w:rsidRPr="00D81040">
        <w:rPr>
          <w:sz w:val="32"/>
          <w:szCs w:val="22"/>
          <w:lang w:eastAsia="en-US"/>
        </w:rPr>
        <w:br/>
      </w:r>
      <w:r w:rsidR="00941F66" w:rsidRPr="0091029D">
        <w:rPr>
          <w:spacing w:val="-2"/>
          <w:sz w:val="32"/>
          <w:szCs w:val="22"/>
          <w:lang w:eastAsia="en-US"/>
        </w:rPr>
        <w:t>Master</w:t>
      </w:r>
    </w:p>
    <w:p w14:paraId="75F9B41A" w14:textId="77777777" w:rsidR="00756E58" w:rsidRPr="00756E58" w:rsidRDefault="00756E58" w:rsidP="00756E58">
      <w:pPr>
        <w:widowControl w:val="0"/>
        <w:autoSpaceDE w:val="0"/>
        <w:autoSpaceDN w:val="0"/>
        <w:spacing w:before="0" w:line="240" w:lineRule="auto"/>
        <w:jc w:val="left"/>
        <w:rPr>
          <w:sz w:val="32"/>
          <w:szCs w:val="24"/>
          <w:lang w:eastAsia="en-US"/>
        </w:rPr>
      </w:pPr>
    </w:p>
    <w:p w14:paraId="077F412F" w14:textId="77777777" w:rsidR="00756E58" w:rsidRPr="00756E58" w:rsidRDefault="00756E58" w:rsidP="00756E58">
      <w:pPr>
        <w:widowControl w:val="0"/>
        <w:autoSpaceDE w:val="0"/>
        <w:autoSpaceDN w:val="0"/>
        <w:spacing w:before="96" w:line="240" w:lineRule="auto"/>
        <w:jc w:val="left"/>
        <w:rPr>
          <w:sz w:val="32"/>
          <w:szCs w:val="24"/>
          <w:lang w:eastAsia="en-US"/>
        </w:rPr>
      </w:pPr>
    </w:p>
    <w:p w14:paraId="37F465BE" w14:textId="696A9936" w:rsidR="00756E58" w:rsidRPr="00756E58" w:rsidRDefault="00756E58" w:rsidP="00C12B39">
      <w:pPr>
        <w:widowControl w:val="0"/>
        <w:autoSpaceDE w:val="0"/>
        <w:autoSpaceDN w:val="0"/>
        <w:spacing w:before="0" w:line="355" w:lineRule="auto"/>
        <w:ind w:firstLine="4"/>
        <w:jc w:val="center"/>
        <w:rPr>
          <w:b/>
          <w:sz w:val="32"/>
          <w:szCs w:val="22"/>
          <w:lang w:eastAsia="en-US"/>
        </w:rPr>
      </w:pPr>
      <w:r w:rsidRPr="00756E58">
        <w:rPr>
          <w:b/>
          <w:sz w:val="36"/>
          <w:szCs w:val="22"/>
          <w:lang w:eastAsia="en-US"/>
        </w:rPr>
        <w:t>Technische Hochschule Wildau</w:t>
      </w:r>
      <w:r w:rsidR="00C12B39">
        <w:rPr>
          <w:b/>
          <w:sz w:val="36"/>
          <w:szCs w:val="22"/>
          <w:lang w:eastAsia="en-US"/>
        </w:rPr>
        <w:br/>
      </w:r>
      <w:r w:rsidRPr="00756E58">
        <w:rPr>
          <w:b/>
          <w:sz w:val="32"/>
          <w:szCs w:val="22"/>
          <w:lang w:eastAsia="en-US"/>
        </w:rPr>
        <w:t>Fachbereich</w:t>
      </w:r>
      <w:r w:rsidRPr="00756E58">
        <w:rPr>
          <w:b/>
          <w:spacing w:val="-12"/>
          <w:sz w:val="32"/>
          <w:szCs w:val="22"/>
          <w:lang w:eastAsia="en-US"/>
        </w:rPr>
        <w:t xml:space="preserve"> </w:t>
      </w:r>
      <w:r w:rsidRPr="00756E58">
        <w:rPr>
          <w:b/>
          <w:sz w:val="32"/>
          <w:szCs w:val="22"/>
          <w:lang w:eastAsia="en-US"/>
        </w:rPr>
        <w:t>Wirtschaft,</w:t>
      </w:r>
      <w:r w:rsidRPr="00756E58">
        <w:rPr>
          <w:b/>
          <w:spacing w:val="-13"/>
          <w:sz w:val="32"/>
          <w:szCs w:val="22"/>
          <w:lang w:eastAsia="en-US"/>
        </w:rPr>
        <w:t xml:space="preserve"> </w:t>
      </w:r>
      <w:r w:rsidRPr="00756E58">
        <w:rPr>
          <w:b/>
          <w:sz w:val="32"/>
          <w:szCs w:val="22"/>
          <w:lang w:eastAsia="en-US"/>
        </w:rPr>
        <w:t>Informatik,</w:t>
      </w:r>
      <w:r w:rsidRPr="00756E58">
        <w:rPr>
          <w:b/>
          <w:spacing w:val="-11"/>
          <w:sz w:val="32"/>
          <w:szCs w:val="22"/>
          <w:lang w:eastAsia="en-US"/>
        </w:rPr>
        <w:t xml:space="preserve"> </w:t>
      </w:r>
      <w:r w:rsidRPr="00756E58">
        <w:rPr>
          <w:b/>
          <w:sz w:val="32"/>
          <w:szCs w:val="22"/>
          <w:lang w:eastAsia="en-US"/>
        </w:rPr>
        <w:t>Recht</w:t>
      </w:r>
      <w:r w:rsidR="00D81040">
        <w:rPr>
          <w:b/>
          <w:sz w:val="32"/>
          <w:szCs w:val="22"/>
          <w:lang w:eastAsia="en-US"/>
        </w:rPr>
        <w:br/>
      </w:r>
      <w:r w:rsidRPr="00756E58">
        <w:rPr>
          <w:b/>
          <w:sz w:val="32"/>
          <w:szCs w:val="22"/>
          <w:lang w:eastAsia="en-US"/>
        </w:rPr>
        <w:t xml:space="preserve">Studiengang </w:t>
      </w:r>
      <w:r w:rsidR="00FD3870" w:rsidRPr="00FD3870">
        <w:rPr>
          <w:b/>
          <w:sz w:val="32"/>
          <w:szCs w:val="22"/>
          <w:lang w:eastAsia="en-US"/>
        </w:rPr>
        <w:t>Business Management (M. A.)</w:t>
      </w:r>
    </w:p>
    <w:p w14:paraId="35EFF04F" w14:textId="77777777" w:rsidR="00756E58" w:rsidRPr="00756E58" w:rsidRDefault="00756E58" w:rsidP="00756E58">
      <w:pPr>
        <w:widowControl w:val="0"/>
        <w:autoSpaceDE w:val="0"/>
        <w:autoSpaceDN w:val="0"/>
        <w:spacing w:before="185" w:line="240" w:lineRule="auto"/>
        <w:jc w:val="left"/>
        <w:rPr>
          <w:b/>
          <w:sz w:val="32"/>
          <w:szCs w:val="24"/>
          <w:lang w:eastAsia="en-US"/>
        </w:rPr>
      </w:pPr>
    </w:p>
    <w:p w14:paraId="1F9E970C" w14:textId="2419CA1B" w:rsidR="00941F66" w:rsidRPr="00FD3870" w:rsidRDefault="00756E58" w:rsidP="00FD3870">
      <w:pPr>
        <w:widowControl w:val="0"/>
        <w:tabs>
          <w:tab w:val="left" w:pos="2552"/>
        </w:tabs>
        <w:autoSpaceDE w:val="0"/>
        <w:autoSpaceDN w:val="0"/>
        <w:spacing w:before="0" w:after="240" w:line="240" w:lineRule="auto"/>
        <w:ind w:left="2551" w:right="210" w:hanging="2483"/>
        <w:rPr>
          <w:b/>
          <w:sz w:val="32"/>
          <w:szCs w:val="22"/>
          <w:lang w:eastAsia="en-US"/>
        </w:rPr>
      </w:pPr>
      <w:r w:rsidRPr="00756E58">
        <w:rPr>
          <w:b/>
          <w:sz w:val="32"/>
          <w:szCs w:val="22"/>
          <w:lang w:eastAsia="en-US"/>
        </w:rPr>
        <w:t xml:space="preserve">Thema </w:t>
      </w:r>
      <w:r w:rsidRPr="00756E58">
        <w:rPr>
          <w:b/>
          <w:szCs w:val="22"/>
          <w:lang w:eastAsia="en-US"/>
        </w:rPr>
        <w:t>(deutsch)</w:t>
      </w:r>
      <w:r w:rsidRPr="00756E58">
        <w:rPr>
          <w:b/>
          <w:sz w:val="32"/>
          <w:szCs w:val="22"/>
          <w:lang w:eastAsia="en-US"/>
        </w:rPr>
        <w:t>:</w:t>
      </w:r>
      <w:r w:rsidR="00FD3870">
        <w:rPr>
          <w:b/>
          <w:sz w:val="32"/>
          <w:szCs w:val="22"/>
          <w:lang w:eastAsia="en-US"/>
        </w:rPr>
        <w:tab/>
      </w:r>
      <w:r w:rsidR="00FD3870" w:rsidRPr="00FD3870">
        <w:rPr>
          <w:b/>
          <w:sz w:val="32"/>
          <w:szCs w:val="22"/>
          <w:lang w:eastAsia="en-US"/>
        </w:rPr>
        <w:t>Zeitreihenbasierte Analyse der Dynamik von Finanzkennzahlen</w:t>
      </w:r>
      <w:r w:rsidR="00FD3870">
        <w:rPr>
          <w:b/>
          <w:sz w:val="32"/>
          <w:szCs w:val="22"/>
          <w:lang w:eastAsia="en-US"/>
        </w:rPr>
        <w:t xml:space="preserve"> </w:t>
      </w:r>
      <w:r w:rsidR="00FD3870" w:rsidRPr="00FD3870">
        <w:rPr>
          <w:b/>
          <w:sz w:val="32"/>
          <w:szCs w:val="22"/>
          <w:lang w:eastAsia="en-US"/>
        </w:rPr>
        <w:t>börsen</w:t>
      </w:r>
      <w:r w:rsidR="007243CA">
        <w:rPr>
          <w:b/>
          <w:sz w:val="32"/>
          <w:szCs w:val="22"/>
          <w:lang w:eastAsia="en-US"/>
        </w:rPr>
        <w:t>-</w:t>
      </w:r>
      <w:r w:rsidR="00FD3870" w:rsidRPr="00FD3870">
        <w:rPr>
          <w:b/>
          <w:sz w:val="32"/>
          <w:szCs w:val="22"/>
          <w:lang w:eastAsia="en-US"/>
        </w:rPr>
        <w:t>notierter Unternehmen</w:t>
      </w:r>
    </w:p>
    <w:p w14:paraId="50E2C8B6" w14:textId="6C053922" w:rsidR="00756E58" w:rsidRPr="00FD3870" w:rsidRDefault="00756E58" w:rsidP="00FD3870">
      <w:pPr>
        <w:widowControl w:val="0"/>
        <w:tabs>
          <w:tab w:val="left" w:pos="2552"/>
        </w:tabs>
        <w:autoSpaceDE w:val="0"/>
        <w:autoSpaceDN w:val="0"/>
        <w:spacing w:before="0" w:line="240" w:lineRule="auto"/>
        <w:ind w:left="2551" w:right="210" w:hanging="2483"/>
        <w:rPr>
          <w:b/>
          <w:sz w:val="32"/>
          <w:szCs w:val="22"/>
          <w:lang w:val="en-US" w:eastAsia="en-US"/>
        </w:rPr>
      </w:pPr>
      <w:r w:rsidRPr="00FD3870">
        <w:rPr>
          <w:b/>
          <w:sz w:val="32"/>
          <w:szCs w:val="22"/>
          <w:lang w:val="en-US" w:eastAsia="en-US"/>
        </w:rPr>
        <w:t>Thema</w:t>
      </w:r>
      <w:r w:rsidRPr="00FD3870">
        <w:rPr>
          <w:b/>
          <w:spacing w:val="-7"/>
          <w:sz w:val="32"/>
          <w:szCs w:val="22"/>
          <w:lang w:val="en-US" w:eastAsia="en-US"/>
        </w:rPr>
        <w:t xml:space="preserve"> </w:t>
      </w:r>
      <w:r w:rsidRPr="00FD3870">
        <w:rPr>
          <w:b/>
          <w:szCs w:val="22"/>
          <w:lang w:val="en-US" w:eastAsia="en-US"/>
        </w:rPr>
        <w:t>(</w:t>
      </w:r>
      <w:proofErr w:type="spellStart"/>
      <w:r w:rsidRPr="00FD3870">
        <w:rPr>
          <w:b/>
          <w:szCs w:val="22"/>
          <w:lang w:val="en-US" w:eastAsia="en-US"/>
        </w:rPr>
        <w:t>englisch</w:t>
      </w:r>
      <w:proofErr w:type="spellEnd"/>
      <w:r w:rsidRPr="00FD3870">
        <w:rPr>
          <w:b/>
          <w:szCs w:val="22"/>
          <w:lang w:val="en-US" w:eastAsia="en-US"/>
        </w:rPr>
        <w:t>)</w:t>
      </w:r>
      <w:r w:rsidRPr="00FD3870">
        <w:rPr>
          <w:b/>
          <w:sz w:val="32"/>
          <w:szCs w:val="22"/>
          <w:lang w:val="en-US" w:eastAsia="en-US"/>
        </w:rPr>
        <w:t>:</w:t>
      </w:r>
      <w:r w:rsidR="00FD3870">
        <w:rPr>
          <w:b/>
          <w:spacing w:val="-10"/>
          <w:sz w:val="32"/>
          <w:szCs w:val="22"/>
          <w:lang w:val="en-US" w:eastAsia="en-US"/>
        </w:rPr>
        <w:tab/>
      </w:r>
      <w:r w:rsidR="00FD3870" w:rsidRPr="00FD3870">
        <w:rPr>
          <w:b/>
          <w:spacing w:val="-2"/>
          <w:sz w:val="32"/>
          <w:szCs w:val="22"/>
          <w:lang w:val="en-US" w:eastAsia="en-US"/>
        </w:rPr>
        <w:t>Time Series Analysis of Financial Indicator Dynamics in Listed</w:t>
      </w:r>
      <w:r w:rsidR="00FD3870">
        <w:rPr>
          <w:b/>
          <w:spacing w:val="-2"/>
          <w:sz w:val="32"/>
          <w:szCs w:val="22"/>
          <w:lang w:val="en-US" w:eastAsia="en-US"/>
        </w:rPr>
        <w:t xml:space="preserve"> </w:t>
      </w:r>
      <w:r w:rsidR="00FD3870" w:rsidRPr="00FD3870">
        <w:rPr>
          <w:b/>
          <w:spacing w:val="-2"/>
          <w:sz w:val="32"/>
          <w:szCs w:val="22"/>
          <w:lang w:val="en-US" w:eastAsia="en-US"/>
        </w:rPr>
        <w:t>Companies</w:t>
      </w:r>
    </w:p>
    <w:p w14:paraId="273AC8EF" w14:textId="77777777" w:rsidR="00756E58" w:rsidRPr="00FD3870" w:rsidRDefault="00756E58" w:rsidP="00756E58">
      <w:pPr>
        <w:widowControl w:val="0"/>
        <w:autoSpaceDE w:val="0"/>
        <w:autoSpaceDN w:val="0"/>
        <w:spacing w:before="0" w:line="240" w:lineRule="auto"/>
        <w:jc w:val="left"/>
        <w:rPr>
          <w:b/>
          <w:sz w:val="32"/>
          <w:szCs w:val="24"/>
          <w:lang w:val="en-US" w:eastAsia="en-US"/>
        </w:rPr>
      </w:pPr>
    </w:p>
    <w:p w14:paraId="15101084" w14:textId="77777777" w:rsidR="00756E58" w:rsidRPr="00FD3870" w:rsidRDefault="00756E58" w:rsidP="00756E58">
      <w:pPr>
        <w:widowControl w:val="0"/>
        <w:autoSpaceDE w:val="0"/>
        <w:autoSpaceDN w:val="0"/>
        <w:spacing w:before="225" w:line="240" w:lineRule="auto"/>
        <w:jc w:val="left"/>
        <w:rPr>
          <w:b/>
          <w:sz w:val="32"/>
          <w:szCs w:val="24"/>
          <w:lang w:val="en-US" w:eastAsia="en-US"/>
        </w:rPr>
      </w:pPr>
    </w:p>
    <w:p w14:paraId="2456649B" w14:textId="08EE7431" w:rsidR="00756E58" w:rsidRPr="00756E58" w:rsidRDefault="00756E58" w:rsidP="00C12B39">
      <w:pPr>
        <w:widowControl w:val="0"/>
        <w:autoSpaceDE w:val="0"/>
        <w:autoSpaceDN w:val="0"/>
        <w:spacing w:before="1" w:line="240" w:lineRule="auto"/>
        <w:ind w:left="1"/>
        <w:jc w:val="left"/>
        <w:rPr>
          <w:szCs w:val="24"/>
          <w:lang w:eastAsia="en-US"/>
        </w:rPr>
      </w:pPr>
      <w:r w:rsidRPr="00756E58">
        <w:rPr>
          <w:spacing w:val="-2"/>
          <w:szCs w:val="24"/>
          <w:lang w:eastAsia="en-US"/>
        </w:rPr>
        <w:t>Autor:</w:t>
      </w:r>
      <w:r w:rsidRPr="00756E58">
        <w:rPr>
          <w:szCs w:val="24"/>
          <w:lang w:eastAsia="en-US"/>
        </w:rPr>
        <w:tab/>
      </w:r>
      <w:r w:rsidR="00C12B39">
        <w:rPr>
          <w:szCs w:val="24"/>
          <w:lang w:eastAsia="en-US"/>
        </w:rPr>
        <w:tab/>
      </w:r>
      <w:r w:rsidR="00C12B39">
        <w:rPr>
          <w:szCs w:val="24"/>
          <w:lang w:eastAsia="en-US"/>
        </w:rPr>
        <w:tab/>
      </w:r>
      <w:r w:rsidR="00C12B39">
        <w:rPr>
          <w:szCs w:val="24"/>
          <w:lang w:eastAsia="en-US"/>
        </w:rPr>
        <w:tab/>
      </w:r>
      <w:r w:rsidR="00A177E0">
        <w:rPr>
          <w:szCs w:val="24"/>
          <w:lang w:eastAsia="en-US"/>
        </w:rPr>
        <w:tab/>
      </w:r>
      <w:r w:rsidR="00FD3870">
        <w:rPr>
          <w:spacing w:val="-2"/>
          <w:szCs w:val="24"/>
          <w:lang w:eastAsia="en-US"/>
        </w:rPr>
        <w:t>Tobias Mourier</w:t>
      </w:r>
      <w:r w:rsidR="007243CA">
        <w:rPr>
          <w:spacing w:val="-2"/>
          <w:szCs w:val="24"/>
          <w:lang w:eastAsia="en-US"/>
        </w:rPr>
        <w:t xml:space="preserve"> (50168587)</w:t>
      </w:r>
    </w:p>
    <w:p w14:paraId="215E612E" w14:textId="5CAF1812" w:rsidR="00756E58" w:rsidRPr="007243CA" w:rsidRDefault="007243CA" w:rsidP="007243CA">
      <w:pPr>
        <w:widowControl w:val="0"/>
        <w:autoSpaceDE w:val="0"/>
        <w:autoSpaceDN w:val="0"/>
        <w:spacing w:before="0" w:line="275" w:lineRule="exact"/>
        <w:ind w:left="1"/>
        <w:jc w:val="left"/>
        <w:rPr>
          <w:spacing w:val="-2"/>
          <w:szCs w:val="24"/>
          <w:lang w:eastAsia="en-US"/>
        </w:rPr>
      </w:pPr>
      <w:r>
        <w:rPr>
          <w:spacing w:val="-2"/>
          <w:szCs w:val="24"/>
          <w:lang w:eastAsia="en-US"/>
        </w:rPr>
        <w:t>Seminargruppe</w:t>
      </w:r>
      <w:r w:rsidR="00756E58" w:rsidRPr="00756E58">
        <w:rPr>
          <w:spacing w:val="-2"/>
          <w:szCs w:val="24"/>
          <w:lang w:eastAsia="en-US"/>
        </w:rPr>
        <w:t>:</w:t>
      </w:r>
      <w:r w:rsidR="00A177E0">
        <w:rPr>
          <w:spacing w:val="-2"/>
          <w:szCs w:val="24"/>
          <w:lang w:eastAsia="en-US"/>
        </w:rPr>
        <w:tab/>
      </w:r>
      <w:r w:rsidR="00756E58" w:rsidRPr="00756E58">
        <w:rPr>
          <w:szCs w:val="24"/>
          <w:lang w:eastAsia="en-US"/>
        </w:rPr>
        <w:tab/>
      </w:r>
      <w:r>
        <w:rPr>
          <w:spacing w:val="-2"/>
          <w:szCs w:val="24"/>
          <w:lang w:eastAsia="en-US"/>
        </w:rPr>
        <w:t>BM2/23</w:t>
      </w:r>
    </w:p>
    <w:p w14:paraId="1E9DE8E1" w14:textId="362511EF" w:rsidR="00756E58" w:rsidRPr="00756E58" w:rsidRDefault="00756E58" w:rsidP="00C12B39">
      <w:pPr>
        <w:widowControl w:val="0"/>
        <w:numPr>
          <w:ilvl w:val="0"/>
          <w:numId w:val="31"/>
        </w:numPr>
        <w:autoSpaceDE w:val="0"/>
        <w:autoSpaceDN w:val="0"/>
        <w:spacing w:before="276" w:line="240" w:lineRule="auto"/>
        <w:ind w:left="0" w:firstLine="0"/>
        <w:rPr>
          <w:szCs w:val="22"/>
          <w:lang w:eastAsia="en-US"/>
        </w:rPr>
      </w:pPr>
      <w:r w:rsidRPr="00756E58">
        <w:rPr>
          <w:spacing w:val="-2"/>
          <w:szCs w:val="22"/>
          <w:lang w:eastAsia="en-US"/>
        </w:rPr>
        <w:t>Gutachter:</w:t>
      </w:r>
      <w:r w:rsidRPr="00756E58">
        <w:rPr>
          <w:szCs w:val="22"/>
          <w:lang w:eastAsia="en-US"/>
        </w:rPr>
        <w:tab/>
      </w:r>
      <w:r w:rsidR="0037259D">
        <w:rPr>
          <w:szCs w:val="22"/>
          <w:lang w:eastAsia="en-US"/>
        </w:rPr>
        <w:tab/>
      </w:r>
      <w:r w:rsidR="00FD3870">
        <w:rPr>
          <w:spacing w:val="-2"/>
          <w:szCs w:val="22"/>
          <w:lang w:eastAsia="en-US"/>
        </w:rPr>
        <w:t>Prof. Dr. rer. pol. Mike Steglich</w:t>
      </w:r>
    </w:p>
    <w:p w14:paraId="63DE0B8D" w14:textId="3822FEFE" w:rsidR="00C12B39" w:rsidRPr="00C12B39" w:rsidRDefault="00C12B39" w:rsidP="00C12B39">
      <w:pPr>
        <w:widowControl w:val="0"/>
        <w:numPr>
          <w:ilvl w:val="0"/>
          <w:numId w:val="31"/>
        </w:numPr>
        <w:autoSpaceDE w:val="0"/>
        <w:autoSpaceDN w:val="0"/>
        <w:spacing w:before="0" w:line="480" w:lineRule="auto"/>
        <w:ind w:left="1" w:firstLine="0"/>
        <w:rPr>
          <w:szCs w:val="22"/>
          <w:lang w:eastAsia="en-US"/>
        </w:rPr>
      </w:pPr>
      <w:r w:rsidRPr="00756E58">
        <w:rPr>
          <w:spacing w:val="-2"/>
          <w:szCs w:val="22"/>
          <w:lang w:eastAsia="en-US"/>
        </w:rPr>
        <w:t>Gutachter:</w:t>
      </w:r>
      <w:r w:rsidR="00756E58" w:rsidRPr="00756E58">
        <w:rPr>
          <w:szCs w:val="22"/>
          <w:lang w:eastAsia="en-US"/>
        </w:rPr>
        <w:tab/>
      </w:r>
      <w:r w:rsidR="0037259D">
        <w:rPr>
          <w:szCs w:val="22"/>
          <w:lang w:eastAsia="en-US"/>
        </w:rPr>
        <w:tab/>
      </w:r>
      <w:r w:rsidR="00FD3870">
        <w:rPr>
          <w:spacing w:val="-2"/>
          <w:szCs w:val="22"/>
          <w:lang w:eastAsia="en-US"/>
        </w:rPr>
        <w:t>Prof. Dr. rer. nat. R</w:t>
      </w:r>
      <w:r w:rsidR="0037559C">
        <w:rPr>
          <w:spacing w:val="-2"/>
          <w:szCs w:val="22"/>
          <w:lang w:eastAsia="en-US"/>
        </w:rPr>
        <w:t>a</w:t>
      </w:r>
      <w:r w:rsidR="00FD3870">
        <w:rPr>
          <w:spacing w:val="-2"/>
          <w:szCs w:val="22"/>
          <w:lang w:eastAsia="en-US"/>
        </w:rPr>
        <w:t>iner Stollhoff (auch als Betreuer tätig)</w:t>
      </w:r>
    </w:p>
    <w:p w14:paraId="6F92E867" w14:textId="4A931575" w:rsidR="00BF0354" w:rsidRPr="00FD3870" w:rsidRDefault="00756E58" w:rsidP="00026C06">
      <w:pPr>
        <w:widowControl w:val="0"/>
        <w:tabs>
          <w:tab w:val="left" w:pos="1844"/>
        </w:tabs>
        <w:autoSpaceDE w:val="0"/>
        <w:autoSpaceDN w:val="0"/>
        <w:spacing w:before="0" w:line="240" w:lineRule="auto"/>
        <w:ind w:left="1"/>
        <w:jc w:val="left"/>
        <w:rPr>
          <w:spacing w:val="-2"/>
          <w:szCs w:val="24"/>
          <w:lang w:eastAsia="en-US"/>
        </w:rPr>
      </w:pPr>
      <w:r w:rsidRPr="00756E58">
        <w:rPr>
          <w:szCs w:val="24"/>
          <w:lang w:eastAsia="en-US"/>
        </w:rPr>
        <w:t>Eingereicht</w:t>
      </w:r>
      <w:r w:rsidRPr="00756E58">
        <w:rPr>
          <w:spacing w:val="-6"/>
          <w:szCs w:val="24"/>
          <w:lang w:eastAsia="en-US"/>
        </w:rPr>
        <w:t xml:space="preserve"> </w:t>
      </w:r>
      <w:r w:rsidRPr="00756E58">
        <w:rPr>
          <w:spacing w:val="-5"/>
          <w:szCs w:val="24"/>
          <w:lang w:eastAsia="en-US"/>
        </w:rPr>
        <w:t>am:</w:t>
      </w:r>
      <w:r w:rsidRPr="00756E58">
        <w:rPr>
          <w:szCs w:val="24"/>
          <w:lang w:eastAsia="en-US"/>
        </w:rPr>
        <w:tab/>
      </w:r>
      <w:r w:rsidR="00A177E0">
        <w:rPr>
          <w:szCs w:val="24"/>
          <w:lang w:eastAsia="en-US"/>
        </w:rPr>
        <w:tab/>
      </w:r>
      <w:r w:rsidR="00FD3870">
        <w:rPr>
          <w:spacing w:val="-2"/>
          <w:szCs w:val="24"/>
          <w:lang w:eastAsia="en-US"/>
        </w:rPr>
        <w:t>21.05.2026</w:t>
      </w:r>
    </w:p>
    <w:p w14:paraId="1B6BCA41" w14:textId="77777777" w:rsidR="00B84E0A" w:rsidRDefault="00B84E0A" w:rsidP="00026C06">
      <w:pPr>
        <w:widowControl w:val="0"/>
        <w:tabs>
          <w:tab w:val="left" w:pos="1844"/>
        </w:tabs>
        <w:autoSpaceDE w:val="0"/>
        <w:autoSpaceDN w:val="0"/>
        <w:spacing w:before="0" w:line="240" w:lineRule="auto"/>
        <w:ind w:left="1"/>
        <w:jc w:val="left"/>
        <w:rPr>
          <w:szCs w:val="24"/>
          <w:lang w:eastAsia="en-US"/>
        </w:rPr>
      </w:pPr>
    </w:p>
    <w:p w14:paraId="6C90DD1C" w14:textId="77777777" w:rsidR="009B40F9" w:rsidRDefault="009B40F9" w:rsidP="00026C06">
      <w:pPr>
        <w:widowControl w:val="0"/>
        <w:tabs>
          <w:tab w:val="left" w:pos="1844"/>
        </w:tabs>
        <w:autoSpaceDE w:val="0"/>
        <w:autoSpaceDN w:val="0"/>
        <w:spacing w:before="0" w:line="240" w:lineRule="auto"/>
        <w:ind w:left="1"/>
        <w:jc w:val="left"/>
        <w:rPr>
          <w:szCs w:val="24"/>
          <w:lang w:eastAsia="en-US"/>
        </w:rPr>
        <w:sectPr w:rsidR="009B40F9" w:rsidSect="00FB07CF">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18" w:right="1416" w:bottom="1134" w:left="1985" w:header="720" w:footer="720" w:gutter="0"/>
          <w:cols w:space="720"/>
          <w:titlePg/>
          <w:docGrid w:linePitch="299"/>
        </w:sectPr>
      </w:pPr>
    </w:p>
    <w:p w14:paraId="085C14D7" w14:textId="77777777" w:rsidR="002A3F79" w:rsidRPr="00D81040" w:rsidRDefault="002A3F79" w:rsidP="009B40F9">
      <w:pPr>
        <w:widowControl w:val="0"/>
        <w:tabs>
          <w:tab w:val="left" w:pos="1844"/>
        </w:tabs>
        <w:autoSpaceDE w:val="0"/>
        <w:autoSpaceDN w:val="0"/>
        <w:spacing w:before="0" w:line="240" w:lineRule="auto"/>
        <w:jc w:val="left"/>
        <w:rPr>
          <w:szCs w:val="24"/>
          <w:lang w:eastAsia="en-US"/>
        </w:rPr>
      </w:pPr>
    </w:p>
    <w:p w14:paraId="6F92E86C" w14:textId="77777777" w:rsidR="00284FA6" w:rsidRDefault="00284FA6" w:rsidP="004D27FB">
      <w:pPr>
        <w:pStyle w:val="ber1oN"/>
      </w:pPr>
      <w:bookmarkStart w:id="0" w:name="_Ref491742389"/>
      <w:bookmarkStart w:id="1" w:name="_Toc229481965"/>
      <w:r>
        <w:lastRenderedPageBreak/>
        <w:t>Kurzfassung</w:t>
      </w:r>
      <w:bookmarkEnd w:id="0"/>
      <w:bookmarkEnd w:id="1"/>
    </w:p>
    <w:p w14:paraId="6F92E86D" w14:textId="116D9034" w:rsidR="00284FA6" w:rsidRDefault="0031358E">
      <w:r>
        <w:t>…</w:t>
      </w:r>
    </w:p>
    <w:p w14:paraId="6F92E86F" w14:textId="77777777" w:rsidR="00284FA6" w:rsidRPr="00533386" w:rsidRDefault="00284FA6" w:rsidP="007C46E5">
      <w:pPr>
        <w:pStyle w:val="ber1oN"/>
      </w:pPr>
      <w:bookmarkStart w:id="2" w:name="_Ref491691319"/>
      <w:bookmarkStart w:id="3" w:name="_Toc229481966"/>
      <w:r w:rsidRPr="00533386">
        <w:lastRenderedPageBreak/>
        <w:t>Abstract</w:t>
      </w:r>
      <w:bookmarkEnd w:id="2"/>
      <w:bookmarkEnd w:id="3"/>
      <w:r w:rsidRPr="00533386">
        <w:t xml:space="preserve"> </w:t>
      </w:r>
    </w:p>
    <w:p w14:paraId="6F92E870" w14:textId="7C96C468" w:rsidR="00284FA6" w:rsidRPr="00533386" w:rsidRDefault="0031358E">
      <w:r w:rsidRPr="00533386">
        <w:t>…</w:t>
      </w:r>
    </w:p>
    <w:p w14:paraId="56516FFD" w14:textId="13ED7005" w:rsidR="00ED5FF6" w:rsidRDefault="00ED5FF6" w:rsidP="00A842C8">
      <w:pPr>
        <w:pStyle w:val="ber1oN"/>
      </w:pPr>
      <w:bookmarkStart w:id="4" w:name="_Toc229481967"/>
      <w:r>
        <w:lastRenderedPageBreak/>
        <w:t>Inhalt</w:t>
      </w:r>
      <w:r w:rsidR="00EC6961">
        <w:t>sverzeichnis</w:t>
      </w:r>
    </w:p>
    <w:p w14:paraId="4CB0F646" w14:textId="38A504D4" w:rsidR="00B46AFB" w:rsidRDefault="00053D09">
      <w:pPr>
        <w:pStyle w:val="Verzeichnis1"/>
        <w:rPr>
          <w:rFonts w:asciiTheme="minorHAnsi" w:eastAsiaTheme="minorEastAsia" w:hAnsiTheme="minorHAnsi" w:cstheme="minorBidi"/>
          <w:b w:val="0"/>
          <w:kern w:val="2"/>
          <w:szCs w:val="24"/>
          <w14:ligatures w14:val="standardContextual"/>
        </w:rPr>
      </w:pPr>
      <w:r>
        <w:fldChar w:fldCharType="begin"/>
      </w:r>
      <w:r>
        <w:instrText xml:space="preserve"> TOC \b Haupttext </w:instrText>
      </w:r>
      <w:r>
        <w:fldChar w:fldCharType="separate"/>
      </w:r>
      <w:r w:rsidR="00B46AFB">
        <w:t>1</w:t>
      </w:r>
      <w:r w:rsidR="00B46AFB">
        <w:rPr>
          <w:rFonts w:asciiTheme="minorHAnsi" w:eastAsiaTheme="minorEastAsia" w:hAnsiTheme="minorHAnsi" w:cstheme="minorBidi"/>
          <w:b w:val="0"/>
          <w:kern w:val="2"/>
          <w:szCs w:val="24"/>
          <w14:ligatures w14:val="standardContextual"/>
        </w:rPr>
        <w:tab/>
      </w:r>
      <w:r w:rsidR="00B46AFB">
        <w:t>Einleitung</w:t>
      </w:r>
      <w:r w:rsidR="00B46AFB">
        <w:tab/>
      </w:r>
      <w:r w:rsidR="00B46AFB">
        <w:fldChar w:fldCharType="begin"/>
      </w:r>
      <w:r w:rsidR="00B46AFB">
        <w:instrText xml:space="preserve"> PAGEREF _Toc230281156 \h </w:instrText>
      </w:r>
      <w:r w:rsidR="00B46AFB">
        <w:fldChar w:fldCharType="separate"/>
      </w:r>
      <w:r w:rsidR="00B46AFB">
        <w:t>1</w:t>
      </w:r>
      <w:r w:rsidR="00B46AFB">
        <w:fldChar w:fldCharType="end"/>
      </w:r>
    </w:p>
    <w:p w14:paraId="3BE4BFFC" w14:textId="5F9278D0" w:rsidR="00B46AFB" w:rsidRDefault="00B46AFB">
      <w:pPr>
        <w:pStyle w:val="Verzeichnis1"/>
        <w:rPr>
          <w:rFonts w:asciiTheme="minorHAnsi" w:eastAsiaTheme="minorEastAsia" w:hAnsiTheme="minorHAnsi" w:cstheme="minorBidi"/>
          <w:b w:val="0"/>
          <w:kern w:val="2"/>
          <w:szCs w:val="24"/>
          <w14:ligatures w14:val="standardContextual"/>
        </w:rPr>
      </w:pPr>
      <w:r>
        <w:t>2</w:t>
      </w:r>
      <w:r>
        <w:rPr>
          <w:rFonts w:asciiTheme="minorHAnsi" w:eastAsiaTheme="minorEastAsia" w:hAnsiTheme="minorHAnsi" w:cstheme="minorBidi"/>
          <w:b w:val="0"/>
          <w:kern w:val="2"/>
          <w:szCs w:val="24"/>
          <w14:ligatures w14:val="standardContextual"/>
        </w:rPr>
        <w:tab/>
      </w:r>
      <w:r>
        <w:t>Stand der Forschung</w:t>
      </w:r>
      <w:r>
        <w:tab/>
      </w:r>
      <w:r>
        <w:fldChar w:fldCharType="begin"/>
      </w:r>
      <w:r>
        <w:instrText xml:space="preserve"> PAGEREF _Toc230281157 \h </w:instrText>
      </w:r>
      <w:r>
        <w:fldChar w:fldCharType="separate"/>
      </w:r>
      <w:r>
        <w:t>3</w:t>
      </w:r>
      <w:r>
        <w:fldChar w:fldCharType="end"/>
      </w:r>
    </w:p>
    <w:p w14:paraId="51A5F73E" w14:textId="38871D8C" w:rsidR="00B46AFB" w:rsidRDefault="00B46AFB">
      <w:pPr>
        <w:pStyle w:val="Verzeichnis2"/>
        <w:rPr>
          <w:rFonts w:asciiTheme="minorHAnsi" w:eastAsiaTheme="minorEastAsia" w:hAnsiTheme="minorHAnsi" w:cstheme="minorBidi"/>
          <w:kern w:val="2"/>
          <w:szCs w:val="24"/>
          <w14:ligatures w14:val="standardContextual"/>
        </w:rPr>
      </w:pPr>
      <w:r>
        <w:t>2.1</w:t>
      </w:r>
      <w:r>
        <w:rPr>
          <w:rFonts w:asciiTheme="minorHAnsi" w:eastAsiaTheme="minorEastAsia" w:hAnsiTheme="minorHAnsi" w:cstheme="minorBidi"/>
          <w:kern w:val="2"/>
          <w:szCs w:val="24"/>
          <w14:ligatures w14:val="standardContextual"/>
        </w:rPr>
        <w:tab/>
      </w:r>
      <w:r>
        <w:t>Finanzkennzahlen</w:t>
      </w:r>
      <w:r>
        <w:tab/>
      </w:r>
      <w:r>
        <w:fldChar w:fldCharType="begin"/>
      </w:r>
      <w:r>
        <w:instrText xml:space="preserve"> PAGEREF _Toc230281158 \h </w:instrText>
      </w:r>
      <w:r>
        <w:fldChar w:fldCharType="separate"/>
      </w:r>
      <w:r>
        <w:t>3</w:t>
      </w:r>
      <w:r>
        <w:fldChar w:fldCharType="end"/>
      </w:r>
    </w:p>
    <w:p w14:paraId="670AF76A" w14:textId="3EED2A48" w:rsidR="00B46AFB" w:rsidRDefault="00B46AFB">
      <w:pPr>
        <w:pStyle w:val="Verzeichnis2"/>
        <w:rPr>
          <w:rFonts w:asciiTheme="minorHAnsi" w:eastAsiaTheme="minorEastAsia" w:hAnsiTheme="minorHAnsi" w:cstheme="minorBidi"/>
          <w:kern w:val="2"/>
          <w:szCs w:val="24"/>
          <w14:ligatures w14:val="standardContextual"/>
        </w:rPr>
      </w:pPr>
      <w:r>
        <w:t>2.2</w:t>
      </w:r>
      <w:r>
        <w:rPr>
          <w:rFonts w:asciiTheme="minorHAnsi" w:eastAsiaTheme="minorEastAsia" w:hAnsiTheme="minorHAnsi" w:cstheme="minorBidi"/>
          <w:kern w:val="2"/>
          <w:szCs w:val="24"/>
          <w14:ligatures w14:val="standardContextual"/>
        </w:rPr>
        <w:tab/>
      </w:r>
      <w:r>
        <w:t>Das AR-Modell</w:t>
      </w:r>
      <w:r>
        <w:tab/>
      </w:r>
      <w:r>
        <w:fldChar w:fldCharType="begin"/>
      </w:r>
      <w:r>
        <w:instrText xml:space="preserve"> PAGEREF _Toc230281159 \h </w:instrText>
      </w:r>
      <w:r>
        <w:fldChar w:fldCharType="separate"/>
      </w:r>
      <w:r>
        <w:t>5</w:t>
      </w:r>
      <w:r>
        <w:fldChar w:fldCharType="end"/>
      </w:r>
    </w:p>
    <w:p w14:paraId="2AC27AF2" w14:textId="49A3AB49" w:rsidR="00B46AFB" w:rsidRDefault="00B46AFB">
      <w:pPr>
        <w:pStyle w:val="Verzeichnis3"/>
        <w:rPr>
          <w:rFonts w:asciiTheme="minorHAnsi" w:eastAsiaTheme="minorEastAsia" w:hAnsiTheme="minorHAnsi" w:cstheme="minorBidi"/>
          <w:kern w:val="2"/>
          <w:szCs w:val="24"/>
          <w14:ligatures w14:val="standardContextual"/>
        </w:rPr>
      </w:pPr>
      <w:r>
        <w:t>2.2.1</w:t>
      </w:r>
      <w:r>
        <w:rPr>
          <w:rFonts w:asciiTheme="minorHAnsi" w:eastAsiaTheme="minorEastAsia" w:hAnsiTheme="minorHAnsi" w:cstheme="minorBidi"/>
          <w:kern w:val="2"/>
          <w:szCs w:val="24"/>
          <w14:ligatures w14:val="standardContextual"/>
        </w:rPr>
        <w:tab/>
      </w:r>
      <w:r>
        <w:t>Mean-Reversion von Finanzkennzahlen</w:t>
      </w:r>
      <w:r>
        <w:tab/>
      </w:r>
      <w:r>
        <w:fldChar w:fldCharType="begin"/>
      </w:r>
      <w:r>
        <w:instrText xml:space="preserve"> PAGEREF _Toc230281160 \h </w:instrText>
      </w:r>
      <w:r>
        <w:fldChar w:fldCharType="separate"/>
      </w:r>
      <w:r>
        <w:t>7</w:t>
      </w:r>
      <w:r>
        <w:fldChar w:fldCharType="end"/>
      </w:r>
    </w:p>
    <w:p w14:paraId="01F35CCD" w14:textId="36056566" w:rsidR="00B46AFB" w:rsidRDefault="00B46AFB">
      <w:pPr>
        <w:pStyle w:val="Verzeichnis2"/>
        <w:rPr>
          <w:rFonts w:asciiTheme="minorHAnsi" w:eastAsiaTheme="minorEastAsia" w:hAnsiTheme="minorHAnsi" w:cstheme="minorBidi"/>
          <w:kern w:val="2"/>
          <w:szCs w:val="24"/>
          <w14:ligatures w14:val="standardContextual"/>
        </w:rPr>
      </w:pPr>
      <w:r>
        <w:t>2.3</w:t>
      </w:r>
      <w:r>
        <w:rPr>
          <w:rFonts w:asciiTheme="minorHAnsi" w:eastAsiaTheme="minorEastAsia" w:hAnsiTheme="minorHAnsi" w:cstheme="minorBidi"/>
          <w:kern w:val="2"/>
          <w:szCs w:val="24"/>
          <w14:ligatures w14:val="standardContextual"/>
        </w:rPr>
        <w:tab/>
      </w:r>
      <w:r>
        <w:t>Forschungstradition</w:t>
      </w:r>
      <w:r>
        <w:tab/>
      </w:r>
      <w:r>
        <w:fldChar w:fldCharType="begin"/>
      </w:r>
      <w:r>
        <w:instrText xml:space="preserve"> PAGEREF _Toc230281161 \h </w:instrText>
      </w:r>
      <w:r>
        <w:fldChar w:fldCharType="separate"/>
      </w:r>
      <w:r>
        <w:t>7</w:t>
      </w:r>
      <w:r>
        <w:fldChar w:fldCharType="end"/>
      </w:r>
    </w:p>
    <w:p w14:paraId="703BD180" w14:textId="5EC2D215" w:rsidR="00B46AFB" w:rsidRDefault="00B46AFB">
      <w:pPr>
        <w:pStyle w:val="Verzeichnis2"/>
        <w:rPr>
          <w:rFonts w:asciiTheme="minorHAnsi" w:eastAsiaTheme="minorEastAsia" w:hAnsiTheme="minorHAnsi" w:cstheme="minorBidi"/>
          <w:kern w:val="2"/>
          <w:szCs w:val="24"/>
          <w14:ligatures w14:val="standardContextual"/>
        </w:rPr>
      </w:pPr>
      <w:r>
        <w:t>2.4</w:t>
      </w:r>
      <w:r>
        <w:rPr>
          <w:rFonts w:asciiTheme="minorHAnsi" w:eastAsiaTheme="minorEastAsia" w:hAnsiTheme="minorHAnsi" w:cstheme="minorBidi"/>
          <w:kern w:val="2"/>
          <w:szCs w:val="24"/>
          <w14:ligatures w14:val="standardContextual"/>
        </w:rPr>
        <w:tab/>
      </w:r>
      <w:r>
        <w:t>Forschungsbeitrag dieser Arbeit</w:t>
      </w:r>
      <w:r>
        <w:tab/>
      </w:r>
      <w:r>
        <w:fldChar w:fldCharType="begin"/>
      </w:r>
      <w:r>
        <w:instrText xml:space="preserve"> PAGEREF _Toc230281162 \h </w:instrText>
      </w:r>
      <w:r>
        <w:fldChar w:fldCharType="separate"/>
      </w:r>
      <w:r>
        <w:t>7</w:t>
      </w:r>
      <w:r>
        <w:fldChar w:fldCharType="end"/>
      </w:r>
    </w:p>
    <w:p w14:paraId="41E12213" w14:textId="3C10D803" w:rsidR="00B46AFB" w:rsidRDefault="00B46AFB">
      <w:pPr>
        <w:pStyle w:val="Verzeichnis1"/>
        <w:rPr>
          <w:rFonts w:asciiTheme="minorHAnsi" w:eastAsiaTheme="minorEastAsia" w:hAnsiTheme="minorHAnsi" w:cstheme="minorBidi"/>
          <w:b w:val="0"/>
          <w:kern w:val="2"/>
          <w:szCs w:val="24"/>
          <w14:ligatures w14:val="standardContextual"/>
        </w:rPr>
      </w:pPr>
      <w:r>
        <w:t>3</w:t>
      </w:r>
      <w:r>
        <w:rPr>
          <w:rFonts w:asciiTheme="minorHAnsi" w:eastAsiaTheme="minorEastAsia" w:hAnsiTheme="minorHAnsi" w:cstheme="minorBidi"/>
          <w:b w:val="0"/>
          <w:kern w:val="2"/>
          <w:szCs w:val="24"/>
          <w14:ligatures w14:val="standardContextual"/>
        </w:rPr>
        <w:tab/>
      </w:r>
      <w:r>
        <w:t>Methodik</w:t>
      </w:r>
      <w:r>
        <w:tab/>
      </w:r>
      <w:r>
        <w:fldChar w:fldCharType="begin"/>
      </w:r>
      <w:r>
        <w:instrText xml:space="preserve"> PAGEREF _Toc230281163 \h </w:instrText>
      </w:r>
      <w:r>
        <w:fldChar w:fldCharType="separate"/>
      </w:r>
      <w:r>
        <w:t>8</w:t>
      </w:r>
      <w:r>
        <w:fldChar w:fldCharType="end"/>
      </w:r>
    </w:p>
    <w:p w14:paraId="74E50625" w14:textId="2A0CE3FA" w:rsidR="00B46AFB" w:rsidRDefault="00B46AFB">
      <w:pPr>
        <w:pStyle w:val="Verzeichnis2"/>
        <w:rPr>
          <w:rFonts w:asciiTheme="minorHAnsi" w:eastAsiaTheme="minorEastAsia" w:hAnsiTheme="minorHAnsi" w:cstheme="minorBidi"/>
          <w:kern w:val="2"/>
          <w:szCs w:val="24"/>
          <w14:ligatures w14:val="standardContextual"/>
        </w:rPr>
      </w:pPr>
      <w:r>
        <w:t>3.1</w:t>
      </w:r>
      <w:r>
        <w:rPr>
          <w:rFonts w:asciiTheme="minorHAnsi" w:eastAsiaTheme="minorEastAsia" w:hAnsiTheme="minorHAnsi" w:cstheme="minorBidi"/>
          <w:kern w:val="2"/>
          <w:szCs w:val="24"/>
          <w14:ligatures w14:val="standardContextual"/>
        </w:rPr>
        <w:tab/>
      </w:r>
      <w:r>
        <w:t>Datengrundlage</w:t>
      </w:r>
      <w:r>
        <w:tab/>
      </w:r>
      <w:r>
        <w:fldChar w:fldCharType="begin"/>
      </w:r>
      <w:r>
        <w:instrText xml:space="preserve"> PAGEREF _Toc230281164 \h </w:instrText>
      </w:r>
      <w:r>
        <w:fldChar w:fldCharType="separate"/>
      </w:r>
      <w:r>
        <w:t>8</w:t>
      </w:r>
      <w:r>
        <w:fldChar w:fldCharType="end"/>
      </w:r>
    </w:p>
    <w:p w14:paraId="1129B214" w14:textId="5861774F" w:rsidR="00B46AFB" w:rsidRDefault="00B46AFB">
      <w:pPr>
        <w:pStyle w:val="Verzeichnis3"/>
        <w:rPr>
          <w:rFonts w:asciiTheme="minorHAnsi" w:eastAsiaTheme="minorEastAsia" w:hAnsiTheme="minorHAnsi" w:cstheme="minorBidi"/>
          <w:kern w:val="2"/>
          <w:szCs w:val="24"/>
          <w14:ligatures w14:val="standardContextual"/>
        </w:rPr>
      </w:pPr>
      <w:r>
        <w:t>3.1.1</w:t>
      </w:r>
      <w:r>
        <w:rPr>
          <w:rFonts w:asciiTheme="minorHAnsi" w:eastAsiaTheme="minorEastAsia" w:hAnsiTheme="minorHAnsi" w:cstheme="minorBidi"/>
          <w:kern w:val="2"/>
          <w:szCs w:val="24"/>
          <w14:ligatures w14:val="standardContextual"/>
        </w:rPr>
        <w:tab/>
      </w:r>
      <w:r>
        <w:t>Filterkette</w:t>
      </w:r>
      <w:r>
        <w:tab/>
      </w:r>
      <w:r>
        <w:fldChar w:fldCharType="begin"/>
      </w:r>
      <w:r>
        <w:instrText xml:space="preserve"> PAGEREF _Toc230281165 \h </w:instrText>
      </w:r>
      <w:r>
        <w:fldChar w:fldCharType="separate"/>
      </w:r>
      <w:r>
        <w:t>8</w:t>
      </w:r>
      <w:r>
        <w:fldChar w:fldCharType="end"/>
      </w:r>
    </w:p>
    <w:p w14:paraId="07A16DD4" w14:textId="3FA09E8C" w:rsidR="00B46AFB" w:rsidRDefault="00B46AFB">
      <w:pPr>
        <w:pStyle w:val="Verzeichnis3"/>
        <w:rPr>
          <w:rFonts w:asciiTheme="minorHAnsi" w:eastAsiaTheme="minorEastAsia" w:hAnsiTheme="minorHAnsi" w:cstheme="minorBidi"/>
          <w:kern w:val="2"/>
          <w:szCs w:val="24"/>
          <w14:ligatures w14:val="standardContextual"/>
        </w:rPr>
      </w:pPr>
      <w:r>
        <w:t>3.1.2</w:t>
      </w:r>
      <w:r>
        <w:rPr>
          <w:rFonts w:asciiTheme="minorHAnsi" w:eastAsiaTheme="minorEastAsia" w:hAnsiTheme="minorHAnsi" w:cstheme="minorBidi"/>
          <w:kern w:val="2"/>
          <w:szCs w:val="24"/>
          <w14:ligatures w14:val="standardContextual"/>
        </w:rPr>
        <w:tab/>
      </w:r>
      <w:r>
        <w:t>Vollständigkeitsfilter und Stichproben Bias</w:t>
      </w:r>
      <w:r>
        <w:tab/>
      </w:r>
      <w:r>
        <w:fldChar w:fldCharType="begin"/>
      </w:r>
      <w:r>
        <w:instrText xml:space="preserve"> PAGEREF _Toc230281166 \h </w:instrText>
      </w:r>
      <w:r>
        <w:fldChar w:fldCharType="separate"/>
      </w:r>
      <w:r>
        <w:t>9</w:t>
      </w:r>
      <w:r>
        <w:fldChar w:fldCharType="end"/>
      </w:r>
    </w:p>
    <w:p w14:paraId="56FF1935" w14:textId="665E45B3" w:rsidR="00B46AFB" w:rsidRDefault="00B46AFB">
      <w:pPr>
        <w:pStyle w:val="Verzeichnis3"/>
        <w:rPr>
          <w:rFonts w:asciiTheme="minorHAnsi" w:eastAsiaTheme="minorEastAsia" w:hAnsiTheme="minorHAnsi" w:cstheme="minorBidi"/>
          <w:kern w:val="2"/>
          <w:szCs w:val="24"/>
          <w14:ligatures w14:val="standardContextual"/>
        </w:rPr>
      </w:pPr>
      <w:r>
        <w:t>3.1.3</w:t>
      </w:r>
      <w:r>
        <w:rPr>
          <w:rFonts w:asciiTheme="minorHAnsi" w:eastAsiaTheme="minorEastAsia" w:hAnsiTheme="minorHAnsi" w:cstheme="minorBidi"/>
          <w:kern w:val="2"/>
          <w:szCs w:val="24"/>
          <w14:ligatures w14:val="standardContextual"/>
        </w:rPr>
        <w:tab/>
      </w:r>
      <w:r>
        <w:t>Kennzahlaufbereitung und Ausreißer-Behandlung</w:t>
      </w:r>
      <w:r>
        <w:tab/>
      </w:r>
      <w:r>
        <w:fldChar w:fldCharType="begin"/>
      </w:r>
      <w:r>
        <w:instrText xml:space="preserve"> PAGEREF _Toc230281167 \h </w:instrText>
      </w:r>
      <w:r>
        <w:fldChar w:fldCharType="separate"/>
      </w:r>
      <w:r>
        <w:t>10</w:t>
      </w:r>
      <w:r>
        <w:fldChar w:fldCharType="end"/>
      </w:r>
    </w:p>
    <w:p w14:paraId="1376F321" w14:textId="52A9E193" w:rsidR="00B46AFB" w:rsidRDefault="00B46AFB">
      <w:pPr>
        <w:pStyle w:val="Verzeichnis2"/>
        <w:rPr>
          <w:rFonts w:asciiTheme="minorHAnsi" w:eastAsiaTheme="minorEastAsia" w:hAnsiTheme="minorHAnsi" w:cstheme="minorBidi"/>
          <w:kern w:val="2"/>
          <w:szCs w:val="24"/>
          <w14:ligatures w14:val="standardContextual"/>
        </w:rPr>
      </w:pPr>
      <w:r>
        <w:t>3.2</w:t>
      </w:r>
      <w:r>
        <w:rPr>
          <w:rFonts w:asciiTheme="minorHAnsi" w:eastAsiaTheme="minorEastAsia" w:hAnsiTheme="minorHAnsi" w:cstheme="minorBidi"/>
          <w:kern w:val="2"/>
          <w:szCs w:val="24"/>
          <w14:ligatures w14:val="standardContextual"/>
        </w:rPr>
        <w:tab/>
      </w:r>
      <w:r>
        <w:t>Modellspezifikation</w:t>
      </w:r>
      <w:r>
        <w:tab/>
      </w:r>
      <w:r>
        <w:fldChar w:fldCharType="begin"/>
      </w:r>
      <w:r>
        <w:instrText xml:space="preserve"> PAGEREF _Toc230281168 \h </w:instrText>
      </w:r>
      <w:r>
        <w:fldChar w:fldCharType="separate"/>
      </w:r>
      <w:r>
        <w:t>11</w:t>
      </w:r>
      <w:r>
        <w:fldChar w:fldCharType="end"/>
      </w:r>
    </w:p>
    <w:p w14:paraId="5559E98A" w14:textId="57446F92" w:rsidR="00B46AFB" w:rsidRDefault="00B46AFB">
      <w:pPr>
        <w:pStyle w:val="Verzeichnis3"/>
        <w:rPr>
          <w:rFonts w:asciiTheme="minorHAnsi" w:eastAsiaTheme="minorEastAsia" w:hAnsiTheme="minorHAnsi" w:cstheme="minorBidi"/>
          <w:kern w:val="2"/>
          <w:szCs w:val="24"/>
          <w14:ligatures w14:val="standardContextual"/>
        </w:rPr>
      </w:pPr>
      <w:r>
        <w:t>3.2.1</w:t>
      </w:r>
      <w:r>
        <w:rPr>
          <w:rFonts w:asciiTheme="minorHAnsi" w:eastAsiaTheme="minorEastAsia" w:hAnsiTheme="minorHAnsi" w:cstheme="minorBidi"/>
          <w:kern w:val="2"/>
          <w:szCs w:val="24"/>
          <w14:ligatures w14:val="standardContextual"/>
        </w:rPr>
        <w:tab/>
      </w:r>
      <w:r>
        <w:t>Erste Differenzen als Transformation</w:t>
      </w:r>
      <w:r>
        <w:tab/>
      </w:r>
      <w:r>
        <w:fldChar w:fldCharType="begin"/>
      </w:r>
      <w:r>
        <w:instrText xml:space="preserve"> PAGEREF _Toc230281169 \h </w:instrText>
      </w:r>
      <w:r>
        <w:fldChar w:fldCharType="separate"/>
      </w:r>
      <w:r>
        <w:t>11</w:t>
      </w:r>
      <w:r>
        <w:fldChar w:fldCharType="end"/>
      </w:r>
    </w:p>
    <w:p w14:paraId="756147F1" w14:textId="7D12E002" w:rsidR="00B46AFB" w:rsidRDefault="00B46AFB">
      <w:pPr>
        <w:pStyle w:val="Verzeichnis3"/>
        <w:rPr>
          <w:rFonts w:asciiTheme="minorHAnsi" w:eastAsiaTheme="minorEastAsia" w:hAnsiTheme="minorHAnsi" w:cstheme="minorBidi"/>
          <w:kern w:val="2"/>
          <w:szCs w:val="24"/>
          <w14:ligatures w14:val="standardContextual"/>
        </w:rPr>
      </w:pPr>
      <w:r>
        <w:t>3.2.2</w:t>
      </w:r>
      <w:r>
        <w:rPr>
          <w:rFonts w:asciiTheme="minorHAnsi" w:eastAsiaTheme="minorEastAsia" w:hAnsiTheme="minorHAnsi" w:cstheme="minorBidi"/>
          <w:kern w:val="2"/>
          <w:szCs w:val="24"/>
          <w14:ligatures w14:val="standardContextual"/>
        </w:rPr>
        <w:tab/>
      </w:r>
      <w:r>
        <w:t>AR(1)-Gleichung und Kenngrößen</w:t>
      </w:r>
      <w:r>
        <w:tab/>
      </w:r>
      <w:r>
        <w:fldChar w:fldCharType="begin"/>
      </w:r>
      <w:r>
        <w:instrText xml:space="preserve"> PAGEREF _Toc230281170 \h </w:instrText>
      </w:r>
      <w:r>
        <w:fldChar w:fldCharType="separate"/>
      </w:r>
      <w:r>
        <w:t>12</w:t>
      </w:r>
      <w:r>
        <w:fldChar w:fldCharType="end"/>
      </w:r>
    </w:p>
    <w:p w14:paraId="3011EF93" w14:textId="28209F02" w:rsidR="00B46AFB" w:rsidRDefault="00B46AFB">
      <w:pPr>
        <w:pStyle w:val="Verzeichnis3"/>
        <w:rPr>
          <w:rFonts w:asciiTheme="minorHAnsi" w:eastAsiaTheme="minorEastAsia" w:hAnsiTheme="minorHAnsi" w:cstheme="minorBidi"/>
          <w:kern w:val="2"/>
          <w:szCs w:val="24"/>
          <w14:ligatures w14:val="standardContextual"/>
        </w:rPr>
      </w:pPr>
      <w:r>
        <w:t>3.2.3</w:t>
      </w:r>
      <w:r>
        <w:rPr>
          <w:rFonts w:asciiTheme="minorHAnsi" w:eastAsiaTheme="minorEastAsia" w:hAnsiTheme="minorHAnsi" w:cstheme="minorBidi"/>
          <w:kern w:val="2"/>
          <w:szCs w:val="24"/>
          <w14:ligatures w14:val="standardContextual"/>
        </w:rPr>
        <w:tab/>
      </w:r>
      <w:r>
        <w:t>Individuelle OLS-Schätzung</w:t>
      </w:r>
      <w:r>
        <w:tab/>
      </w:r>
      <w:r>
        <w:fldChar w:fldCharType="begin"/>
      </w:r>
      <w:r>
        <w:instrText xml:space="preserve"> PAGEREF _Toc230281171 \h </w:instrText>
      </w:r>
      <w:r>
        <w:fldChar w:fldCharType="separate"/>
      </w:r>
      <w:r>
        <w:t>13</w:t>
      </w:r>
      <w:r>
        <w:fldChar w:fldCharType="end"/>
      </w:r>
    </w:p>
    <w:p w14:paraId="3B209A2B" w14:textId="1714F950" w:rsidR="00B46AFB" w:rsidRDefault="00B46AFB">
      <w:pPr>
        <w:pStyle w:val="Verzeichnis2"/>
        <w:rPr>
          <w:rFonts w:asciiTheme="minorHAnsi" w:eastAsiaTheme="minorEastAsia" w:hAnsiTheme="minorHAnsi" w:cstheme="minorBidi"/>
          <w:kern w:val="2"/>
          <w:szCs w:val="24"/>
          <w14:ligatures w14:val="standardContextual"/>
        </w:rPr>
      </w:pPr>
      <w:r>
        <w:t>3.3</w:t>
      </w:r>
      <w:r>
        <w:rPr>
          <w:rFonts w:asciiTheme="minorHAnsi" w:eastAsiaTheme="minorEastAsia" w:hAnsiTheme="minorHAnsi" w:cstheme="minorBidi"/>
          <w:kern w:val="2"/>
          <w:szCs w:val="24"/>
          <w14:ligatures w14:val="standardContextual"/>
        </w:rPr>
        <w:tab/>
      </w:r>
      <w:r>
        <w:t>Quadrantenklassifikation</w:t>
      </w:r>
      <w:r>
        <w:tab/>
      </w:r>
      <w:r>
        <w:fldChar w:fldCharType="begin"/>
      </w:r>
      <w:r>
        <w:instrText xml:space="preserve"> PAGEREF _Toc230281172 \h </w:instrText>
      </w:r>
      <w:r>
        <w:fldChar w:fldCharType="separate"/>
      </w:r>
      <w:r>
        <w:t>13</w:t>
      </w:r>
      <w:r>
        <w:fldChar w:fldCharType="end"/>
      </w:r>
    </w:p>
    <w:p w14:paraId="6CC72D33" w14:textId="009144C8" w:rsidR="00B46AFB" w:rsidRDefault="00B46AFB">
      <w:pPr>
        <w:pStyle w:val="Verzeichnis3"/>
        <w:rPr>
          <w:rFonts w:asciiTheme="minorHAnsi" w:eastAsiaTheme="minorEastAsia" w:hAnsiTheme="minorHAnsi" w:cstheme="minorBidi"/>
          <w:kern w:val="2"/>
          <w:szCs w:val="24"/>
          <w14:ligatures w14:val="standardContextual"/>
        </w:rPr>
      </w:pPr>
      <w:r>
        <w:t>3.3.1</w:t>
      </w:r>
      <w:r>
        <w:rPr>
          <w:rFonts w:asciiTheme="minorHAnsi" w:eastAsiaTheme="minorEastAsia" w:hAnsiTheme="minorHAnsi" w:cstheme="minorBidi"/>
          <w:kern w:val="2"/>
          <w:szCs w:val="24"/>
          <w14:ligatures w14:val="standardContextual"/>
        </w:rPr>
        <w:tab/>
      </w:r>
      <w:r>
        <w:t>Konstruktion und Labels</w:t>
      </w:r>
      <w:r>
        <w:tab/>
      </w:r>
      <w:r>
        <w:fldChar w:fldCharType="begin"/>
      </w:r>
      <w:r>
        <w:instrText xml:space="preserve"> PAGEREF _Toc230281173 \h </w:instrText>
      </w:r>
      <w:r>
        <w:fldChar w:fldCharType="separate"/>
      </w:r>
      <w:r>
        <w:t>13</w:t>
      </w:r>
      <w:r>
        <w:fldChar w:fldCharType="end"/>
      </w:r>
    </w:p>
    <w:p w14:paraId="301DE59B" w14:textId="3C59EA28" w:rsidR="00B46AFB" w:rsidRDefault="00B46AFB">
      <w:pPr>
        <w:pStyle w:val="Verzeichnis3"/>
        <w:rPr>
          <w:rFonts w:asciiTheme="minorHAnsi" w:eastAsiaTheme="minorEastAsia" w:hAnsiTheme="minorHAnsi" w:cstheme="minorBidi"/>
          <w:kern w:val="2"/>
          <w:szCs w:val="24"/>
          <w14:ligatures w14:val="standardContextual"/>
        </w:rPr>
      </w:pPr>
      <w:r>
        <w:t>3.3.2</w:t>
      </w:r>
      <w:r>
        <w:rPr>
          <w:rFonts w:asciiTheme="minorHAnsi" w:eastAsiaTheme="minorEastAsia" w:hAnsiTheme="minorHAnsi" w:cstheme="minorBidi"/>
          <w:kern w:val="2"/>
          <w:szCs w:val="24"/>
          <w14:ligatures w14:val="standardContextual"/>
        </w:rPr>
        <w:tab/>
      </w:r>
      <w:r>
        <w:t>Median-Split und Quadrantenunabhängigkeit</w:t>
      </w:r>
      <w:r>
        <w:tab/>
      </w:r>
      <w:r>
        <w:fldChar w:fldCharType="begin"/>
      </w:r>
      <w:r>
        <w:instrText xml:space="preserve"> PAGEREF _Toc230281174 \h </w:instrText>
      </w:r>
      <w:r>
        <w:fldChar w:fldCharType="separate"/>
      </w:r>
      <w:r>
        <w:t>14</w:t>
      </w:r>
      <w:r>
        <w:fldChar w:fldCharType="end"/>
      </w:r>
    </w:p>
    <w:p w14:paraId="05FE2A54" w14:textId="13E32847" w:rsidR="00B46AFB" w:rsidRDefault="00B46AFB">
      <w:pPr>
        <w:pStyle w:val="Verzeichnis2"/>
        <w:rPr>
          <w:rFonts w:asciiTheme="minorHAnsi" w:eastAsiaTheme="minorEastAsia" w:hAnsiTheme="minorHAnsi" w:cstheme="minorBidi"/>
          <w:kern w:val="2"/>
          <w:szCs w:val="24"/>
          <w14:ligatures w14:val="standardContextual"/>
        </w:rPr>
      </w:pPr>
      <w:r>
        <w:t>3.4</w:t>
      </w:r>
      <w:r>
        <w:rPr>
          <w:rFonts w:asciiTheme="minorHAnsi" w:eastAsiaTheme="minorEastAsia" w:hAnsiTheme="minorHAnsi" w:cstheme="minorBidi"/>
          <w:kern w:val="2"/>
          <w:szCs w:val="24"/>
          <w14:ligatures w14:val="standardContextual"/>
        </w:rPr>
        <w:tab/>
      </w:r>
      <w:r>
        <w:t>Rohbustheitsanalysen</w:t>
      </w:r>
      <w:r>
        <w:tab/>
      </w:r>
      <w:r>
        <w:fldChar w:fldCharType="begin"/>
      </w:r>
      <w:r>
        <w:instrText xml:space="preserve"> PAGEREF _Toc230281175 \h </w:instrText>
      </w:r>
      <w:r>
        <w:fldChar w:fldCharType="separate"/>
      </w:r>
      <w:r>
        <w:t>15</w:t>
      </w:r>
      <w:r>
        <w:fldChar w:fldCharType="end"/>
      </w:r>
    </w:p>
    <w:p w14:paraId="02AA82C7" w14:textId="1507989A" w:rsidR="00B46AFB" w:rsidRDefault="00B46AFB">
      <w:pPr>
        <w:pStyle w:val="Verzeichnis3"/>
        <w:rPr>
          <w:rFonts w:asciiTheme="minorHAnsi" w:eastAsiaTheme="minorEastAsia" w:hAnsiTheme="minorHAnsi" w:cstheme="minorBidi"/>
          <w:kern w:val="2"/>
          <w:szCs w:val="24"/>
          <w14:ligatures w14:val="standardContextual"/>
        </w:rPr>
      </w:pPr>
      <w:r>
        <w:t>3.4.1</w:t>
      </w:r>
      <w:r>
        <w:rPr>
          <w:rFonts w:asciiTheme="minorHAnsi" w:eastAsiaTheme="minorEastAsia" w:hAnsiTheme="minorHAnsi" w:cstheme="minorBidi"/>
          <w:kern w:val="2"/>
          <w:szCs w:val="24"/>
          <w14:ligatures w14:val="standardContextual"/>
        </w:rPr>
        <w:tab/>
      </w:r>
      <w:r>
        <w:t>Alternative Modellspezifikation</w:t>
      </w:r>
      <w:r>
        <w:tab/>
      </w:r>
      <w:r>
        <w:fldChar w:fldCharType="begin"/>
      </w:r>
      <w:r>
        <w:instrText xml:space="preserve"> PAGEREF _Toc230281176 \h </w:instrText>
      </w:r>
      <w:r>
        <w:fldChar w:fldCharType="separate"/>
      </w:r>
      <w:r>
        <w:t>15</w:t>
      </w:r>
      <w:r>
        <w:fldChar w:fldCharType="end"/>
      </w:r>
    </w:p>
    <w:p w14:paraId="6267D0DA" w14:textId="4D58DDF5" w:rsidR="00B46AFB" w:rsidRDefault="00B46AFB">
      <w:pPr>
        <w:pStyle w:val="Verzeichnis3"/>
        <w:rPr>
          <w:rFonts w:asciiTheme="minorHAnsi" w:eastAsiaTheme="minorEastAsia" w:hAnsiTheme="minorHAnsi" w:cstheme="minorBidi"/>
          <w:kern w:val="2"/>
          <w:szCs w:val="24"/>
          <w14:ligatures w14:val="standardContextual"/>
        </w:rPr>
      </w:pPr>
      <w:r>
        <w:t>3.4.2</w:t>
      </w:r>
      <w:r>
        <w:rPr>
          <w:rFonts w:asciiTheme="minorHAnsi" w:eastAsiaTheme="minorEastAsia" w:hAnsiTheme="minorHAnsi" w:cstheme="minorBidi"/>
          <w:kern w:val="2"/>
          <w:szCs w:val="24"/>
          <w14:ligatures w14:val="standardContextual"/>
        </w:rPr>
        <w:tab/>
      </w:r>
      <w:r>
        <w:t>Variable Stichprobenselektion</w:t>
      </w:r>
      <w:r>
        <w:tab/>
      </w:r>
      <w:r>
        <w:fldChar w:fldCharType="begin"/>
      </w:r>
      <w:r>
        <w:instrText xml:space="preserve"> PAGEREF _Toc230281177 \h </w:instrText>
      </w:r>
      <w:r>
        <w:fldChar w:fldCharType="separate"/>
      </w:r>
      <w:r>
        <w:t>17</w:t>
      </w:r>
      <w:r>
        <w:fldChar w:fldCharType="end"/>
      </w:r>
    </w:p>
    <w:p w14:paraId="43C41CC1" w14:textId="10C2020A" w:rsidR="00B46AFB" w:rsidRDefault="00B46AFB">
      <w:pPr>
        <w:pStyle w:val="Verzeichnis3"/>
        <w:rPr>
          <w:rFonts w:asciiTheme="minorHAnsi" w:eastAsiaTheme="minorEastAsia" w:hAnsiTheme="minorHAnsi" w:cstheme="minorBidi"/>
          <w:kern w:val="2"/>
          <w:szCs w:val="24"/>
          <w14:ligatures w14:val="standardContextual"/>
        </w:rPr>
      </w:pPr>
      <w:r>
        <w:t>3.4.3</w:t>
      </w:r>
      <w:r>
        <w:rPr>
          <w:rFonts w:asciiTheme="minorHAnsi" w:eastAsiaTheme="minorEastAsia" w:hAnsiTheme="minorHAnsi" w:cstheme="minorBidi"/>
          <w:kern w:val="2"/>
          <w:szCs w:val="24"/>
          <w14:ligatures w14:val="standardContextual"/>
        </w:rPr>
        <w:tab/>
      </w:r>
      <w:r>
        <w:t>Dimensionsunabhängigkeit</w:t>
      </w:r>
      <w:r>
        <w:tab/>
      </w:r>
      <w:r>
        <w:fldChar w:fldCharType="begin"/>
      </w:r>
      <w:r>
        <w:instrText xml:space="preserve"> PAGEREF _Toc230281178 \h </w:instrText>
      </w:r>
      <w:r>
        <w:fldChar w:fldCharType="separate"/>
      </w:r>
      <w:r>
        <w:t>18</w:t>
      </w:r>
      <w:r>
        <w:fldChar w:fldCharType="end"/>
      </w:r>
    </w:p>
    <w:p w14:paraId="558FF59F" w14:textId="6EF4C1AF" w:rsidR="00B46AFB" w:rsidRDefault="00B46AFB">
      <w:pPr>
        <w:pStyle w:val="Verzeichnis3"/>
        <w:rPr>
          <w:rFonts w:asciiTheme="minorHAnsi" w:eastAsiaTheme="minorEastAsia" w:hAnsiTheme="minorHAnsi" w:cstheme="minorBidi"/>
          <w:kern w:val="2"/>
          <w:szCs w:val="24"/>
          <w14:ligatures w14:val="standardContextual"/>
        </w:rPr>
      </w:pPr>
      <w:r>
        <w:t>3.4.4</w:t>
      </w:r>
      <w:r>
        <w:rPr>
          <w:rFonts w:asciiTheme="minorHAnsi" w:eastAsiaTheme="minorEastAsia" w:hAnsiTheme="minorHAnsi" w:cstheme="minorBidi"/>
          <w:kern w:val="2"/>
          <w:szCs w:val="24"/>
          <w14:ligatures w14:val="standardContextual"/>
        </w:rPr>
        <w:tab/>
      </w:r>
      <w:r>
        <w:t>Periodenstabilität</w:t>
      </w:r>
      <w:r>
        <w:tab/>
      </w:r>
      <w:r>
        <w:fldChar w:fldCharType="begin"/>
      </w:r>
      <w:r>
        <w:instrText xml:space="preserve"> PAGEREF _Toc230281179 \h </w:instrText>
      </w:r>
      <w:r>
        <w:fldChar w:fldCharType="separate"/>
      </w:r>
      <w:r>
        <w:t>19</w:t>
      </w:r>
      <w:r>
        <w:fldChar w:fldCharType="end"/>
      </w:r>
    </w:p>
    <w:p w14:paraId="0ECEC8FB" w14:textId="174187CE" w:rsidR="00B46AFB" w:rsidRDefault="00B46AFB">
      <w:pPr>
        <w:pStyle w:val="Verzeichnis2"/>
        <w:rPr>
          <w:rFonts w:asciiTheme="minorHAnsi" w:eastAsiaTheme="minorEastAsia" w:hAnsiTheme="minorHAnsi" w:cstheme="minorBidi"/>
          <w:kern w:val="2"/>
          <w:szCs w:val="24"/>
          <w14:ligatures w14:val="standardContextual"/>
        </w:rPr>
      </w:pPr>
      <w:r>
        <w:t>3.5</w:t>
      </w:r>
      <w:r>
        <w:rPr>
          <w:rFonts w:asciiTheme="minorHAnsi" w:eastAsiaTheme="minorEastAsia" w:hAnsiTheme="minorHAnsi" w:cstheme="minorBidi"/>
          <w:kern w:val="2"/>
          <w:szCs w:val="24"/>
          <w14:ligatures w14:val="standardContextual"/>
        </w:rPr>
        <w:tab/>
      </w:r>
      <w:r>
        <w:t>Statistische Tests</w:t>
      </w:r>
      <w:r>
        <w:tab/>
      </w:r>
      <w:r>
        <w:fldChar w:fldCharType="begin"/>
      </w:r>
      <w:r>
        <w:instrText xml:space="preserve"> PAGEREF _Toc230281180 \h </w:instrText>
      </w:r>
      <w:r>
        <w:fldChar w:fldCharType="separate"/>
      </w:r>
      <w:r>
        <w:t>20</w:t>
      </w:r>
      <w:r>
        <w:fldChar w:fldCharType="end"/>
      </w:r>
    </w:p>
    <w:p w14:paraId="2E00EE19" w14:textId="50CD542B" w:rsidR="00B46AFB" w:rsidRDefault="00B46AFB">
      <w:pPr>
        <w:pStyle w:val="Verzeichnis3"/>
        <w:rPr>
          <w:rFonts w:asciiTheme="minorHAnsi" w:eastAsiaTheme="minorEastAsia" w:hAnsiTheme="minorHAnsi" w:cstheme="minorBidi"/>
          <w:kern w:val="2"/>
          <w:szCs w:val="24"/>
          <w14:ligatures w14:val="standardContextual"/>
        </w:rPr>
      </w:pPr>
      <w:r>
        <w:t>3.5.1</w:t>
      </w:r>
      <w:r>
        <w:rPr>
          <w:rFonts w:asciiTheme="minorHAnsi" w:eastAsiaTheme="minorEastAsia" w:hAnsiTheme="minorHAnsi" w:cstheme="minorBidi"/>
          <w:kern w:val="2"/>
          <w:szCs w:val="24"/>
          <w14:ligatures w14:val="standardContextual"/>
        </w:rPr>
        <w:tab/>
      </w:r>
      <w:r>
        <w:t>Forschungsfrage 1: Dynamikmuster der Kennzahlen</w:t>
      </w:r>
      <w:r>
        <w:tab/>
      </w:r>
      <w:r>
        <w:fldChar w:fldCharType="begin"/>
      </w:r>
      <w:r>
        <w:instrText xml:space="preserve"> PAGEREF _Toc230281181 \h </w:instrText>
      </w:r>
      <w:r>
        <w:fldChar w:fldCharType="separate"/>
      </w:r>
      <w:r>
        <w:t>20</w:t>
      </w:r>
      <w:r>
        <w:fldChar w:fldCharType="end"/>
      </w:r>
    </w:p>
    <w:p w14:paraId="74BAEF4C" w14:textId="050FF5ED" w:rsidR="00B46AFB" w:rsidRDefault="00B46AFB">
      <w:pPr>
        <w:pStyle w:val="Verzeichnis3"/>
        <w:rPr>
          <w:rFonts w:asciiTheme="minorHAnsi" w:eastAsiaTheme="minorEastAsia" w:hAnsiTheme="minorHAnsi" w:cstheme="minorBidi"/>
          <w:kern w:val="2"/>
          <w:szCs w:val="24"/>
          <w14:ligatures w14:val="standardContextual"/>
        </w:rPr>
      </w:pPr>
      <w:r>
        <w:t>3.5.2</w:t>
      </w:r>
      <w:r>
        <w:rPr>
          <w:rFonts w:asciiTheme="minorHAnsi" w:eastAsiaTheme="minorEastAsia" w:hAnsiTheme="minorHAnsi" w:cstheme="minorBidi"/>
          <w:kern w:val="2"/>
          <w:szCs w:val="24"/>
          <w14:ligatures w14:val="standardContextual"/>
        </w:rPr>
        <w:tab/>
      </w:r>
      <w:r>
        <w:t>Forschungsfrage 2: Interdependenzen und zeitliche Dynamik</w:t>
      </w:r>
      <w:r>
        <w:tab/>
      </w:r>
      <w:r>
        <w:fldChar w:fldCharType="begin"/>
      </w:r>
      <w:r>
        <w:instrText xml:space="preserve"> PAGEREF _Toc230281182 \h </w:instrText>
      </w:r>
      <w:r>
        <w:fldChar w:fldCharType="separate"/>
      </w:r>
      <w:r>
        <w:t>20</w:t>
      </w:r>
      <w:r>
        <w:fldChar w:fldCharType="end"/>
      </w:r>
    </w:p>
    <w:p w14:paraId="427B3BFB" w14:textId="32781736" w:rsidR="00B46AFB" w:rsidRDefault="00B46AFB">
      <w:pPr>
        <w:pStyle w:val="Verzeichnis3"/>
        <w:rPr>
          <w:rFonts w:asciiTheme="minorHAnsi" w:eastAsiaTheme="minorEastAsia" w:hAnsiTheme="minorHAnsi" w:cstheme="minorBidi"/>
          <w:kern w:val="2"/>
          <w:szCs w:val="24"/>
          <w14:ligatures w14:val="standardContextual"/>
        </w:rPr>
      </w:pPr>
      <w:r>
        <w:t>3.5.3</w:t>
      </w:r>
      <w:r>
        <w:rPr>
          <w:rFonts w:asciiTheme="minorHAnsi" w:eastAsiaTheme="minorEastAsia" w:hAnsiTheme="minorHAnsi" w:cstheme="minorBidi"/>
          <w:kern w:val="2"/>
          <w:szCs w:val="24"/>
          <w14:ligatures w14:val="standardContextual"/>
        </w:rPr>
        <w:tab/>
      </w:r>
      <w:r>
        <w:t>Forschungsfrage 3: Strukturvariablen-Analyse</w:t>
      </w:r>
      <w:r>
        <w:tab/>
      </w:r>
      <w:r>
        <w:fldChar w:fldCharType="begin"/>
      </w:r>
      <w:r>
        <w:instrText xml:space="preserve"> PAGEREF _Toc230281183 \h </w:instrText>
      </w:r>
      <w:r>
        <w:fldChar w:fldCharType="separate"/>
      </w:r>
      <w:r>
        <w:t>21</w:t>
      </w:r>
      <w:r>
        <w:fldChar w:fldCharType="end"/>
      </w:r>
    </w:p>
    <w:p w14:paraId="0CB8F250" w14:textId="7CEAD705" w:rsidR="00B46AFB" w:rsidRDefault="00B46AFB">
      <w:pPr>
        <w:pStyle w:val="Verzeichnis1"/>
        <w:rPr>
          <w:rFonts w:asciiTheme="minorHAnsi" w:eastAsiaTheme="minorEastAsia" w:hAnsiTheme="minorHAnsi" w:cstheme="minorBidi"/>
          <w:b w:val="0"/>
          <w:kern w:val="2"/>
          <w:szCs w:val="24"/>
          <w14:ligatures w14:val="standardContextual"/>
        </w:rPr>
      </w:pPr>
      <w:r>
        <w:t>4</w:t>
      </w:r>
      <w:r>
        <w:rPr>
          <w:rFonts w:asciiTheme="minorHAnsi" w:eastAsiaTheme="minorEastAsia" w:hAnsiTheme="minorHAnsi" w:cstheme="minorBidi"/>
          <w:b w:val="0"/>
          <w:kern w:val="2"/>
          <w:szCs w:val="24"/>
          <w14:ligatures w14:val="standardContextual"/>
        </w:rPr>
        <w:tab/>
      </w:r>
      <w:r>
        <w:t>Ergebnisse Forschungsfrage 1: Dynamikmuster von Finanzkennzahlen</w:t>
      </w:r>
      <w:r>
        <w:tab/>
      </w:r>
      <w:r>
        <w:fldChar w:fldCharType="begin"/>
      </w:r>
      <w:r>
        <w:instrText xml:space="preserve"> PAGEREF _Toc230281184 \h </w:instrText>
      </w:r>
      <w:r>
        <w:fldChar w:fldCharType="separate"/>
      </w:r>
      <w:r>
        <w:t>22</w:t>
      </w:r>
      <w:r>
        <w:fldChar w:fldCharType="end"/>
      </w:r>
    </w:p>
    <w:p w14:paraId="2E34B0A5" w14:textId="593C8E75" w:rsidR="00B46AFB" w:rsidRDefault="00B46AFB">
      <w:pPr>
        <w:pStyle w:val="Verzeichnis2"/>
        <w:rPr>
          <w:rFonts w:asciiTheme="minorHAnsi" w:eastAsiaTheme="minorEastAsia" w:hAnsiTheme="minorHAnsi" w:cstheme="minorBidi"/>
          <w:kern w:val="2"/>
          <w:szCs w:val="24"/>
          <w14:ligatures w14:val="standardContextual"/>
        </w:rPr>
      </w:pPr>
      <w:r>
        <w:t>4.1</w:t>
      </w:r>
      <w:r>
        <w:rPr>
          <w:rFonts w:asciiTheme="minorHAnsi" w:eastAsiaTheme="minorEastAsia" w:hAnsiTheme="minorHAnsi" w:cstheme="minorBidi"/>
          <w:kern w:val="2"/>
          <w:szCs w:val="24"/>
          <w14:ligatures w14:val="standardContextual"/>
        </w:rPr>
        <w:tab/>
      </w:r>
      <w:r>
        <w:t>Analyse nach Kennzahl</w:t>
      </w:r>
      <w:r>
        <w:tab/>
      </w:r>
      <w:r>
        <w:fldChar w:fldCharType="begin"/>
      </w:r>
      <w:r>
        <w:instrText xml:space="preserve"> PAGEREF _Toc230281185 \h </w:instrText>
      </w:r>
      <w:r>
        <w:fldChar w:fldCharType="separate"/>
      </w:r>
      <w:r>
        <w:t>22</w:t>
      </w:r>
      <w:r>
        <w:fldChar w:fldCharType="end"/>
      </w:r>
    </w:p>
    <w:p w14:paraId="36696BA8" w14:textId="2FD1B0FA" w:rsidR="00B46AFB" w:rsidRDefault="00B46AFB">
      <w:pPr>
        <w:pStyle w:val="Verzeichnis3"/>
        <w:rPr>
          <w:rFonts w:asciiTheme="minorHAnsi" w:eastAsiaTheme="minorEastAsia" w:hAnsiTheme="minorHAnsi" w:cstheme="minorBidi"/>
          <w:kern w:val="2"/>
          <w:szCs w:val="24"/>
          <w14:ligatures w14:val="standardContextual"/>
        </w:rPr>
      </w:pPr>
      <w:r>
        <w:t>4.1.1</w:t>
      </w:r>
      <w:r>
        <w:rPr>
          <w:rFonts w:asciiTheme="minorHAnsi" w:eastAsiaTheme="minorEastAsia" w:hAnsiTheme="minorHAnsi" w:cstheme="minorBidi"/>
          <w:kern w:val="2"/>
          <w:szCs w:val="24"/>
          <w14:ligatures w14:val="standardContextual"/>
        </w:rPr>
        <w:tab/>
      </w:r>
      <w:r>
        <w:t>Überblick der drei Dynamiktypen</w:t>
      </w:r>
      <w:r>
        <w:tab/>
      </w:r>
      <w:r>
        <w:fldChar w:fldCharType="begin"/>
      </w:r>
      <w:r>
        <w:instrText xml:space="preserve"> PAGEREF _Toc230281186 \h </w:instrText>
      </w:r>
      <w:r>
        <w:fldChar w:fldCharType="separate"/>
      </w:r>
      <w:r>
        <w:t>23</w:t>
      </w:r>
      <w:r>
        <w:fldChar w:fldCharType="end"/>
      </w:r>
    </w:p>
    <w:p w14:paraId="0553CAFA" w14:textId="1DACE9E9" w:rsidR="00B46AFB" w:rsidRDefault="00B46AFB">
      <w:pPr>
        <w:pStyle w:val="Verzeichnis3"/>
        <w:rPr>
          <w:rFonts w:asciiTheme="minorHAnsi" w:eastAsiaTheme="minorEastAsia" w:hAnsiTheme="minorHAnsi" w:cstheme="minorBidi"/>
          <w:kern w:val="2"/>
          <w:szCs w:val="24"/>
          <w14:ligatures w14:val="standardContextual"/>
        </w:rPr>
      </w:pPr>
      <w:r>
        <w:t>4.1.2</w:t>
      </w:r>
      <w:r>
        <w:rPr>
          <w:rFonts w:asciiTheme="minorHAnsi" w:eastAsiaTheme="minorEastAsia" w:hAnsiTheme="minorHAnsi" w:cstheme="minorBidi"/>
          <w:kern w:val="2"/>
          <w:szCs w:val="24"/>
          <w14:ligatures w14:val="standardContextual"/>
        </w:rPr>
        <w:tab/>
      </w:r>
      <w:r>
        <w:t>Profitabilitätsgruppe</w:t>
      </w:r>
      <w:r>
        <w:tab/>
      </w:r>
      <w:r>
        <w:fldChar w:fldCharType="begin"/>
      </w:r>
      <w:r>
        <w:instrText xml:space="preserve"> PAGEREF _Toc230281187 \h </w:instrText>
      </w:r>
      <w:r>
        <w:fldChar w:fldCharType="separate"/>
      </w:r>
      <w:r>
        <w:t>25</w:t>
      </w:r>
      <w:r>
        <w:fldChar w:fldCharType="end"/>
      </w:r>
    </w:p>
    <w:p w14:paraId="7A9E7C1C" w14:textId="5A03FDA3" w:rsidR="00B46AFB" w:rsidRDefault="00B46AFB">
      <w:pPr>
        <w:pStyle w:val="Verzeichnis3"/>
        <w:rPr>
          <w:rFonts w:asciiTheme="minorHAnsi" w:eastAsiaTheme="minorEastAsia" w:hAnsiTheme="minorHAnsi" w:cstheme="minorBidi"/>
          <w:kern w:val="2"/>
          <w:szCs w:val="24"/>
          <w14:ligatures w14:val="standardContextual"/>
        </w:rPr>
      </w:pPr>
      <w:r>
        <w:t>4.1.3</w:t>
      </w:r>
      <w:r>
        <w:rPr>
          <w:rFonts w:asciiTheme="minorHAnsi" w:eastAsiaTheme="minorEastAsia" w:hAnsiTheme="minorHAnsi" w:cstheme="minorBidi"/>
          <w:kern w:val="2"/>
          <w:szCs w:val="24"/>
          <w14:ligatures w14:val="standardContextual"/>
        </w:rPr>
        <w:tab/>
      </w:r>
      <w:r>
        <w:t>Liquiditätsgruppe</w:t>
      </w:r>
      <w:r>
        <w:tab/>
      </w:r>
      <w:r>
        <w:fldChar w:fldCharType="begin"/>
      </w:r>
      <w:r>
        <w:instrText xml:space="preserve"> PAGEREF _Toc230281188 \h </w:instrText>
      </w:r>
      <w:r>
        <w:fldChar w:fldCharType="separate"/>
      </w:r>
      <w:r>
        <w:t>28</w:t>
      </w:r>
      <w:r>
        <w:fldChar w:fldCharType="end"/>
      </w:r>
    </w:p>
    <w:p w14:paraId="2D0C2D38" w14:textId="64A93CC1" w:rsidR="00B46AFB" w:rsidRDefault="00B46AFB">
      <w:pPr>
        <w:pStyle w:val="Verzeichnis3"/>
        <w:rPr>
          <w:rFonts w:asciiTheme="minorHAnsi" w:eastAsiaTheme="minorEastAsia" w:hAnsiTheme="minorHAnsi" w:cstheme="minorBidi"/>
          <w:kern w:val="2"/>
          <w:szCs w:val="24"/>
          <w14:ligatures w14:val="standardContextual"/>
        </w:rPr>
      </w:pPr>
      <w:r>
        <w:t>4.1.4</w:t>
      </w:r>
      <w:r>
        <w:rPr>
          <w:rFonts w:asciiTheme="minorHAnsi" w:eastAsiaTheme="minorEastAsia" w:hAnsiTheme="minorHAnsi" w:cstheme="minorBidi"/>
          <w:kern w:val="2"/>
          <w:szCs w:val="24"/>
          <w14:ligatures w14:val="standardContextual"/>
        </w:rPr>
        <w:tab/>
      </w:r>
      <w:r>
        <w:t>Kapitalstrukturgruppe</w:t>
      </w:r>
      <w:r>
        <w:tab/>
      </w:r>
      <w:r>
        <w:fldChar w:fldCharType="begin"/>
      </w:r>
      <w:r>
        <w:instrText xml:space="preserve"> PAGEREF _Toc230281189 \h </w:instrText>
      </w:r>
      <w:r>
        <w:fldChar w:fldCharType="separate"/>
      </w:r>
      <w:r>
        <w:t>30</w:t>
      </w:r>
      <w:r>
        <w:fldChar w:fldCharType="end"/>
      </w:r>
    </w:p>
    <w:p w14:paraId="472F7850" w14:textId="6B29CAEA" w:rsidR="00B46AFB" w:rsidRDefault="00B46AFB">
      <w:pPr>
        <w:pStyle w:val="Verzeichnis2"/>
        <w:rPr>
          <w:rFonts w:asciiTheme="minorHAnsi" w:eastAsiaTheme="minorEastAsia" w:hAnsiTheme="minorHAnsi" w:cstheme="minorBidi"/>
          <w:kern w:val="2"/>
          <w:szCs w:val="24"/>
          <w14:ligatures w14:val="standardContextual"/>
        </w:rPr>
      </w:pPr>
      <w:r>
        <w:t>4.2</w:t>
      </w:r>
      <w:r>
        <w:rPr>
          <w:rFonts w:asciiTheme="minorHAnsi" w:eastAsiaTheme="minorEastAsia" w:hAnsiTheme="minorHAnsi" w:cstheme="minorBidi"/>
          <w:kern w:val="2"/>
          <w:szCs w:val="24"/>
          <w14:ligatures w14:val="standardContextual"/>
        </w:rPr>
        <w:tab/>
      </w:r>
      <w:r>
        <w:t>Analyse nach Sektor</w:t>
      </w:r>
      <w:r>
        <w:tab/>
      </w:r>
      <w:r>
        <w:fldChar w:fldCharType="begin"/>
      </w:r>
      <w:r>
        <w:instrText xml:space="preserve"> PAGEREF _Toc230281190 \h </w:instrText>
      </w:r>
      <w:r>
        <w:fldChar w:fldCharType="separate"/>
      </w:r>
      <w:r>
        <w:t>32</w:t>
      </w:r>
      <w:r>
        <w:fldChar w:fldCharType="end"/>
      </w:r>
    </w:p>
    <w:p w14:paraId="03276D08" w14:textId="4E315C56" w:rsidR="00B46AFB" w:rsidRDefault="00B46AFB">
      <w:pPr>
        <w:pStyle w:val="Verzeichnis3"/>
        <w:rPr>
          <w:rFonts w:asciiTheme="minorHAnsi" w:eastAsiaTheme="minorEastAsia" w:hAnsiTheme="minorHAnsi" w:cstheme="minorBidi"/>
          <w:kern w:val="2"/>
          <w:szCs w:val="24"/>
          <w14:ligatures w14:val="standardContextual"/>
        </w:rPr>
      </w:pPr>
      <w:r>
        <w:lastRenderedPageBreak/>
        <w:t>4.2.1</w:t>
      </w:r>
      <w:r>
        <w:rPr>
          <w:rFonts w:asciiTheme="minorHAnsi" w:eastAsiaTheme="minorEastAsia" w:hAnsiTheme="minorHAnsi" w:cstheme="minorBidi"/>
          <w:kern w:val="2"/>
          <w:szCs w:val="24"/>
          <w14:ligatures w14:val="standardContextual"/>
        </w:rPr>
        <w:tab/>
      </w:r>
      <w:r>
        <w:t>Übersicht über die Sektoren</w:t>
      </w:r>
      <w:r>
        <w:tab/>
      </w:r>
      <w:r>
        <w:fldChar w:fldCharType="begin"/>
      </w:r>
      <w:r>
        <w:instrText xml:space="preserve"> PAGEREF _Toc230281191 \h </w:instrText>
      </w:r>
      <w:r>
        <w:fldChar w:fldCharType="separate"/>
      </w:r>
      <w:r>
        <w:t>34</w:t>
      </w:r>
      <w:r>
        <w:fldChar w:fldCharType="end"/>
      </w:r>
    </w:p>
    <w:p w14:paraId="1A8E88D3" w14:textId="3D61909B" w:rsidR="00B46AFB" w:rsidRDefault="00B46AFB">
      <w:pPr>
        <w:pStyle w:val="Verzeichnis3"/>
        <w:rPr>
          <w:rFonts w:asciiTheme="minorHAnsi" w:eastAsiaTheme="minorEastAsia" w:hAnsiTheme="minorHAnsi" w:cstheme="minorBidi"/>
          <w:kern w:val="2"/>
          <w:szCs w:val="24"/>
          <w14:ligatures w14:val="standardContextual"/>
        </w:rPr>
      </w:pPr>
      <w:r>
        <w:t>4.2.2</w:t>
      </w:r>
      <w:r>
        <w:rPr>
          <w:rFonts w:asciiTheme="minorHAnsi" w:eastAsiaTheme="minorEastAsia" w:hAnsiTheme="minorHAnsi" w:cstheme="minorBidi"/>
          <w:kern w:val="2"/>
          <w:szCs w:val="24"/>
          <w14:ligatures w14:val="standardContextual"/>
        </w:rPr>
        <w:tab/>
      </w:r>
      <w:r>
        <w:t>Quadrantenverteilung pro Sektor</w:t>
      </w:r>
      <w:r>
        <w:tab/>
      </w:r>
      <w:r>
        <w:fldChar w:fldCharType="begin"/>
      </w:r>
      <w:r>
        <w:instrText xml:space="preserve"> PAGEREF _Toc230281192 \h </w:instrText>
      </w:r>
      <w:r>
        <w:fldChar w:fldCharType="separate"/>
      </w:r>
      <w:r>
        <w:t>39</w:t>
      </w:r>
      <w:r>
        <w:fldChar w:fldCharType="end"/>
      </w:r>
    </w:p>
    <w:p w14:paraId="6923D3FA" w14:textId="7A38412C" w:rsidR="00B46AFB" w:rsidRDefault="00B46AFB">
      <w:pPr>
        <w:pStyle w:val="Verzeichnis2"/>
        <w:rPr>
          <w:rFonts w:asciiTheme="minorHAnsi" w:eastAsiaTheme="minorEastAsia" w:hAnsiTheme="minorHAnsi" w:cstheme="minorBidi"/>
          <w:kern w:val="2"/>
          <w:szCs w:val="24"/>
          <w14:ligatures w14:val="standardContextual"/>
        </w:rPr>
      </w:pPr>
      <w:r>
        <w:t>4.3</w:t>
      </w:r>
      <w:r>
        <w:rPr>
          <w:rFonts w:asciiTheme="minorHAnsi" w:eastAsiaTheme="minorEastAsia" w:hAnsiTheme="minorHAnsi" w:cstheme="minorBidi"/>
          <w:kern w:val="2"/>
          <w:szCs w:val="24"/>
          <w14:ligatures w14:val="standardContextual"/>
        </w:rPr>
        <w:tab/>
      </w:r>
      <w:r>
        <w:t>Interpretation der Ergebnisse</w:t>
      </w:r>
      <w:r>
        <w:tab/>
      </w:r>
      <w:r>
        <w:fldChar w:fldCharType="begin"/>
      </w:r>
      <w:r>
        <w:instrText xml:space="preserve"> PAGEREF _Toc230281193 \h </w:instrText>
      </w:r>
      <w:r>
        <w:fldChar w:fldCharType="separate"/>
      </w:r>
      <w:r>
        <w:t>52</w:t>
      </w:r>
      <w:r>
        <w:fldChar w:fldCharType="end"/>
      </w:r>
    </w:p>
    <w:p w14:paraId="1E88200C" w14:textId="572C6149" w:rsidR="00B46AFB" w:rsidRDefault="00B46AFB">
      <w:pPr>
        <w:pStyle w:val="Verzeichnis3"/>
        <w:rPr>
          <w:rFonts w:asciiTheme="minorHAnsi" w:eastAsiaTheme="minorEastAsia" w:hAnsiTheme="minorHAnsi" w:cstheme="minorBidi"/>
          <w:kern w:val="2"/>
          <w:szCs w:val="24"/>
          <w14:ligatures w14:val="standardContextual"/>
        </w:rPr>
      </w:pPr>
      <w:r>
        <w:t>4.3.1</w:t>
      </w:r>
      <w:r>
        <w:rPr>
          <w:rFonts w:asciiTheme="minorHAnsi" w:eastAsiaTheme="minorEastAsia" w:hAnsiTheme="minorHAnsi" w:cstheme="minorBidi"/>
          <w:kern w:val="2"/>
          <w:szCs w:val="24"/>
          <w14:ligatures w14:val="standardContextual"/>
        </w:rPr>
        <w:tab/>
      </w:r>
      <w:r>
        <w:t>Treiber der Dynamiktypen</w:t>
      </w:r>
      <w:r>
        <w:tab/>
      </w:r>
      <w:r>
        <w:fldChar w:fldCharType="begin"/>
      </w:r>
      <w:r>
        <w:instrText xml:space="preserve"> PAGEREF _Toc230281194 \h </w:instrText>
      </w:r>
      <w:r>
        <w:fldChar w:fldCharType="separate"/>
      </w:r>
      <w:r>
        <w:t>52</w:t>
      </w:r>
      <w:r>
        <w:fldChar w:fldCharType="end"/>
      </w:r>
    </w:p>
    <w:p w14:paraId="67423A5C" w14:textId="0E80CDFC" w:rsidR="00B46AFB" w:rsidRDefault="00B46AFB">
      <w:pPr>
        <w:pStyle w:val="Verzeichnis3"/>
        <w:rPr>
          <w:rFonts w:asciiTheme="minorHAnsi" w:eastAsiaTheme="minorEastAsia" w:hAnsiTheme="minorHAnsi" w:cstheme="minorBidi"/>
          <w:kern w:val="2"/>
          <w:szCs w:val="24"/>
          <w14:ligatures w14:val="standardContextual"/>
        </w:rPr>
      </w:pPr>
      <w:r>
        <w:t>4.3.2</w:t>
      </w:r>
      <w:r>
        <w:rPr>
          <w:rFonts w:asciiTheme="minorHAnsi" w:eastAsiaTheme="minorEastAsia" w:hAnsiTheme="minorHAnsi" w:cstheme="minorBidi"/>
          <w:kern w:val="2"/>
          <w:szCs w:val="24"/>
          <w14:ligatures w14:val="standardContextual"/>
        </w:rPr>
        <w:tab/>
      </w:r>
      <w:r>
        <w:t>Mechanismen zwischen Kennzahlen</w:t>
      </w:r>
      <w:r>
        <w:tab/>
      </w:r>
      <w:r>
        <w:fldChar w:fldCharType="begin"/>
      </w:r>
      <w:r>
        <w:instrText xml:space="preserve"> PAGEREF _Toc230281195 \h </w:instrText>
      </w:r>
      <w:r>
        <w:fldChar w:fldCharType="separate"/>
      </w:r>
      <w:r>
        <w:t>54</w:t>
      </w:r>
      <w:r>
        <w:fldChar w:fldCharType="end"/>
      </w:r>
    </w:p>
    <w:p w14:paraId="72C5B8A1" w14:textId="6AA32407" w:rsidR="00B46AFB" w:rsidRDefault="00B46AFB">
      <w:pPr>
        <w:pStyle w:val="Verzeichnis3"/>
        <w:rPr>
          <w:rFonts w:asciiTheme="minorHAnsi" w:eastAsiaTheme="minorEastAsia" w:hAnsiTheme="minorHAnsi" w:cstheme="minorBidi"/>
          <w:kern w:val="2"/>
          <w:szCs w:val="24"/>
          <w14:ligatures w14:val="standardContextual"/>
        </w:rPr>
      </w:pPr>
      <w:r>
        <w:t>4.3.3</w:t>
      </w:r>
      <w:r>
        <w:rPr>
          <w:rFonts w:asciiTheme="minorHAnsi" w:eastAsiaTheme="minorEastAsia" w:hAnsiTheme="minorHAnsi" w:cstheme="minorBidi"/>
          <w:kern w:val="2"/>
          <w:szCs w:val="24"/>
          <w14:ligatures w14:val="standardContextual"/>
        </w:rPr>
        <w:tab/>
      </w:r>
      <w:r>
        <w:t>Zusammenfassung der Interpretation der Sektoren</w:t>
      </w:r>
      <w:r>
        <w:tab/>
      </w:r>
      <w:r>
        <w:fldChar w:fldCharType="begin"/>
      </w:r>
      <w:r>
        <w:instrText xml:space="preserve"> PAGEREF _Toc230281196 \h </w:instrText>
      </w:r>
      <w:r>
        <w:fldChar w:fldCharType="separate"/>
      </w:r>
      <w:r>
        <w:t>57</w:t>
      </w:r>
      <w:r>
        <w:fldChar w:fldCharType="end"/>
      </w:r>
    </w:p>
    <w:p w14:paraId="2648F732" w14:textId="085043C2" w:rsidR="00B46AFB" w:rsidRDefault="00B46AFB">
      <w:pPr>
        <w:pStyle w:val="Verzeichnis1"/>
        <w:rPr>
          <w:rFonts w:asciiTheme="minorHAnsi" w:eastAsiaTheme="minorEastAsia" w:hAnsiTheme="minorHAnsi" w:cstheme="minorBidi"/>
          <w:b w:val="0"/>
          <w:kern w:val="2"/>
          <w:szCs w:val="24"/>
          <w14:ligatures w14:val="standardContextual"/>
        </w:rPr>
      </w:pPr>
      <w:r>
        <w:t>5</w:t>
      </w:r>
      <w:r>
        <w:rPr>
          <w:rFonts w:asciiTheme="minorHAnsi" w:eastAsiaTheme="minorEastAsia" w:hAnsiTheme="minorHAnsi" w:cstheme="minorBidi"/>
          <w:b w:val="0"/>
          <w:kern w:val="2"/>
          <w:szCs w:val="24"/>
          <w14:ligatures w14:val="standardContextual"/>
        </w:rPr>
        <w:tab/>
      </w:r>
      <w:r>
        <w:t>Ergebnisse Forschungsfrage 2: Interdependenzen und zeitliche Dynamik</w:t>
      </w:r>
      <w:r>
        <w:tab/>
      </w:r>
      <w:r>
        <w:fldChar w:fldCharType="begin"/>
      </w:r>
      <w:r>
        <w:instrText xml:space="preserve"> PAGEREF _Toc230281197 \h </w:instrText>
      </w:r>
      <w:r>
        <w:fldChar w:fldCharType="separate"/>
      </w:r>
      <w:r>
        <w:t>60</w:t>
      </w:r>
      <w:r>
        <w:fldChar w:fldCharType="end"/>
      </w:r>
    </w:p>
    <w:p w14:paraId="583FF2A2" w14:textId="72A747D8" w:rsidR="00B46AFB" w:rsidRDefault="00B46AFB">
      <w:pPr>
        <w:pStyle w:val="Verzeichnis2"/>
        <w:rPr>
          <w:rFonts w:asciiTheme="minorHAnsi" w:eastAsiaTheme="minorEastAsia" w:hAnsiTheme="minorHAnsi" w:cstheme="minorBidi"/>
          <w:kern w:val="2"/>
          <w:szCs w:val="24"/>
          <w14:ligatures w14:val="standardContextual"/>
        </w:rPr>
      </w:pPr>
      <w:r>
        <w:t>5.1</w:t>
      </w:r>
      <w:r>
        <w:rPr>
          <w:rFonts w:asciiTheme="minorHAnsi" w:eastAsiaTheme="minorEastAsia" w:hAnsiTheme="minorHAnsi" w:cstheme="minorBidi"/>
          <w:kern w:val="2"/>
          <w:szCs w:val="24"/>
          <w14:ligatures w14:val="standardContextual"/>
        </w:rPr>
        <w:tab/>
      </w:r>
      <w:r>
        <w:t>Querschnittliche Interdependenz</w:t>
      </w:r>
      <w:r>
        <w:tab/>
      </w:r>
      <w:r>
        <w:fldChar w:fldCharType="begin"/>
      </w:r>
      <w:r>
        <w:instrText xml:space="preserve"> PAGEREF _Toc230281198 \h </w:instrText>
      </w:r>
      <w:r>
        <w:fldChar w:fldCharType="separate"/>
      </w:r>
      <w:r>
        <w:t>60</w:t>
      </w:r>
      <w:r>
        <w:fldChar w:fldCharType="end"/>
      </w:r>
    </w:p>
    <w:p w14:paraId="284C16E8" w14:textId="32241695" w:rsidR="00B46AFB" w:rsidRDefault="00B46AFB">
      <w:pPr>
        <w:pStyle w:val="Verzeichnis3"/>
        <w:rPr>
          <w:rFonts w:asciiTheme="minorHAnsi" w:eastAsiaTheme="minorEastAsia" w:hAnsiTheme="minorHAnsi" w:cstheme="minorBidi"/>
          <w:kern w:val="2"/>
          <w:szCs w:val="24"/>
          <w14:ligatures w14:val="standardContextual"/>
        </w:rPr>
      </w:pPr>
      <w:r>
        <w:t>5.1.1</w:t>
      </w:r>
      <w:r>
        <w:rPr>
          <w:rFonts w:asciiTheme="minorHAnsi" w:eastAsiaTheme="minorEastAsia" w:hAnsiTheme="minorHAnsi" w:cstheme="minorBidi"/>
          <w:kern w:val="2"/>
          <w:szCs w:val="24"/>
          <w14:ligatures w14:val="standardContextual"/>
        </w:rPr>
        <w:tab/>
      </w:r>
      <w:r>
        <w:t>Methodik der Querschnittsanalyse</w:t>
      </w:r>
      <w:r>
        <w:tab/>
      </w:r>
      <w:r>
        <w:fldChar w:fldCharType="begin"/>
      </w:r>
      <w:r>
        <w:instrText xml:space="preserve"> PAGEREF _Toc230281199 \h </w:instrText>
      </w:r>
      <w:r>
        <w:fldChar w:fldCharType="separate"/>
      </w:r>
      <w:r>
        <w:t>60</w:t>
      </w:r>
      <w:r>
        <w:fldChar w:fldCharType="end"/>
      </w:r>
    </w:p>
    <w:p w14:paraId="0A1784E5" w14:textId="17C56E1C" w:rsidR="00B46AFB" w:rsidRDefault="00B46AFB">
      <w:pPr>
        <w:pStyle w:val="Verzeichnis3"/>
        <w:rPr>
          <w:rFonts w:asciiTheme="minorHAnsi" w:eastAsiaTheme="minorEastAsia" w:hAnsiTheme="minorHAnsi" w:cstheme="minorBidi"/>
          <w:kern w:val="2"/>
          <w:szCs w:val="24"/>
          <w14:ligatures w14:val="standardContextual"/>
        </w:rPr>
      </w:pPr>
      <w:r>
        <w:t>5.1.2</w:t>
      </w:r>
      <w:r>
        <w:rPr>
          <w:rFonts w:asciiTheme="minorHAnsi" w:eastAsiaTheme="minorEastAsia" w:hAnsiTheme="minorHAnsi" w:cstheme="minorBidi"/>
          <w:kern w:val="2"/>
          <w:szCs w:val="24"/>
          <w14:ligatures w14:val="standardContextual"/>
        </w:rPr>
        <w:tab/>
      </w:r>
      <w:r>
        <w:t xml:space="preserve">Die </w:t>
      </w:r>
      <w:r w:rsidRPr="001305EA">
        <w:rPr>
          <w:rFonts w:ascii="Symbol" w:hAnsi="Symbol"/>
          <w:i/>
          <w:iCs/>
        </w:rPr>
        <w:t></w:t>
      </w:r>
      <w:r>
        <w:t>-Korrelationsmatrix</w:t>
      </w:r>
      <w:r>
        <w:tab/>
      </w:r>
      <w:r>
        <w:fldChar w:fldCharType="begin"/>
      </w:r>
      <w:r>
        <w:instrText xml:space="preserve"> PAGEREF _Toc230281200 \h </w:instrText>
      </w:r>
      <w:r>
        <w:fldChar w:fldCharType="separate"/>
      </w:r>
      <w:r>
        <w:t>62</w:t>
      </w:r>
      <w:r>
        <w:fldChar w:fldCharType="end"/>
      </w:r>
    </w:p>
    <w:p w14:paraId="43520B06" w14:textId="742676F1" w:rsidR="00B46AFB" w:rsidRDefault="00B46AFB">
      <w:pPr>
        <w:pStyle w:val="Verzeichnis3"/>
        <w:rPr>
          <w:rFonts w:asciiTheme="minorHAnsi" w:eastAsiaTheme="minorEastAsia" w:hAnsiTheme="minorHAnsi" w:cstheme="minorBidi"/>
          <w:kern w:val="2"/>
          <w:szCs w:val="24"/>
          <w14:ligatures w14:val="standardContextual"/>
        </w:rPr>
      </w:pPr>
      <w:r>
        <w:t>5.1.3</w:t>
      </w:r>
      <w:r>
        <w:rPr>
          <w:rFonts w:asciiTheme="minorHAnsi" w:eastAsiaTheme="minorEastAsia" w:hAnsiTheme="minorHAnsi" w:cstheme="minorBidi"/>
          <w:kern w:val="2"/>
          <w:szCs w:val="24"/>
          <w14:ligatures w14:val="standardContextual"/>
        </w:rPr>
        <w:tab/>
      </w:r>
      <w:r>
        <w:t xml:space="preserve">Die </w:t>
      </w:r>
      <w:r w:rsidRPr="001305EA">
        <w:rPr>
          <w:rFonts w:ascii="Symbol" w:hAnsi="Symbol"/>
          <w:i/>
          <w:iCs/>
        </w:rPr>
        <w:t></w:t>
      </w:r>
      <w:r>
        <w:t>-Korrelationsmatrix</w:t>
      </w:r>
      <w:r>
        <w:tab/>
      </w:r>
      <w:r>
        <w:fldChar w:fldCharType="begin"/>
      </w:r>
      <w:r>
        <w:instrText xml:space="preserve"> PAGEREF _Toc230281201 \h </w:instrText>
      </w:r>
      <w:r>
        <w:fldChar w:fldCharType="separate"/>
      </w:r>
      <w:r>
        <w:t>64</w:t>
      </w:r>
      <w:r>
        <w:fldChar w:fldCharType="end"/>
      </w:r>
    </w:p>
    <w:p w14:paraId="3D7DCA1C" w14:textId="681007E4" w:rsidR="00B46AFB" w:rsidRDefault="00B46AFB">
      <w:pPr>
        <w:pStyle w:val="Verzeichnis3"/>
        <w:rPr>
          <w:rFonts w:asciiTheme="minorHAnsi" w:eastAsiaTheme="minorEastAsia" w:hAnsiTheme="minorHAnsi" w:cstheme="minorBidi"/>
          <w:kern w:val="2"/>
          <w:szCs w:val="24"/>
          <w14:ligatures w14:val="standardContextual"/>
        </w:rPr>
      </w:pPr>
      <w:r>
        <w:t>5.1.4</w:t>
      </w:r>
      <w:r>
        <w:rPr>
          <w:rFonts w:asciiTheme="minorHAnsi" w:eastAsiaTheme="minorEastAsia" w:hAnsiTheme="minorHAnsi" w:cstheme="minorBidi"/>
          <w:kern w:val="2"/>
          <w:szCs w:val="24"/>
          <w14:ligatures w14:val="standardContextual"/>
        </w:rPr>
        <w:tab/>
      </w:r>
      <w:r w:rsidRPr="001305EA">
        <w:rPr>
          <w:rFonts w:ascii="Symbol" w:hAnsi="Symbol"/>
          <w:i/>
          <w:iCs/>
        </w:rPr>
        <w:t></w:t>
      </w:r>
      <w:r w:rsidRPr="001305EA">
        <w:rPr>
          <w:rFonts w:asciiTheme="minorBidi" w:hAnsiTheme="minorBidi" w:cstheme="minorBidi"/>
        </w:rPr>
        <w:t xml:space="preserve"> </w:t>
      </w:r>
      <w:r>
        <w:t xml:space="preserve">versus </w:t>
      </w:r>
      <w:r w:rsidRPr="001305EA">
        <w:rPr>
          <w:rFonts w:ascii="Symbol" w:hAnsi="Symbol"/>
          <w:i/>
          <w:iCs/>
        </w:rPr>
        <w:t></w:t>
      </w:r>
      <w:r>
        <w:t>: Zwei Informationsdimensionen</w:t>
      </w:r>
      <w:r>
        <w:tab/>
      </w:r>
      <w:r>
        <w:fldChar w:fldCharType="begin"/>
      </w:r>
      <w:r>
        <w:instrText xml:space="preserve"> PAGEREF _Toc230281202 \h </w:instrText>
      </w:r>
      <w:r>
        <w:fldChar w:fldCharType="separate"/>
      </w:r>
      <w:r>
        <w:t>65</w:t>
      </w:r>
      <w:r>
        <w:fldChar w:fldCharType="end"/>
      </w:r>
    </w:p>
    <w:p w14:paraId="1DBF615A" w14:textId="39821110" w:rsidR="00B46AFB" w:rsidRDefault="00B46AFB">
      <w:pPr>
        <w:pStyle w:val="Verzeichnis3"/>
        <w:rPr>
          <w:rFonts w:asciiTheme="minorHAnsi" w:eastAsiaTheme="minorEastAsia" w:hAnsiTheme="minorHAnsi" w:cstheme="minorBidi"/>
          <w:kern w:val="2"/>
          <w:szCs w:val="24"/>
          <w14:ligatures w14:val="standardContextual"/>
        </w:rPr>
      </w:pPr>
      <w:r>
        <w:t>5.1.5</w:t>
      </w:r>
      <w:r>
        <w:rPr>
          <w:rFonts w:asciiTheme="minorHAnsi" w:eastAsiaTheme="minorEastAsia" w:hAnsiTheme="minorHAnsi" w:cstheme="minorBidi"/>
          <w:kern w:val="2"/>
          <w:szCs w:val="24"/>
          <w14:ligatures w14:val="standardContextual"/>
        </w:rPr>
        <w:tab/>
      </w:r>
      <w:r>
        <w:t>Lead-Lag-Analyse der Kennzahl-Innovationen</w:t>
      </w:r>
      <w:r>
        <w:tab/>
      </w:r>
      <w:r>
        <w:fldChar w:fldCharType="begin"/>
      </w:r>
      <w:r>
        <w:instrText xml:space="preserve"> PAGEREF _Toc230281203 \h </w:instrText>
      </w:r>
      <w:r>
        <w:fldChar w:fldCharType="separate"/>
      </w:r>
      <w:r>
        <w:t>66</w:t>
      </w:r>
      <w:r>
        <w:fldChar w:fldCharType="end"/>
      </w:r>
    </w:p>
    <w:p w14:paraId="5206709E" w14:textId="0EC49F35" w:rsidR="00B46AFB" w:rsidRDefault="00B46AFB">
      <w:pPr>
        <w:pStyle w:val="Verzeichnis2"/>
        <w:rPr>
          <w:rFonts w:asciiTheme="minorHAnsi" w:eastAsiaTheme="minorEastAsia" w:hAnsiTheme="minorHAnsi" w:cstheme="minorBidi"/>
          <w:kern w:val="2"/>
          <w:szCs w:val="24"/>
          <w14:ligatures w14:val="standardContextual"/>
        </w:rPr>
      </w:pPr>
      <w:r>
        <w:t>5.2</w:t>
      </w:r>
      <w:r>
        <w:rPr>
          <w:rFonts w:asciiTheme="minorHAnsi" w:eastAsiaTheme="minorEastAsia" w:hAnsiTheme="minorHAnsi" w:cstheme="minorBidi"/>
          <w:kern w:val="2"/>
          <w:szCs w:val="24"/>
          <w14:ligatures w14:val="standardContextual"/>
        </w:rPr>
        <w:tab/>
      </w:r>
      <w:r>
        <w:t>Zeitliche Dynamik: Aggregat-Trends und Event-Analyse</w:t>
      </w:r>
      <w:r>
        <w:tab/>
      </w:r>
      <w:r>
        <w:fldChar w:fldCharType="begin"/>
      </w:r>
      <w:r>
        <w:instrText xml:space="preserve"> PAGEREF _Toc230281204 \h </w:instrText>
      </w:r>
      <w:r>
        <w:fldChar w:fldCharType="separate"/>
      </w:r>
      <w:r>
        <w:t>68</w:t>
      </w:r>
      <w:r>
        <w:fldChar w:fldCharType="end"/>
      </w:r>
    </w:p>
    <w:p w14:paraId="5C1B3CB5" w14:textId="64D581D4" w:rsidR="00B46AFB" w:rsidRDefault="00B46AFB">
      <w:pPr>
        <w:pStyle w:val="Verzeichnis3"/>
        <w:rPr>
          <w:rFonts w:asciiTheme="minorHAnsi" w:eastAsiaTheme="minorEastAsia" w:hAnsiTheme="minorHAnsi" w:cstheme="minorBidi"/>
          <w:kern w:val="2"/>
          <w:szCs w:val="24"/>
          <w14:ligatures w14:val="standardContextual"/>
        </w:rPr>
      </w:pPr>
      <w:r>
        <w:t>5.2.1</w:t>
      </w:r>
      <w:r>
        <w:rPr>
          <w:rFonts w:asciiTheme="minorHAnsi" w:eastAsiaTheme="minorEastAsia" w:hAnsiTheme="minorHAnsi" w:cstheme="minorBidi"/>
          <w:kern w:val="2"/>
          <w:szCs w:val="24"/>
          <w14:ligatures w14:val="standardContextual"/>
        </w:rPr>
        <w:tab/>
      </w:r>
      <w:r>
        <w:t>Peak-Window-Identifikation und identifizierte Krisenphasen</w:t>
      </w:r>
      <w:r>
        <w:tab/>
      </w:r>
      <w:r>
        <w:fldChar w:fldCharType="begin"/>
      </w:r>
      <w:r>
        <w:instrText xml:space="preserve"> PAGEREF _Toc230281205 \h </w:instrText>
      </w:r>
      <w:r>
        <w:fldChar w:fldCharType="separate"/>
      </w:r>
      <w:r>
        <w:t>68</w:t>
      </w:r>
      <w:r>
        <w:fldChar w:fldCharType="end"/>
      </w:r>
    </w:p>
    <w:p w14:paraId="1BF4C765" w14:textId="26B03B79" w:rsidR="00B46AFB" w:rsidRDefault="00B46AFB">
      <w:pPr>
        <w:pStyle w:val="Verzeichnis3"/>
        <w:rPr>
          <w:rFonts w:asciiTheme="minorHAnsi" w:eastAsiaTheme="minorEastAsia" w:hAnsiTheme="minorHAnsi" w:cstheme="minorBidi"/>
          <w:kern w:val="2"/>
          <w:szCs w:val="24"/>
          <w14:ligatures w14:val="standardContextual"/>
        </w:rPr>
      </w:pPr>
      <w:r>
        <w:t>5.2.2</w:t>
      </w:r>
      <w:r>
        <w:rPr>
          <w:rFonts w:asciiTheme="minorHAnsi" w:eastAsiaTheme="minorEastAsia" w:hAnsiTheme="minorHAnsi" w:cstheme="minorBidi"/>
          <w:kern w:val="2"/>
          <w:szCs w:val="24"/>
          <w14:ligatures w14:val="standardContextual"/>
        </w:rPr>
        <w:tab/>
      </w:r>
      <w:r>
        <w:t>Drift der Kennzahl-Niveaus pro Sektor</w:t>
      </w:r>
      <w:r>
        <w:tab/>
      </w:r>
      <w:r>
        <w:fldChar w:fldCharType="begin"/>
      </w:r>
      <w:r>
        <w:instrText xml:space="preserve"> PAGEREF _Toc230281206 \h </w:instrText>
      </w:r>
      <w:r>
        <w:fldChar w:fldCharType="separate"/>
      </w:r>
      <w:r>
        <w:t>70</w:t>
      </w:r>
      <w:r>
        <w:fldChar w:fldCharType="end"/>
      </w:r>
    </w:p>
    <w:p w14:paraId="189226CA" w14:textId="0A5AA24F" w:rsidR="00B46AFB" w:rsidRDefault="00B46AFB">
      <w:pPr>
        <w:pStyle w:val="Verzeichnis3"/>
        <w:rPr>
          <w:rFonts w:asciiTheme="minorHAnsi" w:eastAsiaTheme="minorEastAsia" w:hAnsiTheme="minorHAnsi" w:cstheme="minorBidi"/>
          <w:kern w:val="2"/>
          <w:szCs w:val="24"/>
          <w14:ligatures w14:val="standardContextual"/>
        </w:rPr>
      </w:pPr>
      <w:r>
        <w:t>5.2.3</w:t>
      </w:r>
      <w:r>
        <w:rPr>
          <w:rFonts w:asciiTheme="minorHAnsi" w:eastAsiaTheme="minorEastAsia" w:hAnsiTheme="minorHAnsi" w:cstheme="minorBidi"/>
          <w:kern w:val="2"/>
          <w:szCs w:val="24"/>
          <w14:ligatures w14:val="standardContextual"/>
        </w:rPr>
        <w:tab/>
      </w:r>
      <w:r>
        <w:t>Quadranten-Reaktionen auf Events</w:t>
      </w:r>
      <w:r>
        <w:tab/>
      </w:r>
      <w:r>
        <w:fldChar w:fldCharType="begin"/>
      </w:r>
      <w:r>
        <w:instrText xml:space="preserve"> PAGEREF _Toc230281207 \h </w:instrText>
      </w:r>
      <w:r>
        <w:fldChar w:fldCharType="separate"/>
      </w:r>
      <w:r>
        <w:t>79</w:t>
      </w:r>
      <w:r>
        <w:fldChar w:fldCharType="end"/>
      </w:r>
    </w:p>
    <w:p w14:paraId="39E6D698" w14:textId="01BE12B2" w:rsidR="00B46AFB" w:rsidRDefault="00B46AFB">
      <w:pPr>
        <w:pStyle w:val="Verzeichnis3"/>
        <w:rPr>
          <w:rFonts w:asciiTheme="minorHAnsi" w:eastAsiaTheme="minorEastAsia" w:hAnsiTheme="minorHAnsi" w:cstheme="minorBidi"/>
          <w:kern w:val="2"/>
          <w:szCs w:val="24"/>
          <w14:ligatures w14:val="standardContextual"/>
        </w:rPr>
      </w:pPr>
      <w:r>
        <w:t>5.2.4</w:t>
      </w:r>
      <w:r>
        <w:rPr>
          <w:rFonts w:asciiTheme="minorHAnsi" w:eastAsiaTheme="minorEastAsia" w:hAnsiTheme="minorHAnsi" w:cstheme="minorBidi"/>
          <w:kern w:val="2"/>
          <w:szCs w:val="24"/>
          <w14:ligatures w14:val="standardContextual"/>
        </w:rPr>
        <w:tab/>
      </w:r>
      <w:r>
        <w:t>Cross-Kennzahl-Reaktionsmuster</w:t>
      </w:r>
      <w:r>
        <w:tab/>
      </w:r>
      <w:r>
        <w:fldChar w:fldCharType="begin"/>
      </w:r>
      <w:r>
        <w:instrText xml:space="preserve"> PAGEREF _Toc230281208 \h </w:instrText>
      </w:r>
      <w:r>
        <w:fldChar w:fldCharType="separate"/>
      </w:r>
      <w:r>
        <w:t>80</w:t>
      </w:r>
      <w:r>
        <w:fldChar w:fldCharType="end"/>
      </w:r>
    </w:p>
    <w:p w14:paraId="67C35C6F" w14:textId="6DD053A6" w:rsidR="00B46AFB" w:rsidRDefault="00B46AFB">
      <w:pPr>
        <w:pStyle w:val="Verzeichnis3"/>
        <w:rPr>
          <w:rFonts w:asciiTheme="minorHAnsi" w:eastAsiaTheme="minorEastAsia" w:hAnsiTheme="minorHAnsi" w:cstheme="minorBidi"/>
          <w:kern w:val="2"/>
          <w:szCs w:val="24"/>
          <w14:ligatures w14:val="standardContextual"/>
        </w:rPr>
      </w:pPr>
      <w:r>
        <w:t>5.2.5</w:t>
      </w:r>
      <w:r>
        <w:rPr>
          <w:rFonts w:asciiTheme="minorHAnsi" w:eastAsiaTheme="minorEastAsia" w:hAnsiTheme="minorHAnsi" w:cstheme="minorBidi"/>
          <w:kern w:val="2"/>
          <w:szCs w:val="24"/>
          <w14:ligatures w14:val="standardContextual"/>
        </w:rPr>
        <w:tab/>
      </w:r>
      <w:r>
        <w:t>Event-Heterogenität nach Sektor</w:t>
      </w:r>
      <w:r>
        <w:tab/>
      </w:r>
      <w:r>
        <w:fldChar w:fldCharType="begin"/>
      </w:r>
      <w:r>
        <w:instrText xml:space="preserve"> PAGEREF _Toc230281209 \h </w:instrText>
      </w:r>
      <w:r>
        <w:fldChar w:fldCharType="separate"/>
      </w:r>
      <w:r>
        <w:t>81</w:t>
      </w:r>
      <w:r>
        <w:fldChar w:fldCharType="end"/>
      </w:r>
    </w:p>
    <w:p w14:paraId="4CBDF8A6" w14:textId="09991C60" w:rsidR="00B46AFB" w:rsidRDefault="00B46AFB">
      <w:pPr>
        <w:pStyle w:val="Verzeichnis1"/>
        <w:rPr>
          <w:rFonts w:asciiTheme="minorHAnsi" w:eastAsiaTheme="minorEastAsia" w:hAnsiTheme="minorHAnsi" w:cstheme="minorBidi"/>
          <w:b w:val="0"/>
          <w:kern w:val="2"/>
          <w:szCs w:val="24"/>
          <w14:ligatures w14:val="standardContextual"/>
        </w:rPr>
      </w:pPr>
      <w:r>
        <w:t>6</w:t>
      </w:r>
      <w:r>
        <w:rPr>
          <w:rFonts w:asciiTheme="minorHAnsi" w:eastAsiaTheme="minorEastAsia" w:hAnsiTheme="minorHAnsi" w:cstheme="minorBidi"/>
          <w:b w:val="0"/>
          <w:kern w:val="2"/>
          <w:szCs w:val="24"/>
          <w14:ligatures w14:val="standardContextual"/>
        </w:rPr>
        <w:tab/>
      </w:r>
      <w:r>
        <w:t>Ergebnisse Forschungsfrage 3: Dynamiktypen und Unternehmensmerkmale</w:t>
      </w:r>
      <w:r>
        <w:tab/>
      </w:r>
      <w:r>
        <w:fldChar w:fldCharType="begin"/>
      </w:r>
      <w:r>
        <w:instrText xml:space="preserve"> PAGEREF _Toc230281210 \h </w:instrText>
      </w:r>
      <w:r>
        <w:fldChar w:fldCharType="separate"/>
      </w:r>
      <w:r>
        <w:t>83</w:t>
      </w:r>
      <w:r>
        <w:fldChar w:fldCharType="end"/>
      </w:r>
    </w:p>
    <w:p w14:paraId="2EF8C87B" w14:textId="6F159401" w:rsidR="00B46AFB" w:rsidRDefault="00B46AFB">
      <w:pPr>
        <w:pStyle w:val="Verzeichnis2"/>
        <w:rPr>
          <w:rFonts w:asciiTheme="minorHAnsi" w:eastAsiaTheme="minorEastAsia" w:hAnsiTheme="minorHAnsi" w:cstheme="minorBidi"/>
          <w:kern w:val="2"/>
          <w:szCs w:val="24"/>
          <w14:ligatures w14:val="standardContextual"/>
        </w:rPr>
      </w:pPr>
      <w:r>
        <w:t>6.1</w:t>
      </w:r>
      <w:r>
        <w:rPr>
          <w:rFonts w:asciiTheme="minorHAnsi" w:eastAsiaTheme="minorEastAsia" w:hAnsiTheme="minorHAnsi" w:cstheme="minorBidi"/>
          <w:kern w:val="2"/>
          <w:szCs w:val="24"/>
          <w14:ligatures w14:val="standardContextual"/>
        </w:rPr>
        <w:tab/>
      </w:r>
      <w:r>
        <w:t>Bivariate Analyse: Fundamentale Unternehmenscharakte-ristika</w:t>
      </w:r>
      <w:r>
        <w:tab/>
      </w:r>
      <w:r>
        <w:fldChar w:fldCharType="begin"/>
      </w:r>
      <w:r>
        <w:instrText xml:space="preserve"> PAGEREF _Toc230281211 \h </w:instrText>
      </w:r>
      <w:r>
        <w:fldChar w:fldCharType="separate"/>
      </w:r>
      <w:r>
        <w:t>83</w:t>
      </w:r>
      <w:r>
        <w:fldChar w:fldCharType="end"/>
      </w:r>
    </w:p>
    <w:p w14:paraId="192FD7CD" w14:textId="72C8A52E" w:rsidR="00B46AFB" w:rsidRDefault="00B46AFB">
      <w:pPr>
        <w:pStyle w:val="Verzeichnis3"/>
        <w:rPr>
          <w:rFonts w:asciiTheme="minorHAnsi" w:eastAsiaTheme="minorEastAsia" w:hAnsiTheme="minorHAnsi" w:cstheme="minorBidi"/>
          <w:kern w:val="2"/>
          <w:szCs w:val="24"/>
          <w14:ligatures w14:val="standardContextual"/>
        </w:rPr>
      </w:pPr>
      <w:r>
        <w:t>6.1.1</w:t>
      </w:r>
      <w:r>
        <w:rPr>
          <w:rFonts w:asciiTheme="minorHAnsi" w:eastAsiaTheme="minorEastAsia" w:hAnsiTheme="minorHAnsi" w:cstheme="minorBidi"/>
          <w:kern w:val="2"/>
          <w:szCs w:val="24"/>
          <w14:ligatures w14:val="standardContextual"/>
        </w:rPr>
        <w:tab/>
      </w:r>
      <w:r>
        <w:t>Dimension und Kapazität</w:t>
      </w:r>
      <w:r>
        <w:tab/>
      </w:r>
      <w:r>
        <w:fldChar w:fldCharType="begin"/>
      </w:r>
      <w:r>
        <w:instrText xml:space="preserve"> PAGEREF _Toc230281212 \h </w:instrText>
      </w:r>
      <w:r>
        <w:fldChar w:fldCharType="separate"/>
      </w:r>
      <w:r>
        <w:t>84</w:t>
      </w:r>
      <w:r>
        <w:fldChar w:fldCharType="end"/>
      </w:r>
    </w:p>
    <w:p w14:paraId="5B768107" w14:textId="420C5EC9" w:rsidR="00B46AFB" w:rsidRDefault="00B46AFB">
      <w:pPr>
        <w:pStyle w:val="Verzeichnis3"/>
        <w:rPr>
          <w:rFonts w:asciiTheme="minorHAnsi" w:eastAsiaTheme="minorEastAsia" w:hAnsiTheme="minorHAnsi" w:cstheme="minorBidi"/>
          <w:kern w:val="2"/>
          <w:szCs w:val="24"/>
          <w14:ligatures w14:val="standardContextual"/>
        </w:rPr>
      </w:pPr>
      <w:r>
        <w:t>6.1.2</w:t>
      </w:r>
      <w:r>
        <w:rPr>
          <w:rFonts w:asciiTheme="minorHAnsi" w:eastAsiaTheme="minorEastAsia" w:hAnsiTheme="minorHAnsi" w:cstheme="minorBidi"/>
          <w:kern w:val="2"/>
          <w:szCs w:val="24"/>
          <w14:ligatures w14:val="standardContextual"/>
        </w:rPr>
        <w:tab/>
      </w:r>
      <w:r>
        <w:t>Investitionsverhalten</w:t>
      </w:r>
      <w:r>
        <w:tab/>
      </w:r>
      <w:r>
        <w:fldChar w:fldCharType="begin"/>
      </w:r>
      <w:r>
        <w:instrText xml:space="preserve"> PAGEREF _Toc230281213 \h </w:instrText>
      </w:r>
      <w:r>
        <w:fldChar w:fldCharType="separate"/>
      </w:r>
      <w:r>
        <w:t>85</w:t>
      </w:r>
      <w:r>
        <w:fldChar w:fldCharType="end"/>
      </w:r>
    </w:p>
    <w:p w14:paraId="6C40D42A" w14:textId="7AA444DB" w:rsidR="00B46AFB" w:rsidRDefault="00B46AFB">
      <w:pPr>
        <w:pStyle w:val="Verzeichnis3"/>
        <w:rPr>
          <w:rFonts w:asciiTheme="minorHAnsi" w:eastAsiaTheme="minorEastAsia" w:hAnsiTheme="minorHAnsi" w:cstheme="minorBidi"/>
          <w:kern w:val="2"/>
          <w:szCs w:val="24"/>
          <w14:ligatures w14:val="standardContextual"/>
        </w:rPr>
      </w:pPr>
      <w:r>
        <w:t>6.1.3</w:t>
      </w:r>
      <w:r>
        <w:rPr>
          <w:rFonts w:asciiTheme="minorHAnsi" w:eastAsiaTheme="minorEastAsia" w:hAnsiTheme="minorHAnsi" w:cstheme="minorBidi"/>
          <w:kern w:val="2"/>
          <w:szCs w:val="24"/>
          <w14:ligatures w14:val="standardContextual"/>
        </w:rPr>
        <w:tab/>
      </w:r>
      <w:r>
        <w:t>Profitabilitäts-Niveau und Konvexität</w:t>
      </w:r>
      <w:r>
        <w:tab/>
      </w:r>
      <w:r>
        <w:fldChar w:fldCharType="begin"/>
      </w:r>
      <w:r>
        <w:instrText xml:space="preserve"> PAGEREF _Toc230281214 \h </w:instrText>
      </w:r>
      <w:r>
        <w:fldChar w:fldCharType="separate"/>
      </w:r>
      <w:r>
        <w:t>86</w:t>
      </w:r>
      <w:r>
        <w:fldChar w:fldCharType="end"/>
      </w:r>
    </w:p>
    <w:p w14:paraId="0E183B4F" w14:textId="156F96AD" w:rsidR="00B46AFB" w:rsidRDefault="00B46AFB">
      <w:pPr>
        <w:pStyle w:val="Verzeichnis3"/>
        <w:rPr>
          <w:rFonts w:asciiTheme="minorHAnsi" w:eastAsiaTheme="minorEastAsia" w:hAnsiTheme="minorHAnsi" w:cstheme="minorBidi"/>
          <w:kern w:val="2"/>
          <w:szCs w:val="24"/>
          <w14:ligatures w14:val="standardContextual"/>
        </w:rPr>
      </w:pPr>
      <w:r>
        <w:t>6.1.4</w:t>
      </w:r>
      <w:r>
        <w:rPr>
          <w:rFonts w:asciiTheme="minorHAnsi" w:eastAsiaTheme="minorEastAsia" w:hAnsiTheme="minorHAnsi" w:cstheme="minorBidi"/>
          <w:kern w:val="2"/>
          <w:szCs w:val="24"/>
          <w14:ligatures w14:val="standardContextual"/>
        </w:rPr>
        <w:tab/>
      </w:r>
      <w:r>
        <w:t>Ertragsqualität</w:t>
      </w:r>
      <w:r>
        <w:tab/>
      </w:r>
      <w:r>
        <w:fldChar w:fldCharType="begin"/>
      </w:r>
      <w:r>
        <w:instrText xml:space="preserve"> PAGEREF _Toc230281215 \h </w:instrText>
      </w:r>
      <w:r>
        <w:fldChar w:fldCharType="separate"/>
      </w:r>
      <w:r>
        <w:t>87</w:t>
      </w:r>
      <w:r>
        <w:fldChar w:fldCharType="end"/>
      </w:r>
    </w:p>
    <w:p w14:paraId="52A7F67A" w14:textId="54BD8201" w:rsidR="00B46AFB" w:rsidRDefault="00B46AFB">
      <w:pPr>
        <w:pStyle w:val="Verzeichnis2"/>
        <w:rPr>
          <w:rFonts w:asciiTheme="minorHAnsi" w:eastAsiaTheme="minorEastAsia" w:hAnsiTheme="minorHAnsi" w:cstheme="minorBidi"/>
          <w:kern w:val="2"/>
          <w:szCs w:val="24"/>
          <w14:ligatures w14:val="standardContextual"/>
        </w:rPr>
      </w:pPr>
      <w:r>
        <w:t>6.2</w:t>
      </w:r>
      <w:r>
        <w:rPr>
          <w:rFonts w:asciiTheme="minorHAnsi" w:eastAsiaTheme="minorEastAsia" w:hAnsiTheme="minorHAnsi" w:cstheme="minorBidi"/>
          <w:kern w:val="2"/>
          <w:szCs w:val="24"/>
          <w14:ligatures w14:val="standardContextual"/>
        </w:rPr>
        <w:tab/>
      </w:r>
      <w:r>
        <w:t>Sektor- und Regulierungs-Effekte</w:t>
      </w:r>
      <w:r>
        <w:tab/>
      </w:r>
      <w:r>
        <w:fldChar w:fldCharType="begin"/>
      </w:r>
      <w:r>
        <w:instrText xml:space="preserve"> PAGEREF _Toc230281216 \h </w:instrText>
      </w:r>
      <w:r>
        <w:fldChar w:fldCharType="separate"/>
      </w:r>
      <w:r>
        <w:t>88</w:t>
      </w:r>
      <w:r>
        <w:fldChar w:fldCharType="end"/>
      </w:r>
    </w:p>
    <w:p w14:paraId="10A789AE" w14:textId="4D78A437" w:rsidR="00B46AFB" w:rsidRDefault="00B46AFB">
      <w:pPr>
        <w:pStyle w:val="Verzeichnis3"/>
        <w:rPr>
          <w:rFonts w:asciiTheme="minorHAnsi" w:eastAsiaTheme="minorEastAsia" w:hAnsiTheme="minorHAnsi" w:cstheme="minorBidi"/>
          <w:kern w:val="2"/>
          <w:szCs w:val="24"/>
          <w14:ligatures w14:val="standardContextual"/>
        </w:rPr>
      </w:pPr>
      <w:r>
        <w:t>6.2.1</w:t>
      </w:r>
      <w:r>
        <w:rPr>
          <w:rFonts w:asciiTheme="minorHAnsi" w:eastAsiaTheme="minorEastAsia" w:hAnsiTheme="minorHAnsi" w:cstheme="minorBidi"/>
          <w:kern w:val="2"/>
          <w:szCs w:val="24"/>
          <w14:ligatures w14:val="standardContextual"/>
        </w:rPr>
        <w:tab/>
      </w:r>
      <w:r>
        <w:t>Inferenzstatistische Sektor-Effekte</w:t>
      </w:r>
      <w:r>
        <w:tab/>
      </w:r>
      <w:r>
        <w:fldChar w:fldCharType="begin"/>
      </w:r>
      <w:r>
        <w:instrText xml:space="preserve"> PAGEREF _Toc230281217 \h </w:instrText>
      </w:r>
      <w:r>
        <w:fldChar w:fldCharType="separate"/>
      </w:r>
      <w:r>
        <w:t>88</w:t>
      </w:r>
      <w:r>
        <w:fldChar w:fldCharType="end"/>
      </w:r>
    </w:p>
    <w:p w14:paraId="06598625" w14:textId="56510ED6" w:rsidR="00B46AFB" w:rsidRDefault="00B46AFB">
      <w:pPr>
        <w:pStyle w:val="Verzeichnis3"/>
        <w:rPr>
          <w:rFonts w:asciiTheme="minorHAnsi" w:eastAsiaTheme="minorEastAsia" w:hAnsiTheme="minorHAnsi" w:cstheme="minorBidi"/>
          <w:kern w:val="2"/>
          <w:szCs w:val="24"/>
          <w14:ligatures w14:val="standardContextual"/>
        </w:rPr>
      </w:pPr>
      <w:r>
        <w:t>6.2.2</w:t>
      </w:r>
      <w:r>
        <w:rPr>
          <w:rFonts w:asciiTheme="minorHAnsi" w:eastAsiaTheme="minorEastAsia" w:hAnsiTheme="minorHAnsi" w:cstheme="minorBidi"/>
          <w:kern w:val="2"/>
          <w:szCs w:val="24"/>
          <w14:ligatures w14:val="standardContextual"/>
        </w:rPr>
        <w:tab/>
      </w:r>
      <w:r>
        <w:t>Cluster-Falsifikation und Beispiel-Unternehmen</w:t>
      </w:r>
      <w:r>
        <w:tab/>
      </w:r>
      <w:r>
        <w:fldChar w:fldCharType="begin"/>
      </w:r>
      <w:r>
        <w:instrText xml:space="preserve"> PAGEREF _Toc230281218 \h </w:instrText>
      </w:r>
      <w:r>
        <w:fldChar w:fldCharType="separate"/>
      </w:r>
      <w:r>
        <w:t>89</w:t>
      </w:r>
      <w:r>
        <w:fldChar w:fldCharType="end"/>
      </w:r>
    </w:p>
    <w:p w14:paraId="337BFA2E" w14:textId="35F9EFA9" w:rsidR="00B46AFB" w:rsidRDefault="00B46AFB">
      <w:pPr>
        <w:pStyle w:val="Verzeichnis3"/>
        <w:rPr>
          <w:rFonts w:asciiTheme="minorHAnsi" w:eastAsiaTheme="minorEastAsia" w:hAnsiTheme="minorHAnsi" w:cstheme="minorBidi"/>
          <w:kern w:val="2"/>
          <w:szCs w:val="24"/>
          <w14:ligatures w14:val="standardContextual"/>
        </w:rPr>
      </w:pPr>
      <w:r>
        <w:t>6.2.3</w:t>
      </w:r>
      <w:r>
        <w:rPr>
          <w:rFonts w:asciiTheme="minorHAnsi" w:eastAsiaTheme="minorEastAsia" w:hAnsiTheme="minorHAnsi" w:cstheme="minorBidi"/>
          <w:kern w:val="2"/>
          <w:szCs w:val="24"/>
          <w14:ligatures w14:val="standardContextual"/>
        </w:rPr>
        <w:tab/>
      </w:r>
      <w:r>
        <w:t>Finanzdienstleister als Regulierungs-Kontrast</w:t>
      </w:r>
      <w:r>
        <w:tab/>
      </w:r>
      <w:r>
        <w:fldChar w:fldCharType="begin"/>
      </w:r>
      <w:r>
        <w:instrText xml:space="preserve"> PAGEREF _Toc230281219 \h </w:instrText>
      </w:r>
      <w:r>
        <w:fldChar w:fldCharType="separate"/>
      </w:r>
      <w:r>
        <w:t>92</w:t>
      </w:r>
      <w:r>
        <w:fldChar w:fldCharType="end"/>
      </w:r>
    </w:p>
    <w:p w14:paraId="36398E27" w14:textId="5ADBC942" w:rsidR="00B46AFB" w:rsidRDefault="00B46AFB">
      <w:pPr>
        <w:pStyle w:val="Verzeichnis2"/>
        <w:rPr>
          <w:rFonts w:asciiTheme="minorHAnsi" w:eastAsiaTheme="minorEastAsia" w:hAnsiTheme="minorHAnsi" w:cstheme="minorBidi"/>
          <w:kern w:val="2"/>
          <w:szCs w:val="24"/>
          <w14:ligatures w14:val="standardContextual"/>
        </w:rPr>
      </w:pPr>
      <w:r>
        <w:t>6.3</w:t>
      </w:r>
      <w:r>
        <w:rPr>
          <w:rFonts w:asciiTheme="minorHAnsi" w:eastAsiaTheme="minorEastAsia" w:hAnsiTheme="minorHAnsi" w:cstheme="minorBidi"/>
          <w:kern w:val="2"/>
          <w:szCs w:val="24"/>
          <w14:ligatures w14:val="standardContextual"/>
        </w:rPr>
        <w:tab/>
      </w:r>
      <w:r>
        <w:t>Multivariate Synthese</w:t>
      </w:r>
      <w:r>
        <w:tab/>
      </w:r>
      <w:r>
        <w:fldChar w:fldCharType="begin"/>
      </w:r>
      <w:r>
        <w:instrText xml:space="preserve"> PAGEREF _Toc230281220 \h </w:instrText>
      </w:r>
      <w:r>
        <w:fldChar w:fldCharType="separate"/>
      </w:r>
      <w:r>
        <w:t>94</w:t>
      </w:r>
      <w:r>
        <w:fldChar w:fldCharType="end"/>
      </w:r>
    </w:p>
    <w:p w14:paraId="590F4708" w14:textId="683B2681" w:rsidR="00B46AFB" w:rsidRDefault="00B46AFB">
      <w:pPr>
        <w:pStyle w:val="Verzeichnis1"/>
        <w:rPr>
          <w:rFonts w:asciiTheme="minorHAnsi" w:eastAsiaTheme="minorEastAsia" w:hAnsiTheme="minorHAnsi" w:cstheme="minorBidi"/>
          <w:b w:val="0"/>
          <w:kern w:val="2"/>
          <w:szCs w:val="24"/>
          <w14:ligatures w14:val="standardContextual"/>
        </w:rPr>
      </w:pPr>
      <w:r>
        <w:t>7</w:t>
      </w:r>
      <w:r>
        <w:rPr>
          <w:rFonts w:asciiTheme="minorHAnsi" w:eastAsiaTheme="minorEastAsia" w:hAnsiTheme="minorHAnsi" w:cstheme="minorBidi"/>
          <w:b w:val="0"/>
          <w:kern w:val="2"/>
          <w:szCs w:val="24"/>
          <w14:ligatures w14:val="standardContextual"/>
        </w:rPr>
        <w:tab/>
      </w:r>
      <w:r>
        <w:t>Zusammenfassung und Ausblick</w:t>
      </w:r>
      <w:r>
        <w:tab/>
      </w:r>
      <w:r>
        <w:fldChar w:fldCharType="begin"/>
      </w:r>
      <w:r>
        <w:instrText xml:space="preserve"> PAGEREF _Toc230281221 \h </w:instrText>
      </w:r>
      <w:r>
        <w:fldChar w:fldCharType="separate"/>
      </w:r>
      <w:r>
        <w:t>96</w:t>
      </w:r>
      <w:r>
        <w:fldChar w:fldCharType="end"/>
      </w:r>
    </w:p>
    <w:p w14:paraId="09EC8AE8" w14:textId="3A24E815" w:rsidR="00ED5FF6" w:rsidRPr="00ED5FF6" w:rsidRDefault="00053D09" w:rsidP="00ED5FF6">
      <w:r>
        <w:fldChar w:fldCharType="end"/>
      </w:r>
    </w:p>
    <w:p w14:paraId="6F92E8B3" w14:textId="0BFE9A01" w:rsidR="00284FA6" w:rsidRDefault="00284FA6" w:rsidP="00A842C8">
      <w:pPr>
        <w:pStyle w:val="ber1oN"/>
      </w:pPr>
      <w:bookmarkStart w:id="5" w:name="_Toc229481968"/>
      <w:bookmarkEnd w:id="4"/>
      <w:r>
        <w:lastRenderedPageBreak/>
        <w:t>Abbildungsverzeichnis</w:t>
      </w:r>
      <w:bookmarkEnd w:id="5"/>
    </w:p>
    <w:p w14:paraId="324C0961" w14:textId="0BDDE741" w:rsidR="00954A5B" w:rsidRDefault="00284FA6">
      <w:pPr>
        <w:pStyle w:val="Abbildungsverzeichnis"/>
        <w:rPr>
          <w:rFonts w:asciiTheme="minorHAnsi" w:eastAsiaTheme="minorEastAsia" w:hAnsiTheme="minorHAnsi" w:cstheme="minorBidi"/>
          <w:kern w:val="2"/>
          <w:szCs w:val="24"/>
          <w14:ligatures w14:val="standardContextual"/>
        </w:rPr>
      </w:pPr>
      <w:r>
        <w:fldChar w:fldCharType="begin"/>
      </w:r>
      <w:r>
        <w:instrText xml:space="preserve"> TOC \c "Abbildung" </w:instrText>
      </w:r>
      <w:r>
        <w:fldChar w:fldCharType="separate"/>
      </w:r>
      <w:r w:rsidR="00954A5B">
        <w:t>Abbildung 1:</w:t>
      </w:r>
      <w:r w:rsidR="00954A5B">
        <w:rPr>
          <w:rFonts w:asciiTheme="minorHAnsi" w:eastAsiaTheme="minorEastAsia" w:hAnsiTheme="minorHAnsi" w:cstheme="minorBidi"/>
          <w:kern w:val="2"/>
          <w:szCs w:val="24"/>
          <w14:ligatures w14:val="standardContextual"/>
        </w:rPr>
        <w:tab/>
      </w:r>
      <w:r w:rsidR="00954A5B">
        <w:t>Zeitreihe des EBIT von Walmart</w:t>
      </w:r>
      <w:r w:rsidR="00954A5B">
        <w:tab/>
      </w:r>
      <w:r w:rsidR="00954A5B">
        <w:fldChar w:fldCharType="begin"/>
      </w:r>
      <w:r w:rsidR="00954A5B">
        <w:instrText xml:space="preserve"> PAGEREF _Toc230279790 \h </w:instrText>
      </w:r>
      <w:r w:rsidR="00954A5B">
        <w:fldChar w:fldCharType="separate"/>
      </w:r>
      <w:r w:rsidR="00B46AFB">
        <w:t>1</w:t>
      </w:r>
      <w:r w:rsidR="00954A5B">
        <w:fldChar w:fldCharType="end"/>
      </w:r>
    </w:p>
    <w:p w14:paraId="2A10A887" w14:textId="45F36252" w:rsidR="00954A5B" w:rsidRDefault="00954A5B">
      <w:pPr>
        <w:pStyle w:val="Abbildungsverzeichnis"/>
        <w:rPr>
          <w:rFonts w:asciiTheme="minorHAnsi" w:eastAsiaTheme="minorEastAsia" w:hAnsiTheme="minorHAnsi" w:cstheme="minorBidi"/>
          <w:kern w:val="2"/>
          <w:szCs w:val="24"/>
          <w14:ligatures w14:val="standardContextual"/>
        </w:rPr>
      </w:pPr>
      <w:r>
        <w:t>Abbildung 2:</w:t>
      </w:r>
      <w:r>
        <w:rPr>
          <w:rFonts w:asciiTheme="minorHAnsi" w:eastAsiaTheme="minorEastAsia" w:hAnsiTheme="minorHAnsi" w:cstheme="minorBidi"/>
          <w:kern w:val="2"/>
          <w:szCs w:val="24"/>
          <w14:ligatures w14:val="standardContextual"/>
        </w:rPr>
        <w:tab/>
      </w:r>
      <w:r>
        <w:t xml:space="preserve">Übersicht aller Unternehmen im </w:t>
      </w:r>
      <w:r w:rsidRPr="00333DAD">
        <w:rPr>
          <w:rFonts w:ascii="Symbol" w:hAnsi="Symbol"/>
          <w:i/>
          <w:iCs/>
        </w:rPr>
        <w:t></w:t>
      </w:r>
      <w:r w:rsidRPr="00333DAD">
        <w:rPr>
          <w:rFonts w:asciiTheme="minorBidi" w:hAnsiTheme="minorBidi" w:cstheme="minorBidi"/>
        </w:rPr>
        <w:t>-</w:t>
      </w:r>
      <w:r w:rsidRPr="00333DAD">
        <w:rPr>
          <w:rFonts w:ascii="Symbol" w:hAnsi="Symbol"/>
          <w:i/>
          <w:iCs/>
        </w:rPr>
        <w:t></w:t>
      </w:r>
      <w:r w:rsidRPr="00333DAD">
        <w:rPr>
          <w:rFonts w:asciiTheme="minorBidi" w:hAnsiTheme="minorBidi" w:cstheme="minorBidi"/>
        </w:rPr>
        <w:t>-Raum</w:t>
      </w:r>
      <w:r>
        <w:tab/>
      </w:r>
      <w:r>
        <w:fldChar w:fldCharType="begin"/>
      </w:r>
      <w:r>
        <w:instrText xml:space="preserve"> PAGEREF _Toc230279791 \h </w:instrText>
      </w:r>
      <w:r>
        <w:fldChar w:fldCharType="separate"/>
      </w:r>
      <w:r w:rsidR="00B46AFB">
        <w:t>14</w:t>
      </w:r>
      <w:r>
        <w:fldChar w:fldCharType="end"/>
      </w:r>
    </w:p>
    <w:p w14:paraId="5C1E1829" w14:textId="65A0358A" w:rsidR="00954A5B" w:rsidRDefault="00954A5B">
      <w:pPr>
        <w:pStyle w:val="Abbildungsverzeichnis"/>
        <w:rPr>
          <w:rFonts w:asciiTheme="minorHAnsi" w:eastAsiaTheme="minorEastAsia" w:hAnsiTheme="minorHAnsi" w:cstheme="minorBidi"/>
          <w:kern w:val="2"/>
          <w:szCs w:val="24"/>
          <w14:ligatures w14:val="standardContextual"/>
        </w:rPr>
      </w:pPr>
      <w:r>
        <w:t>Abbildung 3:</w:t>
      </w:r>
      <w:r>
        <w:rPr>
          <w:rFonts w:asciiTheme="minorHAnsi" w:eastAsiaTheme="minorEastAsia" w:hAnsiTheme="minorHAnsi" w:cstheme="minorBidi"/>
          <w:kern w:val="2"/>
          <w:szCs w:val="24"/>
          <w14:ligatures w14:val="standardContextual"/>
        </w:rPr>
        <w:tab/>
      </w:r>
      <w:r>
        <w:t>Median für unterschiedliche Periodenlängen</w:t>
      </w:r>
      <w:r>
        <w:tab/>
      </w:r>
      <w:r>
        <w:fldChar w:fldCharType="begin"/>
      </w:r>
      <w:r>
        <w:instrText xml:space="preserve"> PAGEREF _Toc230279792 \h </w:instrText>
      </w:r>
      <w:r>
        <w:fldChar w:fldCharType="separate"/>
      </w:r>
      <w:r w:rsidR="00B46AFB">
        <w:t>20</w:t>
      </w:r>
      <w:r>
        <w:fldChar w:fldCharType="end"/>
      </w:r>
    </w:p>
    <w:p w14:paraId="0991C3ED" w14:textId="1284CE62" w:rsidR="00954A5B" w:rsidRDefault="00954A5B">
      <w:pPr>
        <w:pStyle w:val="Abbildungsverzeichnis"/>
        <w:rPr>
          <w:rFonts w:asciiTheme="minorHAnsi" w:eastAsiaTheme="minorEastAsia" w:hAnsiTheme="minorHAnsi" w:cstheme="minorBidi"/>
          <w:kern w:val="2"/>
          <w:szCs w:val="24"/>
          <w14:ligatures w14:val="standardContextual"/>
        </w:rPr>
      </w:pPr>
      <w:r>
        <w:t>Abbildung 4:</w:t>
      </w:r>
      <w:r>
        <w:rPr>
          <w:rFonts w:asciiTheme="minorHAnsi" w:eastAsiaTheme="minorEastAsia" w:hAnsiTheme="minorHAnsi" w:cstheme="minorBidi"/>
          <w:kern w:val="2"/>
          <w:szCs w:val="24"/>
          <w14:ligatures w14:val="standardContextual"/>
        </w:rPr>
        <w:tab/>
      </w:r>
      <w:r>
        <w:t>Mean Reversion vs. Volatilität, drei Schichten</w:t>
      </w:r>
      <w:r>
        <w:tab/>
      </w:r>
      <w:r>
        <w:fldChar w:fldCharType="begin"/>
      </w:r>
      <w:r>
        <w:instrText xml:space="preserve"> PAGEREF _Toc230279793 \h </w:instrText>
      </w:r>
      <w:r>
        <w:fldChar w:fldCharType="separate"/>
      </w:r>
      <w:r w:rsidR="00B46AFB">
        <w:t>24</w:t>
      </w:r>
      <w:r>
        <w:fldChar w:fldCharType="end"/>
      </w:r>
    </w:p>
    <w:p w14:paraId="38160535" w14:textId="4F216E24" w:rsidR="00954A5B" w:rsidRDefault="00954A5B">
      <w:pPr>
        <w:pStyle w:val="Abbildungsverzeichnis"/>
        <w:rPr>
          <w:rFonts w:asciiTheme="minorHAnsi" w:eastAsiaTheme="minorEastAsia" w:hAnsiTheme="minorHAnsi" w:cstheme="minorBidi"/>
          <w:kern w:val="2"/>
          <w:szCs w:val="24"/>
          <w14:ligatures w14:val="standardContextual"/>
        </w:rPr>
      </w:pPr>
      <w:r>
        <w:t>Abbildung 5:</w:t>
      </w:r>
      <w:r>
        <w:rPr>
          <w:rFonts w:asciiTheme="minorHAnsi" w:eastAsiaTheme="minorEastAsia" w:hAnsiTheme="minorHAnsi" w:cstheme="minorBidi"/>
          <w:kern w:val="2"/>
          <w:szCs w:val="24"/>
          <w14:ligatures w14:val="standardContextual"/>
        </w:rPr>
        <w:tab/>
      </w:r>
      <w:r>
        <w:t xml:space="preserve">Verteilung der </w:t>
      </w:r>
      <w:r w:rsidRPr="00333DAD">
        <w:rPr>
          <w:rFonts w:ascii="Symbol" w:hAnsi="Symbol"/>
          <w:i/>
          <w:iCs/>
        </w:rPr>
        <w:t></w:t>
      </w:r>
      <w:r>
        <w:t>-Schätzungen aller Kennzahlen</w:t>
      </w:r>
      <w:r>
        <w:tab/>
      </w:r>
      <w:r>
        <w:fldChar w:fldCharType="begin"/>
      </w:r>
      <w:r>
        <w:instrText xml:space="preserve"> PAGEREF _Toc230279794 \h </w:instrText>
      </w:r>
      <w:r>
        <w:fldChar w:fldCharType="separate"/>
      </w:r>
      <w:r w:rsidR="00B46AFB">
        <w:t>25</w:t>
      </w:r>
      <w:r>
        <w:fldChar w:fldCharType="end"/>
      </w:r>
    </w:p>
    <w:p w14:paraId="3FD29F3E" w14:textId="08C19E4E" w:rsidR="00954A5B" w:rsidRDefault="00954A5B">
      <w:pPr>
        <w:pStyle w:val="Abbildungsverzeichnis"/>
        <w:rPr>
          <w:rFonts w:asciiTheme="minorHAnsi" w:eastAsiaTheme="minorEastAsia" w:hAnsiTheme="minorHAnsi" w:cstheme="minorBidi"/>
          <w:kern w:val="2"/>
          <w:szCs w:val="24"/>
          <w14:ligatures w14:val="standardContextual"/>
        </w:rPr>
      </w:pPr>
      <w:r>
        <w:t>Abbildung 6:</w:t>
      </w:r>
      <w:r>
        <w:rPr>
          <w:rFonts w:asciiTheme="minorHAnsi" w:eastAsiaTheme="minorEastAsia" w:hAnsiTheme="minorHAnsi" w:cstheme="minorBidi"/>
          <w:kern w:val="2"/>
          <w:szCs w:val="24"/>
          <w14:ligatures w14:val="standardContextual"/>
        </w:rPr>
        <w:tab/>
      </w:r>
      <w:r>
        <w:t xml:space="preserve">Verteilung der </w:t>
      </w:r>
      <w:r w:rsidRPr="00333DAD">
        <w:rPr>
          <w:rFonts w:ascii="Symbol" w:hAnsi="Symbol"/>
          <w:i/>
          <w:iCs/>
        </w:rPr>
        <w:t></w:t>
      </w:r>
      <w:r w:rsidRPr="00333DAD">
        <w:rPr>
          <w:rFonts w:asciiTheme="minorBidi" w:hAnsiTheme="minorBidi" w:cstheme="minorBidi"/>
        </w:rPr>
        <w:t>(</w:t>
      </w:r>
      <w:r w:rsidRPr="00333DAD">
        <w:rPr>
          <w:rFonts w:ascii="Symbol" w:hAnsi="Symbol" w:cstheme="minorBidi"/>
        </w:rPr>
        <w:t></w:t>
      </w:r>
      <w:r w:rsidRPr="00333DAD">
        <w:rPr>
          <w:rFonts w:asciiTheme="minorBidi" w:hAnsiTheme="minorBidi" w:cstheme="minorBidi"/>
          <w:i/>
          <w:iCs/>
        </w:rPr>
        <w:t>Y</w:t>
      </w:r>
      <w:r w:rsidRPr="00333DAD">
        <w:rPr>
          <w:rFonts w:asciiTheme="minorBidi" w:hAnsiTheme="minorBidi" w:cstheme="minorBidi"/>
        </w:rPr>
        <w:t>)</w:t>
      </w:r>
      <w:r>
        <w:t>-Schätzungen aller Kennzahlen (log-skaliert)</w:t>
      </w:r>
      <w:r>
        <w:tab/>
      </w:r>
      <w:r>
        <w:fldChar w:fldCharType="begin"/>
      </w:r>
      <w:r>
        <w:instrText xml:space="preserve"> PAGEREF _Toc230279795 \h </w:instrText>
      </w:r>
      <w:r>
        <w:fldChar w:fldCharType="separate"/>
      </w:r>
      <w:r w:rsidR="00B46AFB">
        <w:t>26</w:t>
      </w:r>
      <w:r>
        <w:fldChar w:fldCharType="end"/>
      </w:r>
    </w:p>
    <w:p w14:paraId="0E33D0F6" w14:textId="43E9934E" w:rsidR="00954A5B" w:rsidRDefault="00954A5B">
      <w:pPr>
        <w:pStyle w:val="Abbildungsverzeichnis"/>
        <w:rPr>
          <w:rFonts w:asciiTheme="minorHAnsi" w:eastAsiaTheme="minorEastAsia" w:hAnsiTheme="minorHAnsi" w:cstheme="minorBidi"/>
          <w:kern w:val="2"/>
          <w:szCs w:val="24"/>
          <w14:ligatures w14:val="standardContextual"/>
        </w:rPr>
      </w:pPr>
      <w:r>
        <w:t>Abbildung 7:</w:t>
      </w:r>
      <w:r>
        <w:rPr>
          <w:rFonts w:asciiTheme="minorHAnsi" w:eastAsiaTheme="minorEastAsia" w:hAnsiTheme="minorHAnsi" w:cstheme="minorBidi"/>
          <w:kern w:val="2"/>
          <w:szCs w:val="24"/>
          <w14:ligatures w14:val="standardContextual"/>
        </w:rPr>
        <w:tab/>
      </w:r>
      <w:r>
        <w:t>Profitabilität – Quadranten-Verteilung pro Kennzahl</w:t>
      </w:r>
      <w:r>
        <w:tab/>
      </w:r>
      <w:r>
        <w:fldChar w:fldCharType="begin"/>
      </w:r>
      <w:r>
        <w:instrText xml:space="preserve"> PAGEREF _Toc230279796 \h </w:instrText>
      </w:r>
      <w:r>
        <w:fldChar w:fldCharType="separate"/>
      </w:r>
      <w:r w:rsidR="00B46AFB">
        <w:t>27</w:t>
      </w:r>
      <w:r>
        <w:fldChar w:fldCharType="end"/>
      </w:r>
    </w:p>
    <w:p w14:paraId="74E4331F" w14:textId="095C51E7" w:rsidR="00954A5B" w:rsidRDefault="00954A5B">
      <w:pPr>
        <w:pStyle w:val="Abbildungsverzeichnis"/>
        <w:rPr>
          <w:rFonts w:asciiTheme="minorHAnsi" w:eastAsiaTheme="minorEastAsia" w:hAnsiTheme="minorHAnsi" w:cstheme="minorBidi"/>
          <w:kern w:val="2"/>
          <w:szCs w:val="24"/>
          <w14:ligatures w14:val="standardContextual"/>
        </w:rPr>
      </w:pPr>
      <w:r>
        <w:t>Abbildung 8:</w:t>
      </w:r>
      <w:r>
        <w:rPr>
          <w:rFonts w:asciiTheme="minorHAnsi" w:eastAsiaTheme="minorEastAsia" w:hAnsiTheme="minorHAnsi" w:cstheme="minorBidi"/>
          <w:kern w:val="2"/>
          <w:szCs w:val="24"/>
          <w14:ligatures w14:val="standardContextual"/>
        </w:rPr>
        <w:tab/>
      </w:r>
      <w:r>
        <w:t>Liquidität – Quadranten-Verteilung pro Kennzahl</w:t>
      </w:r>
      <w:r>
        <w:tab/>
      </w:r>
      <w:r>
        <w:fldChar w:fldCharType="begin"/>
      </w:r>
      <w:r>
        <w:instrText xml:space="preserve"> PAGEREF _Toc230279797 \h </w:instrText>
      </w:r>
      <w:r>
        <w:fldChar w:fldCharType="separate"/>
      </w:r>
      <w:r w:rsidR="00B46AFB">
        <w:t>29</w:t>
      </w:r>
      <w:r>
        <w:fldChar w:fldCharType="end"/>
      </w:r>
    </w:p>
    <w:p w14:paraId="718A3095" w14:textId="702B0AEA" w:rsidR="00954A5B" w:rsidRDefault="00954A5B">
      <w:pPr>
        <w:pStyle w:val="Abbildungsverzeichnis"/>
        <w:rPr>
          <w:rFonts w:asciiTheme="minorHAnsi" w:eastAsiaTheme="minorEastAsia" w:hAnsiTheme="minorHAnsi" w:cstheme="minorBidi"/>
          <w:kern w:val="2"/>
          <w:szCs w:val="24"/>
          <w14:ligatures w14:val="standardContextual"/>
        </w:rPr>
      </w:pPr>
      <w:r>
        <w:t>Abbildung 9:</w:t>
      </w:r>
      <w:r>
        <w:rPr>
          <w:rFonts w:asciiTheme="minorHAnsi" w:eastAsiaTheme="minorEastAsia" w:hAnsiTheme="minorHAnsi" w:cstheme="minorBidi"/>
          <w:kern w:val="2"/>
          <w:szCs w:val="24"/>
          <w14:ligatures w14:val="standardContextual"/>
        </w:rPr>
        <w:tab/>
      </w:r>
      <w:r>
        <w:t>Kapitalstruktur – Quadranten-Verteilung pro Kennzahl</w:t>
      </w:r>
      <w:r>
        <w:tab/>
      </w:r>
      <w:r>
        <w:fldChar w:fldCharType="begin"/>
      </w:r>
      <w:r>
        <w:instrText xml:space="preserve"> PAGEREF _Toc230279798 \h </w:instrText>
      </w:r>
      <w:r>
        <w:fldChar w:fldCharType="separate"/>
      </w:r>
      <w:r w:rsidR="00B46AFB">
        <w:t>31</w:t>
      </w:r>
      <w:r>
        <w:fldChar w:fldCharType="end"/>
      </w:r>
    </w:p>
    <w:p w14:paraId="5D76BBF0" w14:textId="6ABCC1B1" w:rsidR="00954A5B" w:rsidRDefault="00954A5B">
      <w:pPr>
        <w:pStyle w:val="Abbildungsverzeichnis"/>
        <w:rPr>
          <w:rFonts w:asciiTheme="minorHAnsi" w:eastAsiaTheme="minorEastAsia" w:hAnsiTheme="minorHAnsi" w:cstheme="minorBidi"/>
          <w:kern w:val="2"/>
          <w:szCs w:val="24"/>
          <w14:ligatures w14:val="standardContextual"/>
        </w:rPr>
      </w:pPr>
      <w:r>
        <w:t>Abbildung 10:</w:t>
      </w:r>
      <w:r>
        <w:rPr>
          <w:rFonts w:asciiTheme="minorHAnsi" w:eastAsiaTheme="minorEastAsia" w:hAnsiTheme="minorHAnsi" w:cstheme="minorBidi"/>
          <w:kern w:val="2"/>
          <w:szCs w:val="24"/>
          <w14:ligatures w14:val="standardContextual"/>
        </w:rPr>
        <w:tab/>
      </w:r>
      <w:r>
        <w:t xml:space="preserve">Übersicht der Sektoren im </w:t>
      </w:r>
      <w:r w:rsidRPr="00333DAD">
        <w:rPr>
          <w:rFonts w:ascii="Symbol" w:hAnsi="Symbol"/>
          <w:i/>
          <w:iCs/>
        </w:rPr>
        <w:t></w:t>
      </w:r>
      <w:r>
        <w:t>-</w:t>
      </w:r>
      <w:r w:rsidRPr="00333DAD">
        <w:rPr>
          <w:rFonts w:ascii="Symbol" w:hAnsi="Symbol"/>
          <w:i/>
          <w:iCs/>
        </w:rPr>
        <w:t></w:t>
      </w:r>
      <w:r>
        <w:t>-Raum</w:t>
      </w:r>
      <w:r>
        <w:tab/>
      </w:r>
      <w:r>
        <w:fldChar w:fldCharType="begin"/>
      </w:r>
      <w:r>
        <w:instrText xml:space="preserve"> PAGEREF _Toc230279799 \h </w:instrText>
      </w:r>
      <w:r>
        <w:fldChar w:fldCharType="separate"/>
      </w:r>
      <w:r w:rsidR="00B46AFB">
        <w:t>34</w:t>
      </w:r>
      <w:r>
        <w:fldChar w:fldCharType="end"/>
      </w:r>
    </w:p>
    <w:p w14:paraId="2F14D11D" w14:textId="7B8F5A5F" w:rsidR="00954A5B" w:rsidRDefault="00954A5B">
      <w:pPr>
        <w:pStyle w:val="Abbildungsverzeichnis"/>
        <w:rPr>
          <w:rFonts w:asciiTheme="minorHAnsi" w:eastAsiaTheme="minorEastAsia" w:hAnsiTheme="minorHAnsi" w:cstheme="minorBidi"/>
          <w:kern w:val="2"/>
          <w:szCs w:val="24"/>
          <w14:ligatures w14:val="standardContextual"/>
        </w:rPr>
      </w:pPr>
      <w:r>
        <w:t>Abbildung 11:</w:t>
      </w:r>
      <w:r>
        <w:rPr>
          <w:rFonts w:asciiTheme="minorHAnsi" w:eastAsiaTheme="minorEastAsia" w:hAnsiTheme="minorHAnsi" w:cstheme="minorBidi"/>
          <w:kern w:val="2"/>
          <w:szCs w:val="24"/>
          <w14:ligatures w14:val="standardContextual"/>
        </w:rPr>
        <w:tab/>
      </w:r>
      <w:r>
        <w:t>Profitabilität – Sektor - Mediane im Vergleich zum Kennzahl - Median</w:t>
      </w:r>
      <w:r>
        <w:tab/>
      </w:r>
      <w:r>
        <w:fldChar w:fldCharType="begin"/>
      </w:r>
      <w:r>
        <w:instrText xml:space="preserve"> PAGEREF _Toc230279800 \h </w:instrText>
      </w:r>
      <w:r>
        <w:fldChar w:fldCharType="separate"/>
      </w:r>
      <w:r w:rsidR="00B46AFB">
        <w:t>35</w:t>
      </w:r>
      <w:r>
        <w:fldChar w:fldCharType="end"/>
      </w:r>
    </w:p>
    <w:p w14:paraId="4CA700BA" w14:textId="7DA1580D" w:rsidR="00954A5B" w:rsidRDefault="00954A5B">
      <w:pPr>
        <w:pStyle w:val="Abbildungsverzeichnis"/>
        <w:rPr>
          <w:rFonts w:asciiTheme="minorHAnsi" w:eastAsiaTheme="minorEastAsia" w:hAnsiTheme="minorHAnsi" w:cstheme="minorBidi"/>
          <w:kern w:val="2"/>
          <w:szCs w:val="24"/>
          <w14:ligatures w14:val="standardContextual"/>
        </w:rPr>
      </w:pPr>
      <w:r>
        <w:t>Abbildung 12:</w:t>
      </w:r>
      <w:r>
        <w:rPr>
          <w:rFonts w:asciiTheme="minorHAnsi" w:eastAsiaTheme="minorEastAsia" w:hAnsiTheme="minorHAnsi" w:cstheme="minorBidi"/>
          <w:kern w:val="2"/>
          <w:szCs w:val="24"/>
          <w14:ligatures w14:val="standardContextual"/>
        </w:rPr>
        <w:tab/>
      </w:r>
      <w:r>
        <w:t>Liquidität – Sektor - Mediane im Vergleich zum Kennzahl - Median</w:t>
      </w:r>
      <w:r>
        <w:tab/>
      </w:r>
      <w:r>
        <w:fldChar w:fldCharType="begin"/>
      </w:r>
      <w:r>
        <w:instrText xml:space="preserve"> PAGEREF _Toc230279801 \h </w:instrText>
      </w:r>
      <w:r>
        <w:fldChar w:fldCharType="separate"/>
      </w:r>
      <w:r w:rsidR="00B46AFB">
        <w:t>38</w:t>
      </w:r>
      <w:r>
        <w:fldChar w:fldCharType="end"/>
      </w:r>
    </w:p>
    <w:p w14:paraId="3DD3CC71" w14:textId="0E1F9B3B" w:rsidR="00954A5B" w:rsidRDefault="00954A5B">
      <w:pPr>
        <w:pStyle w:val="Abbildungsverzeichnis"/>
        <w:rPr>
          <w:rFonts w:asciiTheme="minorHAnsi" w:eastAsiaTheme="minorEastAsia" w:hAnsiTheme="minorHAnsi" w:cstheme="minorBidi"/>
          <w:kern w:val="2"/>
          <w:szCs w:val="24"/>
          <w14:ligatures w14:val="standardContextual"/>
        </w:rPr>
      </w:pPr>
      <w:r>
        <w:t>Abbildung 13:</w:t>
      </w:r>
      <w:r>
        <w:rPr>
          <w:rFonts w:asciiTheme="minorHAnsi" w:eastAsiaTheme="minorEastAsia" w:hAnsiTheme="minorHAnsi" w:cstheme="minorBidi"/>
          <w:kern w:val="2"/>
          <w:szCs w:val="24"/>
          <w14:ligatures w14:val="standardContextual"/>
        </w:rPr>
        <w:tab/>
      </w:r>
      <w:r>
        <w:t>Kapitalstruktur – Sektor - Mediane im Vergleich zum Kennzahl - Median</w:t>
      </w:r>
      <w:r>
        <w:tab/>
      </w:r>
      <w:r>
        <w:fldChar w:fldCharType="begin"/>
      </w:r>
      <w:r>
        <w:instrText xml:space="preserve"> PAGEREF _Toc230279802 \h </w:instrText>
      </w:r>
      <w:r>
        <w:fldChar w:fldCharType="separate"/>
      </w:r>
      <w:r w:rsidR="00B46AFB">
        <w:t>39</w:t>
      </w:r>
      <w:r>
        <w:fldChar w:fldCharType="end"/>
      </w:r>
    </w:p>
    <w:p w14:paraId="0156E1F9" w14:textId="33E446A8" w:rsidR="00954A5B" w:rsidRDefault="00954A5B">
      <w:pPr>
        <w:pStyle w:val="Abbildungsverzeichnis"/>
        <w:rPr>
          <w:rFonts w:asciiTheme="minorHAnsi" w:eastAsiaTheme="minorEastAsia" w:hAnsiTheme="minorHAnsi" w:cstheme="minorBidi"/>
          <w:kern w:val="2"/>
          <w:szCs w:val="24"/>
          <w14:ligatures w14:val="standardContextual"/>
        </w:rPr>
      </w:pPr>
      <w:r>
        <w:t>Abbildung 14:</w:t>
      </w:r>
      <w:r>
        <w:rPr>
          <w:rFonts w:asciiTheme="minorHAnsi" w:eastAsiaTheme="minorEastAsia" w:hAnsiTheme="minorHAnsi" w:cstheme="minorBidi"/>
          <w:kern w:val="2"/>
          <w:szCs w:val="24"/>
          <w14:ligatures w14:val="standardContextual"/>
        </w:rPr>
        <w:tab/>
      </w:r>
      <w:r>
        <w:t>Heatmap der Sektor-Mediane</w:t>
      </w:r>
      <w:r>
        <w:tab/>
      </w:r>
      <w:r>
        <w:fldChar w:fldCharType="begin"/>
      </w:r>
      <w:r>
        <w:instrText xml:space="preserve"> PAGEREF _Toc230279803 \h </w:instrText>
      </w:r>
      <w:r>
        <w:fldChar w:fldCharType="separate"/>
      </w:r>
      <w:r w:rsidR="00B46AFB">
        <w:t>42</w:t>
      </w:r>
      <w:r>
        <w:fldChar w:fldCharType="end"/>
      </w:r>
    </w:p>
    <w:p w14:paraId="7D27B58A" w14:textId="1B27B391" w:rsidR="00954A5B" w:rsidRDefault="00954A5B">
      <w:pPr>
        <w:pStyle w:val="Abbildungsverzeichnis"/>
        <w:rPr>
          <w:rFonts w:asciiTheme="minorHAnsi" w:eastAsiaTheme="minorEastAsia" w:hAnsiTheme="minorHAnsi" w:cstheme="minorBidi"/>
          <w:kern w:val="2"/>
          <w:szCs w:val="24"/>
          <w14:ligatures w14:val="standardContextual"/>
        </w:rPr>
      </w:pPr>
      <w:r>
        <w:t>Abbildung 15:</w:t>
      </w:r>
      <w:r>
        <w:rPr>
          <w:rFonts w:asciiTheme="minorHAnsi" w:eastAsiaTheme="minorEastAsia" w:hAnsiTheme="minorHAnsi" w:cstheme="minorBidi"/>
          <w:kern w:val="2"/>
          <w:szCs w:val="24"/>
          <w14:ligatures w14:val="standardContextual"/>
        </w:rPr>
        <w:tab/>
      </w:r>
      <w:r>
        <w:t>Skizze der Stärke der Mean-Reversion auf Kennzahlebene und die Zuordnung zur Strom- und Bestandsgröße</w:t>
      </w:r>
      <w:r>
        <w:tab/>
      </w:r>
      <w:r>
        <w:fldChar w:fldCharType="begin"/>
      </w:r>
      <w:r>
        <w:instrText xml:space="preserve"> PAGEREF _Toc230279804 \h </w:instrText>
      </w:r>
      <w:r>
        <w:fldChar w:fldCharType="separate"/>
      </w:r>
      <w:r w:rsidR="00B46AFB">
        <w:t>57</w:t>
      </w:r>
      <w:r>
        <w:fldChar w:fldCharType="end"/>
      </w:r>
    </w:p>
    <w:p w14:paraId="776C7627" w14:textId="4517FE5A" w:rsidR="00954A5B" w:rsidRDefault="00954A5B">
      <w:pPr>
        <w:pStyle w:val="Abbildungsverzeichnis"/>
        <w:rPr>
          <w:rFonts w:asciiTheme="minorHAnsi" w:eastAsiaTheme="minorEastAsia" w:hAnsiTheme="minorHAnsi" w:cstheme="minorBidi"/>
          <w:kern w:val="2"/>
          <w:szCs w:val="24"/>
          <w14:ligatures w14:val="standardContextual"/>
        </w:rPr>
      </w:pPr>
      <w:r>
        <w:t>Abbildung 16:</w:t>
      </w:r>
      <w:r>
        <w:rPr>
          <w:rFonts w:asciiTheme="minorHAnsi" w:eastAsiaTheme="minorEastAsia" w:hAnsiTheme="minorHAnsi" w:cstheme="minorBidi"/>
          <w:kern w:val="2"/>
          <w:szCs w:val="24"/>
          <w14:ligatures w14:val="standardContextual"/>
        </w:rPr>
        <w:tab/>
      </w:r>
      <w:r w:rsidRPr="00333DAD">
        <w:rPr>
          <w:rFonts w:ascii="Symbol" w:hAnsi="Symbol"/>
          <w:i/>
          <w:iCs/>
        </w:rPr>
        <w:t></w:t>
      </w:r>
      <w:r>
        <w:t>-Korrelationsmatrix (Spearman), *Bonferoni-signifikant (</w:t>
      </w:r>
      <w:r w:rsidRPr="00333DAD">
        <w:rPr>
          <w:rFonts w:ascii="Symbol" w:hAnsi="Symbol"/>
          <w:i/>
          <w:iCs/>
        </w:rPr>
        <w:t></w:t>
      </w:r>
      <w:r>
        <w:t>/21 = 0,0024)</w:t>
      </w:r>
      <w:r>
        <w:tab/>
      </w:r>
      <w:r>
        <w:fldChar w:fldCharType="begin"/>
      </w:r>
      <w:r>
        <w:instrText xml:space="preserve"> PAGEREF _Toc230279805 \h </w:instrText>
      </w:r>
      <w:r>
        <w:fldChar w:fldCharType="separate"/>
      </w:r>
      <w:r w:rsidR="00B46AFB">
        <w:t>63</w:t>
      </w:r>
      <w:r>
        <w:fldChar w:fldCharType="end"/>
      </w:r>
    </w:p>
    <w:p w14:paraId="16FDA7B0" w14:textId="5506C31D" w:rsidR="00954A5B" w:rsidRDefault="00954A5B">
      <w:pPr>
        <w:pStyle w:val="Abbildungsverzeichnis"/>
        <w:rPr>
          <w:rFonts w:asciiTheme="minorHAnsi" w:eastAsiaTheme="minorEastAsia" w:hAnsiTheme="minorHAnsi" w:cstheme="minorBidi"/>
          <w:kern w:val="2"/>
          <w:szCs w:val="24"/>
          <w14:ligatures w14:val="standardContextual"/>
        </w:rPr>
      </w:pPr>
      <w:r>
        <w:t>Abbildung 17:</w:t>
      </w:r>
      <w:r>
        <w:rPr>
          <w:rFonts w:asciiTheme="minorHAnsi" w:eastAsiaTheme="minorEastAsia" w:hAnsiTheme="minorHAnsi" w:cstheme="minorBidi"/>
          <w:kern w:val="2"/>
          <w:szCs w:val="24"/>
          <w14:ligatures w14:val="standardContextual"/>
        </w:rPr>
        <w:tab/>
      </w:r>
      <w:r w:rsidRPr="00333DAD">
        <w:rPr>
          <w:rFonts w:ascii="Symbol" w:hAnsi="Symbol"/>
          <w:i/>
          <w:iCs/>
        </w:rPr>
        <w:t></w:t>
      </w:r>
      <w:r>
        <w:t>-Korrelationsmatrix (Spearman), *Bonferoni-signifikant (</w:t>
      </w:r>
      <w:r w:rsidRPr="00333DAD">
        <w:rPr>
          <w:rFonts w:ascii="Symbol" w:hAnsi="Symbol"/>
          <w:i/>
          <w:iCs/>
        </w:rPr>
        <w:t></w:t>
      </w:r>
      <w:r>
        <w:t>/21 = 0,0024)</w:t>
      </w:r>
      <w:r>
        <w:tab/>
      </w:r>
      <w:r>
        <w:fldChar w:fldCharType="begin"/>
      </w:r>
      <w:r>
        <w:instrText xml:space="preserve"> PAGEREF _Toc230279806 \h </w:instrText>
      </w:r>
      <w:r>
        <w:fldChar w:fldCharType="separate"/>
      </w:r>
      <w:r w:rsidR="00B46AFB">
        <w:t>65</w:t>
      </w:r>
      <w:r>
        <w:fldChar w:fldCharType="end"/>
      </w:r>
    </w:p>
    <w:p w14:paraId="1C16C59C" w14:textId="3B5CF5ED" w:rsidR="00954A5B" w:rsidRDefault="00954A5B">
      <w:pPr>
        <w:pStyle w:val="Abbildungsverzeichnis"/>
        <w:rPr>
          <w:rFonts w:asciiTheme="minorHAnsi" w:eastAsiaTheme="minorEastAsia" w:hAnsiTheme="minorHAnsi" w:cstheme="minorBidi"/>
          <w:kern w:val="2"/>
          <w:szCs w:val="24"/>
          <w14:ligatures w14:val="standardContextual"/>
        </w:rPr>
      </w:pPr>
      <w:r>
        <w:t>Abbildung 18:</w:t>
      </w:r>
      <w:r>
        <w:rPr>
          <w:rFonts w:asciiTheme="minorHAnsi" w:eastAsiaTheme="minorEastAsia" w:hAnsiTheme="minorHAnsi" w:cstheme="minorBidi"/>
          <w:kern w:val="2"/>
          <w:szCs w:val="24"/>
          <w14:ligatures w14:val="standardContextual"/>
        </w:rPr>
        <w:tab/>
      </w:r>
      <w:r>
        <w:t xml:space="preserve">Lead-Lag-Korrelation der </w:t>
      </w:r>
      <w:r w:rsidRPr="00333DAD">
        <w:rPr>
          <w:rFonts w:ascii="Symbol" w:hAnsi="Symbol"/>
        </w:rPr>
        <w:t></w:t>
      </w:r>
      <w:r w:rsidRPr="00333DAD">
        <w:rPr>
          <w:i/>
          <w:iCs/>
        </w:rPr>
        <w:t>Y</w:t>
      </w:r>
      <w:r>
        <w:t>-Innovationen, *Bootstrap-Bonferoni-KI (</w:t>
      </w:r>
      <w:r w:rsidRPr="00333DAD">
        <w:rPr>
          <w:rFonts w:ascii="Symbol" w:hAnsi="Symbol"/>
          <w:i/>
          <w:iCs/>
        </w:rPr>
        <w:t></w:t>
      </w:r>
      <w:r>
        <w:t>/189) schließt Null aus</w:t>
      </w:r>
      <w:r>
        <w:tab/>
      </w:r>
      <w:r>
        <w:fldChar w:fldCharType="begin"/>
      </w:r>
      <w:r>
        <w:instrText xml:space="preserve"> PAGEREF _Toc230279807 \h </w:instrText>
      </w:r>
      <w:r>
        <w:fldChar w:fldCharType="separate"/>
      </w:r>
      <w:r w:rsidR="00B46AFB">
        <w:t>67</w:t>
      </w:r>
      <w:r>
        <w:fldChar w:fldCharType="end"/>
      </w:r>
    </w:p>
    <w:p w14:paraId="30A7ADC4" w14:textId="3156EFE5" w:rsidR="00954A5B" w:rsidRDefault="00954A5B">
      <w:pPr>
        <w:pStyle w:val="Abbildungsverzeichnis"/>
        <w:rPr>
          <w:rFonts w:asciiTheme="minorHAnsi" w:eastAsiaTheme="minorEastAsia" w:hAnsiTheme="minorHAnsi" w:cstheme="minorBidi"/>
          <w:kern w:val="2"/>
          <w:szCs w:val="24"/>
          <w14:ligatures w14:val="standardContextual"/>
        </w:rPr>
      </w:pPr>
      <w:r>
        <w:t>Abbildung 19:</w:t>
      </w:r>
      <w:r>
        <w:rPr>
          <w:rFonts w:asciiTheme="minorHAnsi" w:eastAsiaTheme="minorEastAsia" w:hAnsiTheme="minorHAnsi" w:cstheme="minorBidi"/>
          <w:kern w:val="2"/>
          <w:szCs w:val="24"/>
          <w14:ligatures w14:val="standardContextual"/>
        </w:rPr>
        <w:tab/>
      </w:r>
      <w:r>
        <w:t>Rollierende Querschnittsvolatilität (4Q-Mittel)</w:t>
      </w:r>
      <w:r>
        <w:tab/>
      </w:r>
      <w:r>
        <w:fldChar w:fldCharType="begin"/>
      </w:r>
      <w:r>
        <w:instrText xml:space="preserve"> PAGEREF _Toc230279808 \h </w:instrText>
      </w:r>
      <w:r>
        <w:fldChar w:fldCharType="separate"/>
      </w:r>
      <w:r w:rsidR="00B46AFB">
        <w:t>70</w:t>
      </w:r>
      <w:r>
        <w:fldChar w:fldCharType="end"/>
      </w:r>
    </w:p>
    <w:p w14:paraId="2BC2059B" w14:textId="376CD468" w:rsidR="00954A5B" w:rsidRDefault="00954A5B">
      <w:pPr>
        <w:pStyle w:val="Abbildungsverzeichnis"/>
        <w:rPr>
          <w:rFonts w:asciiTheme="minorHAnsi" w:eastAsiaTheme="minorEastAsia" w:hAnsiTheme="minorHAnsi" w:cstheme="minorBidi"/>
          <w:kern w:val="2"/>
          <w:szCs w:val="24"/>
          <w14:ligatures w14:val="standardContextual"/>
        </w:rPr>
      </w:pPr>
      <w:r>
        <w:t>Abbildung 20:</w:t>
      </w:r>
      <w:r>
        <w:rPr>
          <w:rFonts w:asciiTheme="minorHAnsi" w:eastAsiaTheme="minorEastAsia" w:hAnsiTheme="minorHAnsi" w:cstheme="minorBidi"/>
          <w:kern w:val="2"/>
          <w:szCs w:val="24"/>
          <w14:ligatures w14:val="standardContextual"/>
        </w:rPr>
        <w:tab/>
      </w:r>
      <w:r>
        <w:t>Drift Analyse Grundstoffe</w:t>
      </w:r>
      <w:r>
        <w:tab/>
      </w:r>
      <w:r>
        <w:fldChar w:fldCharType="begin"/>
      </w:r>
      <w:r>
        <w:instrText xml:space="preserve"> PAGEREF _Toc230279809 \h </w:instrText>
      </w:r>
      <w:r>
        <w:fldChar w:fldCharType="separate"/>
      </w:r>
      <w:r w:rsidR="00B46AFB">
        <w:t>73</w:t>
      </w:r>
      <w:r>
        <w:fldChar w:fldCharType="end"/>
      </w:r>
    </w:p>
    <w:p w14:paraId="4D5DD723" w14:textId="36CF6217" w:rsidR="00954A5B" w:rsidRDefault="00954A5B">
      <w:pPr>
        <w:pStyle w:val="Abbildungsverzeichnis"/>
        <w:rPr>
          <w:rFonts w:asciiTheme="minorHAnsi" w:eastAsiaTheme="minorEastAsia" w:hAnsiTheme="minorHAnsi" w:cstheme="minorBidi"/>
          <w:kern w:val="2"/>
          <w:szCs w:val="24"/>
          <w14:ligatures w14:val="standardContextual"/>
        </w:rPr>
      </w:pPr>
      <w:r>
        <w:t>Abbildung 21:</w:t>
      </w:r>
      <w:r>
        <w:rPr>
          <w:rFonts w:asciiTheme="minorHAnsi" w:eastAsiaTheme="minorEastAsia" w:hAnsiTheme="minorHAnsi" w:cstheme="minorBidi"/>
          <w:kern w:val="2"/>
          <w:szCs w:val="24"/>
          <w14:ligatures w14:val="standardContextual"/>
        </w:rPr>
        <w:tab/>
      </w:r>
      <w:r>
        <w:t>Drift Analyse Kommunikationsdienste</w:t>
      </w:r>
      <w:r>
        <w:tab/>
      </w:r>
      <w:r>
        <w:fldChar w:fldCharType="begin"/>
      </w:r>
      <w:r>
        <w:instrText xml:space="preserve"> PAGEREF _Toc230279810 \h </w:instrText>
      </w:r>
      <w:r>
        <w:fldChar w:fldCharType="separate"/>
      </w:r>
      <w:r w:rsidR="00B46AFB">
        <w:t>73</w:t>
      </w:r>
      <w:r>
        <w:fldChar w:fldCharType="end"/>
      </w:r>
    </w:p>
    <w:p w14:paraId="24132CAA" w14:textId="19FAC5EE" w:rsidR="00954A5B" w:rsidRDefault="00954A5B">
      <w:pPr>
        <w:pStyle w:val="Abbildungsverzeichnis"/>
        <w:rPr>
          <w:rFonts w:asciiTheme="minorHAnsi" w:eastAsiaTheme="minorEastAsia" w:hAnsiTheme="minorHAnsi" w:cstheme="minorBidi"/>
          <w:kern w:val="2"/>
          <w:szCs w:val="24"/>
          <w14:ligatures w14:val="standardContextual"/>
        </w:rPr>
      </w:pPr>
      <w:r>
        <w:t>Abbildung 22:</w:t>
      </w:r>
      <w:r>
        <w:rPr>
          <w:rFonts w:asciiTheme="minorHAnsi" w:eastAsiaTheme="minorEastAsia" w:hAnsiTheme="minorHAnsi" w:cstheme="minorBidi"/>
          <w:kern w:val="2"/>
          <w:szCs w:val="24"/>
          <w14:ligatures w14:val="standardContextual"/>
        </w:rPr>
        <w:tab/>
      </w:r>
      <w:r>
        <w:t>Drift Analyse zyklische Konsumgüter</w:t>
      </w:r>
      <w:r>
        <w:tab/>
      </w:r>
      <w:r>
        <w:fldChar w:fldCharType="begin"/>
      </w:r>
      <w:r>
        <w:instrText xml:space="preserve"> PAGEREF _Toc230279811 \h </w:instrText>
      </w:r>
      <w:r>
        <w:fldChar w:fldCharType="separate"/>
      </w:r>
      <w:r w:rsidR="00B46AFB">
        <w:t>74</w:t>
      </w:r>
      <w:r>
        <w:fldChar w:fldCharType="end"/>
      </w:r>
    </w:p>
    <w:p w14:paraId="0EA52C29" w14:textId="2F8FABB8" w:rsidR="00954A5B" w:rsidRDefault="00954A5B">
      <w:pPr>
        <w:pStyle w:val="Abbildungsverzeichnis"/>
        <w:rPr>
          <w:rFonts w:asciiTheme="minorHAnsi" w:eastAsiaTheme="minorEastAsia" w:hAnsiTheme="minorHAnsi" w:cstheme="minorBidi"/>
          <w:kern w:val="2"/>
          <w:szCs w:val="24"/>
          <w14:ligatures w14:val="standardContextual"/>
        </w:rPr>
      </w:pPr>
      <w:r>
        <w:t>Abbildung 23:</w:t>
      </w:r>
      <w:r>
        <w:rPr>
          <w:rFonts w:asciiTheme="minorHAnsi" w:eastAsiaTheme="minorEastAsia" w:hAnsiTheme="minorHAnsi" w:cstheme="minorBidi"/>
          <w:kern w:val="2"/>
          <w:szCs w:val="24"/>
          <w14:ligatures w14:val="standardContextual"/>
        </w:rPr>
        <w:tab/>
      </w:r>
      <w:r>
        <w:t>Drift Analyse Basis Konsumgüter</w:t>
      </w:r>
      <w:r>
        <w:tab/>
      </w:r>
      <w:r>
        <w:fldChar w:fldCharType="begin"/>
      </w:r>
      <w:r>
        <w:instrText xml:space="preserve"> PAGEREF _Toc230279812 \h </w:instrText>
      </w:r>
      <w:r>
        <w:fldChar w:fldCharType="separate"/>
      </w:r>
      <w:r w:rsidR="00B46AFB">
        <w:t>74</w:t>
      </w:r>
      <w:r>
        <w:fldChar w:fldCharType="end"/>
      </w:r>
    </w:p>
    <w:p w14:paraId="719BCF6C" w14:textId="776EC44B" w:rsidR="00954A5B" w:rsidRDefault="00954A5B">
      <w:pPr>
        <w:pStyle w:val="Abbildungsverzeichnis"/>
        <w:rPr>
          <w:rFonts w:asciiTheme="minorHAnsi" w:eastAsiaTheme="minorEastAsia" w:hAnsiTheme="minorHAnsi" w:cstheme="minorBidi"/>
          <w:kern w:val="2"/>
          <w:szCs w:val="24"/>
          <w14:ligatures w14:val="standardContextual"/>
        </w:rPr>
      </w:pPr>
      <w:r>
        <w:t>Abbildung 24:</w:t>
      </w:r>
      <w:r>
        <w:rPr>
          <w:rFonts w:asciiTheme="minorHAnsi" w:eastAsiaTheme="minorEastAsia" w:hAnsiTheme="minorHAnsi" w:cstheme="minorBidi"/>
          <w:kern w:val="2"/>
          <w:szCs w:val="24"/>
          <w14:ligatures w14:val="standardContextual"/>
        </w:rPr>
        <w:tab/>
      </w:r>
      <w:r>
        <w:t>Drift Analyse Energie</w:t>
      </w:r>
      <w:r>
        <w:tab/>
      </w:r>
      <w:r>
        <w:fldChar w:fldCharType="begin"/>
      </w:r>
      <w:r>
        <w:instrText xml:space="preserve"> PAGEREF _Toc230279813 \h </w:instrText>
      </w:r>
      <w:r>
        <w:fldChar w:fldCharType="separate"/>
      </w:r>
      <w:r w:rsidR="00B46AFB">
        <w:t>75</w:t>
      </w:r>
      <w:r>
        <w:fldChar w:fldCharType="end"/>
      </w:r>
    </w:p>
    <w:p w14:paraId="01715AB9" w14:textId="54EB176B" w:rsidR="00954A5B" w:rsidRDefault="00954A5B">
      <w:pPr>
        <w:pStyle w:val="Abbildungsverzeichnis"/>
        <w:rPr>
          <w:rFonts w:asciiTheme="minorHAnsi" w:eastAsiaTheme="minorEastAsia" w:hAnsiTheme="minorHAnsi" w:cstheme="minorBidi"/>
          <w:kern w:val="2"/>
          <w:szCs w:val="24"/>
          <w14:ligatures w14:val="standardContextual"/>
        </w:rPr>
      </w:pPr>
      <w:r>
        <w:t>Abbildung 25:</w:t>
      </w:r>
      <w:r>
        <w:rPr>
          <w:rFonts w:asciiTheme="minorHAnsi" w:eastAsiaTheme="minorEastAsia" w:hAnsiTheme="minorHAnsi" w:cstheme="minorBidi"/>
          <w:kern w:val="2"/>
          <w:szCs w:val="24"/>
          <w14:ligatures w14:val="standardContextual"/>
        </w:rPr>
        <w:tab/>
      </w:r>
      <w:r>
        <w:t>Drift Analyse Gesundheit</w:t>
      </w:r>
      <w:r>
        <w:tab/>
      </w:r>
      <w:r>
        <w:fldChar w:fldCharType="begin"/>
      </w:r>
      <w:r>
        <w:instrText xml:space="preserve"> PAGEREF _Toc230279814 \h </w:instrText>
      </w:r>
      <w:r>
        <w:fldChar w:fldCharType="separate"/>
      </w:r>
      <w:r w:rsidR="00B46AFB">
        <w:t>76</w:t>
      </w:r>
      <w:r>
        <w:fldChar w:fldCharType="end"/>
      </w:r>
    </w:p>
    <w:p w14:paraId="74B221AD" w14:textId="272C197A" w:rsidR="00954A5B" w:rsidRDefault="00954A5B">
      <w:pPr>
        <w:pStyle w:val="Abbildungsverzeichnis"/>
        <w:rPr>
          <w:rFonts w:asciiTheme="minorHAnsi" w:eastAsiaTheme="minorEastAsia" w:hAnsiTheme="minorHAnsi" w:cstheme="minorBidi"/>
          <w:kern w:val="2"/>
          <w:szCs w:val="24"/>
          <w14:ligatures w14:val="standardContextual"/>
        </w:rPr>
      </w:pPr>
      <w:r>
        <w:t>Abbildung 26:</w:t>
      </w:r>
      <w:r>
        <w:rPr>
          <w:rFonts w:asciiTheme="minorHAnsi" w:eastAsiaTheme="minorEastAsia" w:hAnsiTheme="minorHAnsi" w:cstheme="minorBidi"/>
          <w:kern w:val="2"/>
          <w:szCs w:val="24"/>
          <w14:ligatures w14:val="standardContextual"/>
        </w:rPr>
        <w:tab/>
      </w:r>
      <w:r>
        <w:t>Drift Analyse Industrie</w:t>
      </w:r>
      <w:r>
        <w:tab/>
      </w:r>
      <w:r>
        <w:fldChar w:fldCharType="begin"/>
      </w:r>
      <w:r>
        <w:instrText xml:space="preserve"> PAGEREF _Toc230279815 \h </w:instrText>
      </w:r>
      <w:r>
        <w:fldChar w:fldCharType="separate"/>
      </w:r>
      <w:r w:rsidR="00B46AFB">
        <w:t>76</w:t>
      </w:r>
      <w:r>
        <w:fldChar w:fldCharType="end"/>
      </w:r>
    </w:p>
    <w:p w14:paraId="70C2EC12" w14:textId="07ABDDCD" w:rsidR="00954A5B" w:rsidRDefault="00954A5B">
      <w:pPr>
        <w:pStyle w:val="Abbildungsverzeichnis"/>
        <w:rPr>
          <w:rFonts w:asciiTheme="minorHAnsi" w:eastAsiaTheme="minorEastAsia" w:hAnsiTheme="minorHAnsi" w:cstheme="minorBidi"/>
          <w:kern w:val="2"/>
          <w:szCs w:val="24"/>
          <w14:ligatures w14:val="standardContextual"/>
        </w:rPr>
      </w:pPr>
      <w:r>
        <w:t>Abbildung 27:</w:t>
      </w:r>
      <w:r>
        <w:rPr>
          <w:rFonts w:asciiTheme="minorHAnsi" w:eastAsiaTheme="minorEastAsia" w:hAnsiTheme="minorHAnsi" w:cstheme="minorBidi"/>
          <w:kern w:val="2"/>
          <w:szCs w:val="24"/>
          <w14:ligatures w14:val="standardContextual"/>
        </w:rPr>
        <w:tab/>
      </w:r>
      <w:r>
        <w:t>Drift Analyse Immobilien</w:t>
      </w:r>
      <w:r>
        <w:tab/>
      </w:r>
      <w:r>
        <w:fldChar w:fldCharType="begin"/>
      </w:r>
      <w:r>
        <w:instrText xml:space="preserve"> PAGEREF _Toc230279816 \h </w:instrText>
      </w:r>
      <w:r>
        <w:fldChar w:fldCharType="separate"/>
      </w:r>
      <w:r w:rsidR="00B46AFB">
        <w:t>77</w:t>
      </w:r>
      <w:r>
        <w:fldChar w:fldCharType="end"/>
      </w:r>
    </w:p>
    <w:p w14:paraId="00E76E72" w14:textId="3560320E" w:rsidR="00954A5B" w:rsidRDefault="00954A5B">
      <w:pPr>
        <w:pStyle w:val="Abbildungsverzeichnis"/>
        <w:rPr>
          <w:rFonts w:asciiTheme="minorHAnsi" w:eastAsiaTheme="minorEastAsia" w:hAnsiTheme="minorHAnsi" w:cstheme="minorBidi"/>
          <w:kern w:val="2"/>
          <w:szCs w:val="24"/>
          <w14:ligatures w14:val="standardContextual"/>
        </w:rPr>
      </w:pPr>
      <w:r>
        <w:t>Abbildung 28:</w:t>
      </w:r>
      <w:r>
        <w:rPr>
          <w:rFonts w:asciiTheme="minorHAnsi" w:eastAsiaTheme="minorEastAsia" w:hAnsiTheme="minorHAnsi" w:cstheme="minorBidi"/>
          <w:kern w:val="2"/>
          <w:szCs w:val="24"/>
          <w14:ligatures w14:val="standardContextual"/>
        </w:rPr>
        <w:tab/>
      </w:r>
      <w:r>
        <w:t>Drift Analyse Technologie</w:t>
      </w:r>
      <w:r>
        <w:tab/>
      </w:r>
      <w:r>
        <w:fldChar w:fldCharType="begin"/>
      </w:r>
      <w:r>
        <w:instrText xml:space="preserve"> PAGEREF _Toc230279817 \h </w:instrText>
      </w:r>
      <w:r>
        <w:fldChar w:fldCharType="separate"/>
      </w:r>
      <w:r w:rsidR="00B46AFB">
        <w:t>78</w:t>
      </w:r>
      <w:r>
        <w:fldChar w:fldCharType="end"/>
      </w:r>
    </w:p>
    <w:p w14:paraId="4984C14A" w14:textId="6323BFF5" w:rsidR="00954A5B" w:rsidRDefault="00954A5B">
      <w:pPr>
        <w:pStyle w:val="Abbildungsverzeichnis"/>
        <w:rPr>
          <w:rFonts w:asciiTheme="minorHAnsi" w:eastAsiaTheme="minorEastAsia" w:hAnsiTheme="minorHAnsi" w:cstheme="minorBidi"/>
          <w:kern w:val="2"/>
          <w:szCs w:val="24"/>
          <w14:ligatures w14:val="standardContextual"/>
        </w:rPr>
      </w:pPr>
      <w:r>
        <w:t>Abbildung 29:</w:t>
      </w:r>
      <w:r>
        <w:rPr>
          <w:rFonts w:asciiTheme="minorHAnsi" w:eastAsiaTheme="minorEastAsia" w:hAnsiTheme="minorHAnsi" w:cstheme="minorBidi"/>
          <w:kern w:val="2"/>
          <w:szCs w:val="24"/>
          <w14:ligatures w14:val="standardContextual"/>
        </w:rPr>
        <w:tab/>
      </w:r>
      <w:r>
        <w:t>Drift Analyse Versorger</w:t>
      </w:r>
      <w:r>
        <w:tab/>
      </w:r>
      <w:r>
        <w:fldChar w:fldCharType="begin"/>
      </w:r>
      <w:r>
        <w:instrText xml:space="preserve"> PAGEREF _Toc230279818 \h </w:instrText>
      </w:r>
      <w:r>
        <w:fldChar w:fldCharType="separate"/>
      </w:r>
      <w:r w:rsidR="00B46AFB">
        <w:t>79</w:t>
      </w:r>
      <w:r>
        <w:fldChar w:fldCharType="end"/>
      </w:r>
    </w:p>
    <w:p w14:paraId="04F7FE5E" w14:textId="166B5712" w:rsidR="00954A5B" w:rsidRDefault="00954A5B">
      <w:pPr>
        <w:pStyle w:val="Abbildungsverzeichnis"/>
        <w:rPr>
          <w:rFonts w:asciiTheme="minorHAnsi" w:eastAsiaTheme="minorEastAsia" w:hAnsiTheme="minorHAnsi" w:cstheme="minorBidi"/>
          <w:kern w:val="2"/>
          <w:szCs w:val="24"/>
          <w14:ligatures w14:val="standardContextual"/>
        </w:rPr>
      </w:pPr>
      <w:r>
        <w:t>Abbildung 30:</w:t>
      </w:r>
      <w:r>
        <w:rPr>
          <w:rFonts w:asciiTheme="minorHAnsi" w:eastAsiaTheme="minorEastAsia" w:hAnsiTheme="minorHAnsi" w:cstheme="minorBidi"/>
          <w:kern w:val="2"/>
          <w:szCs w:val="24"/>
          <w14:ligatures w14:val="standardContextual"/>
        </w:rPr>
        <w:tab/>
      </w:r>
      <w:r>
        <w:t xml:space="preserve">Quadrant-Reaktionen </w:t>
      </w:r>
      <w:r>
        <w:sym w:font="Wingdings" w:char="F0E8"/>
      </w:r>
      <w:r>
        <w:t xml:space="preserve"> wie reagieren verschiedene Dynamik-Typen</w:t>
      </w:r>
      <w:r>
        <w:tab/>
      </w:r>
      <w:r>
        <w:fldChar w:fldCharType="begin"/>
      </w:r>
      <w:r>
        <w:instrText xml:space="preserve"> PAGEREF _Toc230279819 \h </w:instrText>
      </w:r>
      <w:r>
        <w:fldChar w:fldCharType="separate"/>
      </w:r>
      <w:r w:rsidR="00B46AFB">
        <w:t>81</w:t>
      </w:r>
      <w:r>
        <w:fldChar w:fldCharType="end"/>
      </w:r>
    </w:p>
    <w:p w14:paraId="38E609DB" w14:textId="7D5130D8" w:rsidR="00954A5B" w:rsidRDefault="00954A5B">
      <w:pPr>
        <w:pStyle w:val="Abbildungsverzeichnis"/>
        <w:rPr>
          <w:rFonts w:asciiTheme="minorHAnsi" w:eastAsiaTheme="minorEastAsia" w:hAnsiTheme="minorHAnsi" w:cstheme="minorBidi"/>
          <w:kern w:val="2"/>
          <w:szCs w:val="24"/>
          <w14:ligatures w14:val="standardContextual"/>
        </w:rPr>
      </w:pPr>
      <w:r>
        <w:t>Abbildung 31:</w:t>
      </w:r>
      <w:r>
        <w:rPr>
          <w:rFonts w:asciiTheme="minorHAnsi" w:eastAsiaTheme="minorEastAsia" w:hAnsiTheme="minorHAnsi" w:cstheme="minorBidi"/>
          <w:kern w:val="2"/>
          <w:szCs w:val="24"/>
          <w14:ligatures w14:val="standardContextual"/>
        </w:rPr>
        <w:tab/>
      </w:r>
      <w:r>
        <w:t xml:space="preserve">Sektor-Reaktionsprofile </w:t>
      </w:r>
      <w:r>
        <w:sym w:font="Wingdings" w:char="F0E8"/>
      </w:r>
      <w:r>
        <w:t xml:space="preserve"> Profitabilität in Stressphasen</w:t>
      </w:r>
      <w:r>
        <w:tab/>
      </w:r>
      <w:r>
        <w:fldChar w:fldCharType="begin"/>
      </w:r>
      <w:r>
        <w:instrText xml:space="preserve"> PAGEREF _Toc230279820 \h </w:instrText>
      </w:r>
      <w:r>
        <w:fldChar w:fldCharType="separate"/>
      </w:r>
      <w:r w:rsidR="00B46AFB">
        <w:t>83</w:t>
      </w:r>
      <w:r>
        <w:fldChar w:fldCharType="end"/>
      </w:r>
    </w:p>
    <w:p w14:paraId="6C14E8C1" w14:textId="59C4C540" w:rsidR="00954A5B" w:rsidRDefault="00954A5B">
      <w:pPr>
        <w:pStyle w:val="Abbildungsverzeichnis"/>
        <w:rPr>
          <w:rFonts w:asciiTheme="minorHAnsi" w:eastAsiaTheme="minorEastAsia" w:hAnsiTheme="minorHAnsi" w:cstheme="minorBidi"/>
          <w:kern w:val="2"/>
          <w:szCs w:val="24"/>
          <w14:ligatures w14:val="standardContextual"/>
        </w:rPr>
      </w:pPr>
      <w:r>
        <w:lastRenderedPageBreak/>
        <w:t>Abbildung 30:</w:t>
      </w:r>
      <w:r>
        <w:rPr>
          <w:rFonts w:asciiTheme="minorHAnsi" w:eastAsiaTheme="minorEastAsia" w:hAnsiTheme="minorHAnsi" w:cstheme="minorBidi"/>
          <w:kern w:val="2"/>
          <w:szCs w:val="24"/>
          <w14:ligatures w14:val="standardContextual"/>
        </w:rPr>
        <w:tab/>
      </w:r>
      <w:r>
        <w:t>Spearman-Rangkorrelation der Größenmaße und der Anlagenintensität</w:t>
      </w:r>
      <w:r>
        <w:tab/>
      </w:r>
      <w:r>
        <w:fldChar w:fldCharType="begin"/>
      </w:r>
      <w:r>
        <w:instrText xml:space="preserve"> PAGEREF _Toc230279821 \h </w:instrText>
      </w:r>
      <w:r>
        <w:fldChar w:fldCharType="separate"/>
      </w:r>
      <w:r w:rsidR="00B46AFB">
        <w:t>86</w:t>
      </w:r>
      <w:r>
        <w:fldChar w:fldCharType="end"/>
      </w:r>
    </w:p>
    <w:p w14:paraId="793217EA" w14:textId="04994AC3" w:rsidR="00954A5B" w:rsidRDefault="00954A5B">
      <w:pPr>
        <w:pStyle w:val="Abbildungsverzeichnis"/>
        <w:rPr>
          <w:rFonts w:asciiTheme="minorHAnsi" w:eastAsiaTheme="minorEastAsia" w:hAnsiTheme="minorHAnsi" w:cstheme="minorBidi"/>
          <w:kern w:val="2"/>
          <w:szCs w:val="24"/>
          <w14:ligatures w14:val="standardContextual"/>
        </w:rPr>
      </w:pPr>
      <w:r>
        <w:t>Abbildung 31:</w:t>
      </w:r>
      <w:r>
        <w:rPr>
          <w:rFonts w:asciiTheme="minorHAnsi" w:eastAsiaTheme="minorEastAsia" w:hAnsiTheme="minorHAnsi" w:cstheme="minorBidi"/>
          <w:kern w:val="2"/>
          <w:szCs w:val="24"/>
          <w14:ligatures w14:val="standardContextual"/>
        </w:rPr>
        <w:tab/>
      </w:r>
      <w:r>
        <w:t>Spearman-Rangkorrelation der Investitionsintensität</w:t>
      </w:r>
      <w:r>
        <w:tab/>
      </w:r>
      <w:r>
        <w:fldChar w:fldCharType="begin"/>
      </w:r>
      <w:r>
        <w:instrText xml:space="preserve"> PAGEREF _Toc230279822 \h </w:instrText>
      </w:r>
      <w:r>
        <w:fldChar w:fldCharType="separate"/>
      </w:r>
      <w:r w:rsidR="00B46AFB">
        <w:t>88</w:t>
      </w:r>
      <w:r>
        <w:fldChar w:fldCharType="end"/>
      </w:r>
    </w:p>
    <w:p w14:paraId="11CC6A1E" w14:textId="3041CC22" w:rsidR="00954A5B" w:rsidRDefault="00954A5B">
      <w:pPr>
        <w:pStyle w:val="Abbildungsverzeichnis"/>
        <w:rPr>
          <w:rFonts w:asciiTheme="minorHAnsi" w:eastAsiaTheme="minorEastAsia" w:hAnsiTheme="minorHAnsi" w:cstheme="minorBidi"/>
          <w:kern w:val="2"/>
          <w:szCs w:val="24"/>
          <w14:ligatures w14:val="standardContextual"/>
        </w:rPr>
      </w:pPr>
      <w:r>
        <w:t>Abbildung 32:</w:t>
      </w:r>
      <w:r>
        <w:rPr>
          <w:rFonts w:asciiTheme="minorHAnsi" w:eastAsiaTheme="minorEastAsia" w:hAnsiTheme="minorHAnsi" w:cstheme="minorBidi"/>
          <w:kern w:val="2"/>
          <w:szCs w:val="24"/>
          <w14:ligatures w14:val="standardContextual"/>
        </w:rPr>
        <w:tab/>
      </w:r>
      <w:r>
        <w:t>Spearman-Rangkorrelation der Median-Profitabilität (Median-ROA pro Unternehmen)</w:t>
      </w:r>
      <w:r>
        <w:tab/>
      </w:r>
      <w:r>
        <w:fldChar w:fldCharType="begin"/>
      </w:r>
      <w:r>
        <w:instrText xml:space="preserve"> PAGEREF _Toc230279823 \h </w:instrText>
      </w:r>
      <w:r>
        <w:fldChar w:fldCharType="separate"/>
      </w:r>
      <w:r w:rsidR="00B46AFB">
        <w:t>89</w:t>
      </w:r>
      <w:r>
        <w:fldChar w:fldCharType="end"/>
      </w:r>
    </w:p>
    <w:p w14:paraId="6A0FA8FC" w14:textId="44EA098F" w:rsidR="00954A5B" w:rsidRDefault="00954A5B">
      <w:pPr>
        <w:pStyle w:val="Abbildungsverzeichnis"/>
        <w:rPr>
          <w:rFonts w:asciiTheme="minorHAnsi" w:eastAsiaTheme="minorEastAsia" w:hAnsiTheme="minorHAnsi" w:cstheme="minorBidi"/>
          <w:kern w:val="2"/>
          <w:szCs w:val="24"/>
          <w14:ligatures w14:val="standardContextual"/>
        </w:rPr>
      </w:pPr>
      <w:r>
        <w:t>Abbildung 33:</w:t>
      </w:r>
      <w:r>
        <w:rPr>
          <w:rFonts w:asciiTheme="minorHAnsi" w:eastAsiaTheme="minorEastAsia" w:hAnsiTheme="minorHAnsi" w:cstheme="minorBidi"/>
          <w:kern w:val="2"/>
          <w:szCs w:val="24"/>
          <w14:ligatures w14:val="standardContextual"/>
        </w:rPr>
        <w:tab/>
      </w:r>
      <w:r>
        <w:t>Spearman-Rangkorrelation der Periodenabgrenzungen nach Sloan (Sloan, 1996)</w:t>
      </w:r>
      <w:r>
        <w:tab/>
      </w:r>
      <w:r>
        <w:fldChar w:fldCharType="begin"/>
      </w:r>
      <w:r>
        <w:instrText xml:space="preserve"> PAGEREF _Toc230279824 \h </w:instrText>
      </w:r>
      <w:r>
        <w:fldChar w:fldCharType="separate"/>
      </w:r>
      <w:r w:rsidR="00B46AFB">
        <w:t>90</w:t>
      </w:r>
      <w:r>
        <w:fldChar w:fldCharType="end"/>
      </w:r>
    </w:p>
    <w:p w14:paraId="75D2AC34" w14:textId="2AAB5ABE" w:rsidR="00954A5B" w:rsidRDefault="00954A5B">
      <w:pPr>
        <w:pStyle w:val="Abbildungsverzeichnis"/>
        <w:rPr>
          <w:rFonts w:asciiTheme="minorHAnsi" w:eastAsiaTheme="minorEastAsia" w:hAnsiTheme="minorHAnsi" w:cstheme="minorBidi"/>
          <w:kern w:val="2"/>
          <w:szCs w:val="24"/>
          <w14:ligatures w14:val="standardContextual"/>
        </w:rPr>
      </w:pPr>
      <w:r>
        <w:t>Abbildung 34:</w:t>
      </w:r>
      <w:r>
        <w:rPr>
          <w:rFonts w:asciiTheme="minorHAnsi" w:eastAsiaTheme="minorEastAsia" w:hAnsiTheme="minorHAnsi" w:cstheme="minorBidi"/>
          <w:kern w:val="2"/>
          <w:szCs w:val="24"/>
          <w14:ligatures w14:val="standardContextual"/>
        </w:rPr>
        <w:tab/>
      </w:r>
      <w:r>
        <w:t xml:space="preserve">Kruskal-Wallis-Effektstärke </w:t>
      </w:r>
      <w:r w:rsidRPr="00333DAD">
        <w:rPr>
          <w:i/>
          <w:iCs/>
        </w:rPr>
        <w:t>ε</w:t>
      </w:r>
      <w:r>
        <w:t>² des Sektor-Effekts pro Kennzahl</w:t>
      </w:r>
      <w:r>
        <w:tab/>
      </w:r>
      <w:r>
        <w:fldChar w:fldCharType="begin"/>
      </w:r>
      <w:r>
        <w:instrText xml:space="preserve"> PAGEREF _Toc230279825 \h </w:instrText>
      </w:r>
      <w:r>
        <w:fldChar w:fldCharType="separate"/>
      </w:r>
      <w:r w:rsidR="00B46AFB">
        <w:t>91</w:t>
      </w:r>
      <w:r>
        <w:fldChar w:fldCharType="end"/>
      </w:r>
    </w:p>
    <w:p w14:paraId="2E252CDF" w14:textId="4227B1AA" w:rsidR="00954A5B" w:rsidRDefault="00954A5B">
      <w:pPr>
        <w:pStyle w:val="Abbildungsverzeichnis"/>
        <w:rPr>
          <w:rFonts w:asciiTheme="minorHAnsi" w:eastAsiaTheme="minorEastAsia" w:hAnsiTheme="minorHAnsi" w:cstheme="minorBidi"/>
          <w:kern w:val="2"/>
          <w:szCs w:val="24"/>
          <w14:ligatures w14:val="standardContextual"/>
        </w:rPr>
      </w:pPr>
      <w:r>
        <w:t>Abbildung 35:</w:t>
      </w:r>
      <w:r>
        <w:rPr>
          <w:rFonts w:asciiTheme="minorHAnsi" w:eastAsiaTheme="minorEastAsia" w:hAnsiTheme="minorHAnsi" w:cstheme="minorBidi"/>
          <w:kern w:val="2"/>
          <w:szCs w:val="24"/>
          <w14:ligatures w14:val="standardContextual"/>
        </w:rPr>
        <w:tab/>
      </w:r>
      <w:r>
        <w:t>Quartalsveränderungen der vier Quadrant-Repräsentanten über den Zeitraum Q1/2000 bis Q4/2024</w:t>
      </w:r>
      <w:r>
        <w:tab/>
      </w:r>
      <w:r>
        <w:fldChar w:fldCharType="begin"/>
      </w:r>
      <w:r>
        <w:instrText xml:space="preserve"> PAGEREF _Toc230279826 \h </w:instrText>
      </w:r>
      <w:r>
        <w:fldChar w:fldCharType="separate"/>
      </w:r>
      <w:r w:rsidR="00B46AFB">
        <w:t>94</w:t>
      </w:r>
      <w:r>
        <w:fldChar w:fldCharType="end"/>
      </w:r>
    </w:p>
    <w:p w14:paraId="633722BA" w14:textId="7860C66C" w:rsidR="00954A5B" w:rsidRDefault="00954A5B">
      <w:pPr>
        <w:pStyle w:val="Abbildungsverzeichnis"/>
        <w:rPr>
          <w:rFonts w:asciiTheme="minorHAnsi" w:eastAsiaTheme="minorEastAsia" w:hAnsiTheme="minorHAnsi" w:cstheme="minorBidi"/>
          <w:kern w:val="2"/>
          <w:szCs w:val="24"/>
          <w14:ligatures w14:val="standardContextual"/>
        </w:rPr>
      </w:pPr>
      <w:r>
        <w:t>Abbildung 36:</w:t>
      </w:r>
      <w:r>
        <w:rPr>
          <w:rFonts w:asciiTheme="minorHAnsi" w:eastAsiaTheme="minorEastAsia" w:hAnsiTheme="minorHAnsi" w:cstheme="minorBidi"/>
          <w:kern w:val="2"/>
          <w:szCs w:val="24"/>
          <w14:ligatures w14:val="standardContextual"/>
        </w:rPr>
        <w:tab/>
      </w:r>
      <w:r>
        <w:t>Quartalsveränderung der Eigenkapitalquote von Walmart (WMT) über den Zeitraum Q1/2000 bis Q4/2024</w:t>
      </w:r>
      <w:r>
        <w:tab/>
      </w:r>
      <w:r>
        <w:fldChar w:fldCharType="begin"/>
      </w:r>
      <w:r>
        <w:instrText xml:space="preserve"> PAGEREF _Toc230279827 \h </w:instrText>
      </w:r>
      <w:r>
        <w:fldChar w:fldCharType="separate"/>
      </w:r>
      <w:r w:rsidR="00B46AFB">
        <w:t>94</w:t>
      </w:r>
      <w:r>
        <w:fldChar w:fldCharType="end"/>
      </w:r>
    </w:p>
    <w:p w14:paraId="553C30DB" w14:textId="76320D97" w:rsidR="00954A5B" w:rsidRDefault="00954A5B">
      <w:pPr>
        <w:pStyle w:val="Abbildungsverzeichnis"/>
        <w:rPr>
          <w:rFonts w:asciiTheme="minorHAnsi" w:eastAsiaTheme="minorEastAsia" w:hAnsiTheme="minorHAnsi" w:cstheme="minorBidi"/>
          <w:kern w:val="2"/>
          <w:szCs w:val="24"/>
          <w14:ligatures w14:val="standardContextual"/>
        </w:rPr>
      </w:pPr>
      <w:r>
        <w:t>Abbildung 37:</w:t>
      </w:r>
      <w:r>
        <w:rPr>
          <w:rFonts w:asciiTheme="minorHAnsi" w:eastAsiaTheme="minorEastAsia" w:hAnsiTheme="minorHAnsi" w:cstheme="minorBidi"/>
          <w:kern w:val="2"/>
          <w:szCs w:val="24"/>
          <w14:ligatures w14:val="standardContextual"/>
        </w:rPr>
        <w:tab/>
      </w:r>
      <w:r>
        <w:t>Quartalsveränderung der Eigenkapitalquote von Texas Instruments (TXN) über den Zeitraum Q1/2000 bis Q4/2024</w:t>
      </w:r>
      <w:r>
        <w:tab/>
      </w:r>
      <w:r>
        <w:fldChar w:fldCharType="begin"/>
      </w:r>
      <w:r>
        <w:instrText xml:space="preserve"> PAGEREF _Toc230279828 \h </w:instrText>
      </w:r>
      <w:r>
        <w:fldChar w:fldCharType="separate"/>
      </w:r>
      <w:r w:rsidR="00B46AFB">
        <w:t>95</w:t>
      </w:r>
      <w:r>
        <w:fldChar w:fldCharType="end"/>
      </w:r>
    </w:p>
    <w:p w14:paraId="012B21FF" w14:textId="35E29694" w:rsidR="00954A5B" w:rsidRDefault="00954A5B">
      <w:pPr>
        <w:pStyle w:val="Abbildungsverzeichnis"/>
        <w:rPr>
          <w:rFonts w:asciiTheme="minorHAnsi" w:eastAsiaTheme="minorEastAsia" w:hAnsiTheme="minorHAnsi" w:cstheme="minorBidi"/>
          <w:kern w:val="2"/>
          <w:szCs w:val="24"/>
          <w14:ligatures w14:val="standardContextual"/>
        </w:rPr>
      </w:pPr>
      <w:r>
        <w:t>Abbildung 38:</w:t>
      </w:r>
      <w:r>
        <w:rPr>
          <w:rFonts w:asciiTheme="minorHAnsi" w:eastAsiaTheme="minorEastAsia" w:hAnsiTheme="minorHAnsi" w:cstheme="minorBidi"/>
          <w:kern w:val="2"/>
          <w:szCs w:val="24"/>
          <w14:ligatures w14:val="standardContextual"/>
        </w:rPr>
        <w:tab/>
      </w:r>
      <w:r>
        <w:t>Lage der Finanzdienstleister-Branche im φ-σ-Raum, Mediane pro Kennzahl</w:t>
      </w:r>
      <w:r>
        <w:tab/>
      </w:r>
      <w:r>
        <w:fldChar w:fldCharType="begin"/>
      </w:r>
      <w:r>
        <w:instrText xml:space="preserve"> PAGEREF _Toc230279829 \h </w:instrText>
      </w:r>
      <w:r>
        <w:fldChar w:fldCharType="separate"/>
      </w:r>
      <w:r w:rsidR="00B46AFB">
        <w:t>96</w:t>
      </w:r>
      <w:r>
        <w:fldChar w:fldCharType="end"/>
      </w:r>
    </w:p>
    <w:p w14:paraId="6EC3DE58" w14:textId="2914F96F" w:rsidR="00954A5B" w:rsidRDefault="00954A5B">
      <w:pPr>
        <w:pStyle w:val="Abbildungsverzeichnis"/>
        <w:rPr>
          <w:rFonts w:asciiTheme="minorHAnsi" w:eastAsiaTheme="minorEastAsia" w:hAnsiTheme="minorHAnsi" w:cstheme="minorBidi"/>
          <w:kern w:val="2"/>
          <w:szCs w:val="24"/>
          <w14:ligatures w14:val="standardContextual"/>
        </w:rPr>
      </w:pPr>
      <w:r>
        <w:t>Abbildung 39:</w:t>
      </w:r>
      <w:r>
        <w:rPr>
          <w:rFonts w:asciiTheme="minorHAnsi" w:eastAsiaTheme="minorEastAsia" w:hAnsiTheme="minorHAnsi" w:cstheme="minorBidi"/>
          <w:kern w:val="2"/>
          <w:szCs w:val="24"/>
          <w14:ligatures w14:val="standardContextual"/>
        </w:rPr>
        <w:tab/>
      </w:r>
      <w:r>
        <w:t>Multivariates Bestimmtheitsmaß R² der OLS-Regression mit den fünf Strukturvariablen als Prädiktoren</w:t>
      </w:r>
      <w:r>
        <w:tab/>
      </w:r>
      <w:r>
        <w:fldChar w:fldCharType="begin"/>
      </w:r>
      <w:r>
        <w:instrText xml:space="preserve"> PAGEREF _Toc230279830 \h </w:instrText>
      </w:r>
      <w:r>
        <w:fldChar w:fldCharType="separate"/>
      </w:r>
      <w:r w:rsidR="00B46AFB">
        <w:t>97</w:t>
      </w:r>
      <w:r>
        <w:fldChar w:fldCharType="end"/>
      </w:r>
    </w:p>
    <w:p w14:paraId="6F92E8B9" w14:textId="6B35C456" w:rsidR="00284FA6" w:rsidRDefault="00284FA6">
      <w:r>
        <w:fldChar w:fldCharType="end"/>
      </w:r>
    </w:p>
    <w:p w14:paraId="6F92E8BA" w14:textId="77777777" w:rsidR="00284FA6" w:rsidRDefault="00284FA6" w:rsidP="00837ADD">
      <w:pPr>
        <w:pStyle w:val="ber1oN"/>
      </w:pPr>
      <w:bookmarkStart w:id="6" w:name="_Toc229481969"/>
      <w:r>
        <w:lastRenderedPageBreak/>
        <w:t>Tabellenverzeichnis</w:t>
      </w:r>
      <w:bookmarkEnd w:id="6"/>
    </w:p>
    <w:bookmarkStart w:id="7" w:name="_Toc229481970"/>
    <w:p w14:paraId="5A4CAC96" w14:textId="57500305" w:rsidR="0007759D" w:rsidRDefault="00284FA6" w:rsidP="00314AAE">
      <w:pPr>
        <w:pStyle w:val="Abbildungsverzeichnis"/>
        <w:rPr>
          <w:rFonts w:asciiTheme="minorHAnsi" w:eastAsiaTheme="minorEastAsia" w:hAnsiTheme="minorHAnsi" w:cstheme="minorBidi"/>
          <w:kern w:val="2"/>
          <w:szCs w:val="24"/>
          <w14:ligatures w14:val="standardContextual"/>
        </w:rPr>
      </w:pPr>
      <w:r>
        <w:rPr>
          <w:rFonts w:ascii="Times New Roman" w:hAnsi="Times New Roman"/>
        </w:rPr>
        <w:fldChar w:fldCharType="begin"/>
      </w:r>
      <w:r>
        <w:instrText xml:space="preserve"> TOC \c "Tabelle" </w:instrText>
      </w:r>
      <w:r>
        <w:rPr>
          <w:rFonts w:ascii="Times New Roman" w:hAnsi="Times New Roman"/>
        </w:rPr>
        <w:fldChar w:fldCharType="separate"/>
      </w:r>
      <w:r w:rsidR="0007759D">
        <w:t>Tabelle 1: Filterkette und Aufbereitungsschritte</w:t>
      </w:r>
      <w:r w:rsidR="0007759D">
        <w:tab/>
      </w:r>
      <w:r w:rsidR="0007759D">
        <w:fldChar w:fldCharType="begin"/>
      </w:r>
      <w:r w:rsidR="0007759D">
        <w:instrText xml:space="preserve"> PAGEREF _Toc230216218 \h </w:instrText>
      </w:r>
      <w:r w:rsidR="0007759D">
        <w:fldChar w:fldCharType="separate"/>
      </w:r>
      <w:r w:rsidR="00B46AFB">
        <w:t>8</w:t>
      </w:r>
      <w:r w:rsidR="0007759D">
        <w:fldChar w:fldCharType="end"/>
      </w:r>
    </w:p>
    <w:p w14:paraId="4A85E23D" w14:textId="4FD8FA15" w:rsidR="0007759D" w:rsidRDefault="0007759D" w:rsidP="00314AAE">
      <w:pPr>
        <w:pStyle w:val="Abbildungsverzeichnis"/>
        <w:rPr>
          <w:rFonts w:asciiTheme="minorHAnsi" w:eastAsiaTheme="minorEastAsia" w:hAnsiTheme="minorHAnsi" w:cstheme="minorBidi"/>
          <w:kern w:val="2"/>
          <w:szCs w:val="24"/>
          <w14:ligatures w14:val="standardContextual"/>
        </w:rPr>
      </w:pPr>
      <w:r>
        <w:t>Tabelle 2: Quadrantentypen</w:t>
      </w:r>
      <w:r>
        <w:tab/>
      </w:r>
      <w:r>
        <w:fldChar w:fldCharType="begin"/>
      </w:r>
      <w:r>
        <w:instrText xml:space="preserve"> PAGEREF _Toc230216219 \h </w:instrText>
      </w:r>
      <w:r>
        <w:fldChar w:fldCharType="separate"/>
      </w:r>
      <w:r w:rsidR="00B46AFB">
        <w:t>14</w:t>
      </w:r>
      <w:r>
        <w:fldChar w:fldCharType="end"/>
      </w:r>
    </w:p>
    <w:p w14:paraId="0D451FA5" w14:textId="3A405D0A" w:rsidR="0007759D" w:rsidRDefault="0007759D" w:rsidP="00314AAE">
      <w:pPr>
        <w:pStyle w:val="Abbildungsverzeichnis"/>
        <w:rPr>
          <w:rFonts w:asciiTheme="minorHAnsi" w:eastAsiaTheme="minorEastAsia" w:hAnsiTheme="minorHAnsi" w:cstheme="minorBidi"/>
          <w:kern w:val="2"/>
          <w:szCs w:val="24"/>
          <w14:ligatures w14:val="standardContextual"/>
        </w:rPr>
      </w:pPr>
      <w:r>
        <w:t>Tabelle 3: Überblick über alternative Modellspezifikationen</w:t>
      </w:r>
      <w:r>
        <w:tab/>
      </w:r>
      <w:r>
        <w:fldChar w:fldCharType="begin"/>
      </w:r>
      <w:r>
        <w:instrText xml:space="preserve"> PAGEREF _Toc230216220 \h </w:instrText>
      </w:r>
      <w:r>
        <w:fldChar w:fldCharType="separate"/>
      </w:r>
      <w:r w:rsidR="00B46AFB">
        <w:t>16</w:t>
      </w:r>
      <w:r>
        <w:fldChar w:fldCharType="end"/>
      </w:r>
    </w:p>
    <w:p w14:paraId="2FDBBC7B" w14:textId="3313E0C5" w:rsidR="0007759D" w:rsidRDefault="0007759D" w:rsidP="00314AAE">
      <w:pPr>
        <w:pStyle w:val="Abbildungsverzeichnis"/>
        <w:rPr>
          <w:rFonts w:asciiTheme="minorHAnsi" w:eastAsiaTheme="minorEastAsia" w:hAnsiTheme="minorHAnsi" w:cstheme="minorBidi"/>
          <w:kern w:val="2"/>
          <w:szCs w:val="24"/>
          <w14:ligatures w14:val="standardContextual"/>
        </w:rPr>
      </w:pPr>
      <w:r>
        <w:t>Tabelle 4: Kennzahl-Median für unterschiedliche Stichprobenanzahl</w:t>
      </w:r>
      <w:r>
        <w:tab/>
      </w:r>
      <w:r>
        <w:fldChar w:fldCharType="begin"/>
      </w:r>
      <w:r>
        <w:instrText xml:space="preserve"> PAGEREF _Toc230216221 \h </w:instrText>
      </w:r>
      <w:r>
        <w:fldChar w:fldCharType="separate"/>
      </w:r>
      <w:r w:rsidR="00B46AFB">
        <w:t>18</w:t>
      </w:r>
      <w:r>
        <w:fldChar w:fldCharType="end"/>
      </w:r>
    </w:p>
    <w:p w14:paraId="1BDA95B9" w14:textId="29EF11F5" w:rsidR="0007759D" w:rsidRDefault="0007759D" w:rsidP="00314AAE">
      <w:pPr>
        <w:pStyle w:val="Abbildungsverzeichnis"/>
        <w:rPr>
          <w:rFonts w:asciiTheme="minorHAnsi" w:eastAsiaTheme="minorEastAsia" w:hAnsiTheme="minorHAnsi" w:cstheme="minorBidi"/>
          <w:kern w:val="2"/>
          <w:szCs w:val="24"/>
          <w14:ligatures w14:val="standardContextual"/>
        </w:rPr>
      </w:pPr>
      <w:r>
        <w:t xml:space="preserve">Tabelle 5: Werte für die Unabhängigkeit von </w:t>
      </w:r>
      <w:r w:rsidRPr="00B01B68">
        <w:rPr>
          <w:rFonts w:ascii="Symbol" w:hAnsi="Symbol"/>
          <w:i/>
          <w:iCs/>
        </w:rPr>
        <w:t></w:t>
      </w:r>
      <w:r>
        <w:t xml:space="preserve"> und </w:t>
      </w:r>
      <w:r w:rsidRPr="00B01B68">
        <w:rPr>
          <w:rFonts w:ascii="Symbol" w:hAnsi="Symbol"/>
        </w:rPr>
        <w:t></w:t>
      </w:r>
      <w:r w:rsidRPr="00B01B68">
        <w:rPr>
          <w:rFonts w:ascii="Symbol" w:hAnsi="Symbol"/>
          <w:i/>
          <w:iCs/>
        </w:rPr>
        <w:t></w:t>
      </w:r>
      <w:r>
        <w:tab/>
      </w:r>
      <w:r>
        <w:fldChar w:fldCharType="begin"/>
      </w:r>
      <w:r>
        <w:instrText xml:space="preserve"> PAGEREF _Toc230216222 \h </w:instrText>
      </w:r>
      <w:r>
        <w:fldChar w:fldCharType="separate"/>
      </w:r>
      <w:r w:rsidR="00B46AFB">
        <w:t>19</w:t>
      </w:r>
      <w:r>
        <w:fldChar w:fldCharType="end"/>
      </w:r>
    </w:p>
    <w:p w14:paraId="2BAEA849" w14:textId="6E520CDE" w:rsidR="0007759D" w:rsidRDefault="0007759D" w:rsidP="00314AAE">
      <w:pPr>
        <w:pStyle w:val="Abbildungsverzeichnis"/>
        <w:rPr>
          <w:rFonts w:asciiTheme="minorHAnsi" w:eastAsiaTheme="minorEastAsia" w:hAnsiTheme="minorHAnsi" w:cstheme="minorBidi"/>
          <w:kern w:val="2"/>
          <w:szCs w:val="24"/>
          <w14:ligatures w14:val="standardContextual"/>
        </w:rPr>
      </w:pPr>
      <w:r>
        <w:t>Tabelle 6: Kennzahlschätzungen der Profitabilität</w:t>
      </w:r>
      <w:r>
        <w:tab/>
      </w:r>
      <w:r>
        <w:fldChar w:fldCharType="begin"/>
      </w:r>
      <w:r>
        <w:instrText xml:space="preserve"> PAGEREF _Toc230216223 \h </w:instrText>
      </w:r>
      <w:r>
        <w:fldChar w:fldCharType="separate"/>
      </w:r>
      <w:r w:rsidR="00B46AFB">
        <w:t>28</w:t>
      </w:r>
      <w:r>
        <w:fldChar w:fldCharType="end"/>
      </w:r>
    </w:p>
    <w:p w14:paraId="667AB655" w14:textId="7E1C5FC9" w:rsidR="0007759D" w:rsidRDefault="0007759D" w:rsidP="00314AAE">
      <w:pPr>
        <w:pStyle w:val="Abbildungsverzeichnis"/>
        <w:rPr>
          <w:rFonts w:asciiTheme="minorHAnsi" w:eastAsiaTheme="minorEastAsia" w:hAnsiTheme="minorHAnsi" w:cstheme="minorBidi"/>
          <w:kern w:val="2"/>
          <w:szCs w:val="24"/>
          <w14:ligatures w14:val="standardContextual"/>
        </w:rPr>
      </w:pPr>
      <w:r>
        <w:t>Tabelle 7: Kennzahlschätzungen der Liquidität</w:t>
      </w:r>
      <w:r>
        <w:tab/>
      </w:r>
      <w:r>
        <w:fldChar w:fldCharType="begin"/>
      </w:r>
      <w:r>
        <w:instrText xml:space="preserve"> PAGEREF _Toc230216224 \h </w:instrText>
      </w:r>
      <w:r>
        <w:fldChar w:fldCharType="separate"/>
      </w:r>
      <w:r w:rsidR="00B46AFB">
        <w:t>30</w:t>
      </w:r>
      <w:r>
        <w:fldChar w:fldCharType="end"/>
      </w:r>
    </w:p>
    <w:p w14:paraId="0CB1D577" w14:textId="3514354A" w:rsidR="0007759D" w:rsidRDefault="0007759D" w:rsidP="00314AAE">
      <w:pPr>
        <w:pStyle w:val="Abbildungsverzeichnis"/>
      </w:pPr>
      <w:r>
        <w:t>Tabelle 8: Kennzahlschätzungen der Kapitalstruktur</w:t>
      </w:r>
      <w:r>
        <w:tab/>
      </w:r>
      <w:r>
        <w:fldChar w:fldCharType="begin"/>
      </w:r>
      <w:r>
        <w:instrText xml:space="preserve"> PAGEREF _Toc230216225 \h </w:instrText>
      </w:r>
      <w:r>
        <w:fldChar w:fldCharType="separate"/>
      </w:r>
      <w:r w:rsidR="00B46AFB">
        <w:t>32</w:t>
      </w:r>
      <w:r>
        <w:fldChar w:fldCharType="end"/>
      </w:r>
    </w:p>
    <w:p w14:paraId="3EF54DBA" w14:textId="77777777" w:rsidR="008A4682" w:rsidRDefault="008A4682" w:rsidP="008A4682"/>
    <w:p w14:paraId="0B74BDA1" w14:textId="77777777" w:rsidR="008A4682" w:rsidRDefault="008A4682" w:rsidP="008A4682"/>
    <w:p w14:paraId="562A2FA2" w14:textId="77777777" w:rsidR="008A4682" w:rsidRDefault="008A4682" w:rsidP="008A4682">
      <w:pPr>
        <w:sectPr w:rsidR="008A4682" w:rsidSect="00FB07CF">
          <w:headerReference w:type="default" r:id="rId15"/>
          <w:type w:val="continuous"/>
          <w:pgSz w:w="11906" w:h="16838" w:code="9"/>
          <w:pgMar w:top="1418" w:right="1418" w:bottom="1418" w:left="1701" w:header="720" w:footer="720" w:gutter="0"/>
          <w:pgNumType w:fmt="lowerRoman" w:start="1"/>
          <w:cols w:space="720"/>
          <w:docGrid w:linePitch="299"/>
        </w:sectPr>
      </w:pPr>
    </w:p>
    <w:p w14:paraId="5B5CCF78" w14:textId="77777777" w:rsidR="008A4682" w:rsidRPr="008A4682" w:rsidRDefault="008A4682" w:rsidP="008A4682"/>
    <w:p w14:paraId="6F92E8BE" w14:textId="1D56F001" w:rsidR="00284FA6" w:rsidRDefault="00284FA6">
      <w:pPr>
        <w:pStyle w:val="berschrift1"/>
        <w:numPr>
          <w:ilvl w:val="0"/>
          <w:numId w:val="0"/>
        </w:numPr>
      </w:pPr>
      <w:r>
        <w:lastRenderedPageBreak/>
        <w:fldChar w:fldCharType="end"/>
      </w:r>
      <w:r>
        <w:t>Abkürzungsverzeichnis</w:t>
      </w:r>
      <w:bookmarkEnd w:id="7"/>
    </w:p>
    <w:p w14:paraId="6F92E8BF" w14:textId="033495FA" w:rsidR="00284FA6" w:rsidRDefault="00206369">
      <w:pPr>
        <w:tabs>
          <w:tab w:val="left" w:pos="1440"/>
        </w:tabs>
      </w:pPr>
      <w:r>
        <w:t>ABC</w:t>
      </w:r>
      <w:r w:rsidR="00284FA6">
        <w:tab/>
      </w:r>
      <w:r>
        <w:t>…</w:t>
      </w:r>
    </w:p>
    <w:p w14:paraId="07D1F8F0" w14:textId="1B2886C4" w:rsidR="00E40D72" w:rsidRDefault="00206369">
      <w:pPr>
        <w:tabs>
          <w:tab w:val="left" w:pos="1440"/>
        </w:tabs>
      </w:pPr>
      <w:r>
        <w:t>XYZ</w:t>
      </w:r>
      <w:r w:rsidR="00284FA6">
        <w:tab/>
      </w:r>
      <w:r>
        <w:t>…</w:t>
      </w:r>
    </w:p>
    <w:p w14:paraId="227E0609" w14:textId="77777777" w:rsidR="00206369" w:rsidRDefault="00206369">
      <w:pPr>
        <w:tabs>
          <w:tab w:val="left" w:pos="1440"/>
        </w:tabs>
      </w:pPr>
    </w:p>
    <w:p w14:paraId="2A5B7D16" w14:textId="77777777" w:rsidR="00E40D72" w:rsidRDefault="00E40D72">
      <w:pPr>
        <w:tabs>
          <w:tab w:val="left" w:pos="1440"/>
        </w:tabs>
        <w:sectPr w:rsidR="00E40D72" w:rsidSect="00FB07CF">
          <w:headerReference w:type="default" r:id="rId16"/>
          <w:type w:val="continuous"/>
          <w:pgSz w:w="11906" w:h="16838" w:code="9"/>
          <w:pgMar w:top="1418" w:right="1418" w:bottom="1418" w:left="1701" w:header="720" w:footer="720" w:gutter="0"/>
          <w:pgNumType w:fmt="lowerRoman" w:start="1"/>
          <w:cols w:space="720"/>
          <w:docGrid w:linePitch="299"/>
        </w:sectPr>
      </w:pPr>
    </w:p>
    <w:p w14:paraId="4544BF58" w14:textId="77777777" w:rsidR="00E40D72" w:rsidRDefault="00E40D72">
      <w:pPr>
        <w:tabs>
          <w:tab w:val="left" w:pos="1440"/>
        </w:tabs>
      </w:pPr>
    </w:p>
    <w:p w14:paraId="6F92E8C7" w14:textId="568F1004" w:rsidR="00284FA6" w:rsidRDefault="00EC6961">
      <w:pPr>
        <w:pStyle w:val="berschrift1"/>
      </w:pPr>
      <w:bookmarkStart w:id="11" w:name="_Ref229484297"/>
      <w:bookmarkStart w:id="12" w:name="_Ref229484324"/>
      <w:bookmarkStart w:id="13" w:name="Haupttext"/>
      <w:bookmarkStart w:id="14" w:name="_Toc230281156"/>
      <w:r>
        <w:lastRenderedPageBreak/>
        <w:t>Einleitung</w:t>
      </w:r>
      <w:bookmarkEnd w:id="11"/>
      <w:bookmarkEnd w:id="12"/>
      <w:bookmarkEnd w:id="14"/>
    </w:p>
    <w:p w14:paraId="294DD6DE" w14:textId="5059DE7D" w:rsidR="0052466F" w:rsidRDefault="00446364" w:rsidP="00EA3F23">
      <w:r>
        <w:t xml:space="preserve">Die Wurzeln </w:t>
      </w:r>
      <w:r w:rsidR="009F4B4E">
        <w:t xml:space="preserve">von </w:t>
      </w:r>
      <w:r w:rsidR="00FD6163">
        <w:t>Wirtschaftsanalysen</w:t>
      </w:r>
      <w:r w:rsidR="009F4B4E">
        <w:t xml:space="preserve"> liegen bereits</w:t>
      </w:r>
      <w:r w:rsidR="007A2D80">
        <w:t xml:space="preserve"> im </w:t>
      </w:r>
      <w:r w:rsidR="00EA42CC">
        <w:t>Scientific</w:t>
      </w:r>
      <w:r w:rsidR="007A2D80">
        <w:t xml:space="preserve"> Management</w:t>
      </w:r>
      <w:r w:rsidR="00EA42CC">
        <w:t xml:space="preserve"> </w:t>
      </w:r>
      <w:r w:rsidR="0080031F">
        <w:t>(</w:t>
      </w:r>
      <w:r w:rsidR="00EA42CC">
        <w:t>Taylor</w:t>
      </w:r>
      <w:r w:rsidR="00C65CE4">
        <w:t xml:space="preserve"> Methode)</w:t>
      </w:r>
      <w:r w:rsidR="007A2D80">
        <w:t xml:space="preserve"> </w:t>
      </w:r>
      <w:r w:rsidR="00F20A6D">
        <w:t xml:space="preserve">des </w:t>
      </w:r>
      <w:r w:rsidR="00C65CE4">
        <w:t>frühen</w:t>
      </w:r>
      <w:r w:rsidR="00F20A6D">
        <w:t xml:space="preserve"> </w:t>
      </w:r>
      <w:r w:rsidR="00C65CE4">
        <w:t>20</w:t>
      </w:r>
      <w:r w:rsidR="00F20A6D">
        <w:t>. Jahrhunderts</w:t>
      </w:r>
      <w:r w:rsidR="00DB3504">
        <w:t>.</w:t>
      </w:r>
      <w:r w:rsidR="00BD6209">
        <w:t xml:space="preserve"> Die</w:t>
      </w:r>
      <w:r w:rsidR="00BD1A54">
        <w:t xml:space="preserve">se </w:t>
      </w:r>
      <w:r w:rsidR="00EC57F2">
        <w:t>wissenschaftlichen</w:t>
      </w:r>
      <w:r w:rsidR="00BD6209">
        <w:t xml:space="preserve"> Methode</w:t>
      </w:r>
      <w:r w:rsidR="00CC0E28">
        <w:t>n haben</w:t>
      </w:r>
      <w:r w:rsidR="002C599C">
        <w:t xml:space="preserve"> mit dem Aufkommen computergest</w:t>
      </w:r>
      <w:r w:rsidR="00DA6388">
        <w:t xml:space="preserve">ützter Systeme </w:t>
      </w:r>
      <w:r w:rsidR="0089483B">
        <w:t>in den 1960</w:t>
      </w:r>
      <w:r w:rsidR="00EE2E05">
        <w:t>-er</w:t>
      </w:r>
      <w:r w:rsidR="003D3D96">
        <w:t xml:space="preserve"> </w:t>
      </w:r>
      <w:r w:rsidR="00CA2E07">
        <w:t>Jahren entscheidend an Bedeutung gewonnen</w:t>
      </w:r>
      <w:r w:rsidR="006D45AD">
        <w:t xml:space="preserve">. </w:t>
      </w:r>
      <w:r w:rsidR="00B2751D">
        <w:t xml:space="preserve">Heute </w:t>
      </w:r>
      <w:r w:rsidR="00823EFC">
        <w:t>sind die Methoden der</w:t>
      </w:r>
      <w:r w:rsidR="00AA59EF">
        <w:t xml:space="preserve"> </w:t>
      </w:r>
      <w:r w:rsidR="000712D4">
        <w:t>Business Analytics</w:t>
      </w:r>
      <w:r w:rsidR="00AA59EF">
        <w:t xml:space="preserve"> </w:t>
      </w:r>
      <w:r w:rsidR="00461367">
        <w:t>unverzicht</w:t>
      </w:r>
      <w:r w:rsidR="008B390B">
        <w:t>bar</w:t>
      </w:r>
      <w:r w:rsidR="00A65C88">
        <w:t xml:space="preserve"> zur systematischen Analyse wirtschaftlich relevanter Daten in Unterneh</w:t>
      </w:r>
      <w:r w:rsidR="00EE65FD">
        <w:t>men, um besse</w:t>
      </w:r>
      <w:r w:rsidR="0090404B">
        <w:t>re</w:t>
      </w:r>
      <w:r w:rsidR="00EE65FD">
        <w:t xml:space="preserve"> Entscheidungen zu treffen.</w:t>
      </w:r>
    </w:p>
    <w:p w14:paraId="6FBDAC95" w14:textId="0865565F" w:rsidR="00B36360" w:rsidRDefault="009C4B9E" w:rsidP="00D5073E">
      <w:r>
        <w:t xml:space="preserve">Finanzkennzahlen sind </w:t>
      </w:r>
      <w:r w:rsidR="00BC015F">
        <w:t xml:space="preserve">dabei die </w:t>
      </w:r>
      <w:r w:rsidR="00D4524D">
        <w:t xml:space="preserve">zentrale Informationsgröße, </w:t>
      </w:r>
      <w:r w:rsidR="00BC015F">
        <w:t>die</w:t>
      </w:r>
      <w:r w:rsidR="00D4524D">
        <w:t xml:space="preserve"> die wirtschaftliche Lage eines Unternehmens </w:t>
      </w:r>
      <w:r w:rsidR="00F411FD">
        <w:t xml:space="preserve">quantifizierbar und </w:t>
      </w:r>
      <w:r w:rsidR="006A68B0">
        <w:t>vergleichbar</w:t>
      </w:r>
      <w:r w:rsidR="00F411FD">
        <w:t xml:space="preserve"> mach</w:t>
      </w:r>
      <w:r w:rsidR="002939B2">
        <w:t>t</w:t>
      </w:r>
      <w:r w:rsidR="00F411FD">
        <w:t>.</w:t>
      </w:r>
    </w:p>
    <w:p w14:paraId="49B9FD7A" w14:textId="54CE62A1" w:rsidR="00305F00" w:rsidRDefault="003914A1" w:rsidP="003914A1">
      <w:r>
        <w:t xml:space="preserve">Es sind aber nicht die Kennzahlen und </w:t>
      </w:r>
      <w:r w:rsidR="00E175FE">
        <w:t>die Interpr</w:t>
      </w:r>
      <w:r w:rsidR="005626F9">
        <w:t>etation der Momentaufnahme</w:t>
      </w:r>
      <w:r>
        <w:t xml:space="preserve"> </w:t>
      </w:r>
      <w:proofErr w:type="gramStart"/>
      <w:r>
        <w:t>alleine</w:t>
      </w:r>
      <w:proofErr w:type="gramEnd"/>
      <w:r>
        <w:t xml:space="preserve"> von Bedeutung. Die zeitliche Entwicklung</w:t>
      </w:r>
      <w:r w:rsidR="00543260">
        <w:t xml:space="preserve"> ist</w:t>
      </w:r>
      <w:r>
        <w:t xml:space="preserve"> </w:t>
      </w:r>
      <w:r w:rsidR="007169FF">
        <w:t>a</w:t>
      </w:r>
      <w:r w:rsidR="00D420E7">
        <w:t>usschlaggebend</w:t>
      </w:r>
      <w:r>
        <w:t xml:space="preserve"> und l</w:t>
      </w:r>
      <w:r w:rsidR="00543260">
        <w:t>ässt</w:t>
      </w:r>
      <w:r>
        <w:t xml:space="preserve"> Rückschlüsse auf die Auswirkungen </w:t>
      </w:r>
      <w:r w:rsidR="00F1088B">
        <w:t>disruptive</w:t>
      </w:r>
      <w:r w:rsidR="00553236">
        <w:t>r</w:t>
      </w:r>
      <w:r w:rsidR="00F1088B">
        <w:t xml:space="preserve"> Ereignisse</w:t>
      </w:r>
      <w:r w:rsidR="003D1540">
        <w:t xml:space="preserve"> und</w:t>
      </w:r>
      <w:r w:rsidR="003A499A">
        <w:t xml:space="preserve"> </w:t>
      </w:r>
      <w:r w:rsidR="00F733FF">
        <w:t>effektive</w:t>
      </w:r>
      <w:r w:rsidR="00CD685A">
        <w:t>r</w:t>
      </w:r>
      <w:r w:rsidR="00F733FF">
        <w:t xml:space="preserve"> </w:t>
      </w:r>
      <w:r>
        <w:t>Entscheidungen</w:t>
      </w:r>
      <w:r w:rsidR="00D33C4A">
        <w:t xml:space="preserve"> der Unternehmensführung</w:t>
      </w:r>
      <w:r w:rsidR="003D1540">
        <w:t xml:space="preserve"> zu.</w:t>
      </w:r>
      <w:r w:rsidR="00D33C4A">
        <w:t xml:space="preserve"> </w:t>
      </w:r>
      <w:r w:rsidR="00714905">
        <w:t xml:space="preserve">Außerdem </w:t>
      </w:r>
      <w:r w:rsidR="0082553F">
        <w:t>erlaubt der Blic</w:t>
      </w:r>
      <w:r w:rsidR="0052439A">
        <w:t xml:space="preserve">k in die Vergangenheit </w:t>
      </w:r>
      <w:r w:rsidR="00757780">
        <w:t xml:space="preserve">eine </w:t>
      </w:r>
      <w:r w:rsidR="004B1386">
        <w:t xml:space="preserve">faktenbasierte </w:t>
      </w:r>
      <w:r>
        <w:t>Prognose für die Zukunft</w:t>
      </w:r>
      <w:r w:rsidR="00394128">
        <w:t xml:space="preserve"> (Quelle)</w:t>
      </w:r>
      <w:r>
        <w:t>.</w:t>
      </w:r>
    </w:p>
    <w:p w14:paraId="2DA99C4B" w14:textId="4BAFCDC3" w:rsidR="00207056" w:rsidRDefault="00D420E7" w:rsidP="003914A1">
      <w:r>
        <w:t xml:space="preserve">Deshalb werden </w:t>
      </w:r>
      <w:r w:rsidR="00B7114D">
        <w:t>die Kennzahlen</w:t>
      </w:r>
      <w:r w:rsidR="006E525E">
        <w:t xml:space="preserve"> </w:t>
      </w:r>
      <w:r w:rsidR="00147DAC">
        <w:t xml:space="preserve">als Zeitreihen </w:t>
      </w:r>
      <w:r w:rsidR="009C3577">
        <w:t>analysiert</w:t>
      </w:r>
      <w:r w:rsidR="00706CEC">
        <w:t>:</w:t>
      </w:r>
    </w:p>
    <w:p w14:paraId="56AB6F33" w14:textId="0C8A1DDC" w:rsidR="00FD7766" w:rsidRDefault="006160F6" w:rsidP="00FD7766">
      <w:pPr>
        <w:pStyle w:val="Abbildung"/>
        <w:rPr>
          <w:noProof/>
        </w:rPr>
      </w:pPr>
      <w:r>
        <w:rPr>
          <w:noProof/>
        </w:rPr>
        <w:drawing>
          <wp:inline distT="0" distB="0" distL="0" distR="0" wp14:anchorId="22A0CB7A" wp14:editId="6BDED36D">
            <wp:extent cx="5400000" cy="3499200"/>
            <wp:effectExtent l="0" t="0" r="0" b="6350"/>
            <wp:docPr id="120374227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3499200"/>
                    </a:xfrm>
                    <a:prstGeom prst="rect">
                      <a:avLst/>
                    </a:prstGeom>
                    <a:noFill/>
                  </pic:spPr>
                </pic:pic>
              </a:graphicData>
            </a:graphic>
          </wp:inline>
        </w:drawing>
      </w:r>
    </w:p>
    <w:p w14:paraId="7CF833FB" w14:textId="4F7B42DC" w:rsidR="00207056" w:rsidRPr="005E1960" w:rsidRDefault="00FD7766" w:rsidP="00BF7FDA">
      <w:pPr>
        <w:pStyle w:val="Beschriftung"/>
        <w:rPr>
          <w:rFonts w:asciiTheme="minorBidi" w:hAnsiTheme="minorBidi" w:cstheme="minorBidi"/>
          <w:sz w:val="24"/>
          <w:szCs w:val="24"/>
        </w:rPr>
      </w:pPr>
      <w:bookmarkStart w:id="15" w:name="_Toc230279790"/>
      <w:r>
        <w:t xml:space="preserve">Abbildung </w:t>
      </w:r>
      <w:r w:rsidR="0007759D">
        <w:fldChar w:fldCharType="begin"/>
      </w:r>
      <w:r w:rsidR="0007759D">
        <w:instrText xml:space="preserve"> SEQ Abbildung \* ARABIC </w:instrText>
      </w:r>
      <w:r w:rsidR="0007759D">
        <w:fldChar w:fldCharType="separate"/>
      </w:r>
      <w:r w:rsidR="0007759D">
        <w:rPr>
          <w:noProof/>
        </w:rPr>
        <w:t>1</w:t>
      </w:r>
      <w:r w:rsidR="0007759D">
        <w:rPr>
          <w:noProof/>
        </w:rPr>
        <w:fldChar w:fldCharType="end"/>
      </w:r>
      <w:r>
        <w:t>:</w:t>
      </w:r>
      <w:r w:rsidR="00F42945">
        <w:tab/>
      </w:r>
      <w:r w:rsidR="00B80B5B">
        <w:t xml:space="preserve">Zeitreihe des </w:t>
      </w:r>
      <w:r w:rsidR="00276A41">
        <w:t>EBIT</w:t>
      </w:r>
      <w:r w:rsidR="00B80B5B">
        <w:t xml:space="preserve"> </w:t>
      </w:r>
      <w:r w:rsidR="005E1960">
        <w:t xml:space="preserve">von </w:t>
      </w:r>
      <w:r w:rsidR="00276A41">
        <w:t>Walmart</w:t>
      </w:r>
      <w:bookmarkEnd w:id="15"/>
    </w:p>
    <w:p w14:paraId="5DB02AC5" w14:textId="778EA381" w:rsidR="00706CEC" w:rsidRDefault="0022030D" w:rsidP="00EA3F23">
      <w:r>
        <w:t>Bei einer solchen Analyse ist es möglich, unterschiedliche Muster</w:t>
      </w:r>
      <w:r w:rsidR="00324DFD">
        <w:t xml:space="preserve"> und Trends</w:t>
      </w:r>
      <w:r>
        <w:t xml:space="preserve"> in den Finanzkennzahlen zu </w:t>
      </w:r>
      <w:r w:rsidR="00D922C1">
        <w:t>erkennen</w:t>
      </w:r>
      <w:r>
        <w:t>.</w:t>
      </w:r>
    </w:p>
    <w:p w14:paraId="04FE0232" w14:textId="39D28E76" w:rsidR="00EA3F23" w:rsidRDefault="00F701AB" w:rsidP="00EA3F23">
      <w:r>
        <w:lastRenderedPageBreak/>
        <w:t>Um</w:t>
      </w:r>
      <w:r w:rsidR="00C37CD8">
        <w:t xml:space="preserve"> </w:t>
      </w:r>
      <w:r w:rsidR="004B57AD">
        <w:t>allgemein gültige</w:t>
      </w:r>
      <w:r w:rsidR="003A0A96">
        <w:t xml:space="preserve"> und </w:t>
      </w:r>
      <w:r w:rsidR="00BB6337">
        <w:t>repräsentative</w:t>
      </w:r>
      <w:r w:rsidR="004B57AD">
        <w:t xml:space="preserve"> Aussagen treffen zu können,</w:t>
      </w:r>
      <w:r w:rsidR="00D225B5">
        <w:t xml:space="preserve"> ist es notwendig, eine größere Stichprobe </w:t>
      </w:r>
      <w:r w:rsidR="002168FF">
        <w:t xml:space="preserve">von Unternehmen aus verschiedenen Sektoren </w:t>
      </w:r>
      <w:r w:rsidR="00F8673F">
        <w:t xml:space="preserve">als Grundlage zu </w:t>
      </w:r>
      <w:r w:rsidR="002947A0">
        <w:t>verwenden</w:t>
      </w:r>
      <w:r w:rsidR="00F8673F">
        <w:t>.</w:t>
      </w:r>
      <w:r w:rsidR="003F4464">
        <w:t xml:space="preserve"> </w:t>
      </w:r>
      <w:r w:rsidR="00412250">
        <w:t xml:space="preserve">Die dabei </w:t>
      </w:r>
      <w:r w:rsidR="00E53CD3">
        <w:t>verwendeten Daten müssen aufbereitet werden, u</w:t>
      </w:r>
      <w:r w:rsidR="003F4464">
        <w:t xml:space="preserve">m die </w:t>
      </w:r>
      <w:r w:rsidR="002B2A76">
        <w:t xml:space="preserve">Modelle der Zeitreihenanalyse </w:t>
      </w:r>
      <w:r w:rsidR="001A28D6">
        <w:t>nutzen zu können</w:t>
      </w:r>
      <w:r w:rsidR="00E53CD3">
        <w:t>.</w:t>
      </w:r>
    </w:p>
    <w:p w14:paraId="357584AD" w14:textId="77777777" w:rsidR="004F4244" w:rsidRPr="00EA3F23" w:rsidRDefault="004F4244" w:rsidP="00EA3F23"/>
    <w:p w14:paraId="28188AB9" w14:textId="0F465CDD" w:rsidR="00EA3F23" w:rsidRDefault="00046E3D">
      <w:r>
        <w:t xml:space="preserve">Ziel dieser Arbeit ist die </w:t>
      </w:r>
      <w:r w:rsidR="00834B93">
        <w:t xml:space="preserve">zeitreihenbasierte Analyse der Dynamik von Finanzkennzahlen </w:t>
      </w:r>
      <w:r w:rsidR="008861E0">
        <w:t>börsennotierter Unternehmen.</w:t>
      </w:r>
    </w:p>
    <w:p w14:paraId="0EDED1B5" w14:textId="3A7D8496" w:rsidR="00C221D9" w:rsidRDefault="00C221D9">
      <w:r>
        <w:t xml:space="preserve">Die drei konkreten Forschungsfragen </w:t>
      </w:r>
      <w:r w:rsidR="0045322F">
        <w:t>lauten:</w:t>
      </w:r>
    </w:p>
    <w:p w14:paraId="41C53E6F" w14:textId="6DB9788A" w:rsidR="0045322F" w:rsidRDefault="0075760E" w:rsidP="0045322F">
      <w:pPr>
        <w:pStyle w:val="Listenabsatz"/>
        <w:numPr>
          <w:ilvl w:val="0"/>
          <w:numId w:val="40"/>
        </w:numPr>
      </w:pPr>
      <w:r>
        <w:t>Weisen Finanzkennzahlen über Unternehmen hinweg systematische Unterschiede in ihrer zeitlichen Dynamik auf?</w:t>
      </w:r>
    </w:p>
    <w:p w14:paraId="4B72A78B" w14:textId="0ABD9AA4" w:rsidR="0075760E" w:rsidRDefault="00A82D40" w:rsidP="0045322F">
      <w:pPr>
        <w:pStyle w:val="Listenabsatz"/>
        <w:numPr>
          <w:ilvl w:val="0"/>
          <w:numId w:val="40"/>
        </w:numPr>
      </w:pPr>
      <w:r>
        <w:t xml:space="preserve">Lassen sich diese Dynamiken bestimmten </w:t>
      </w:r>
      <w:r w:rsidR="00C13720">
        <w:t>Kennzahlgruppen oder Sektoren zuordnen?</w:t>
      </w:r>
    </w:p>
    <w:p w14:paraId="27CF343B" w14:textId="2640377F" w:rsidR="00C13720" w:rsidRDefault="00C13720" w:rsidP="0045322F">
      <w:pPr>
        <w:pStyle w:val="Listenabsatz"/>
        <w:numPr>
          <w:ilvl w:val="0"/>
          <w:numId w:val="40"/>
        </w:numPr>
      </w:pPr>
      <w:r>
        <w:t>Stehen diese Dynamiktypen in Zusammenhang mit Unternehmens</w:t>
      </w:r>
      <w:r w:rsidR="00DE2D8F">
        <w:t>merkmalen?</w:t>
      </w:r>
    </w:p>
    <w:p w14:paraId="76E294DC" w14:textId="77777777" w:rsidR="00EF2A4A" w:rsidRDefault="009937EF" w:rsidP="00F24013">
      <w:r>
        <w:t>Hierfür</w:t>
      </w:r>
      <w:r w:rsidR="00DA2678">
        <w:t xml:space="preserve"> werden die Quartalszahlen börsennotierter US-Unternehmen über einen Zeitraum von 25 Jahren </w:t>
      </w:r>
      <w:r>
        <w:t>verwendet</w:t>
      </w:r>
      <w:r w:rsidR="00DA2678">
        <w:t xml:space="preserve">. </w:t>
      </w:r>
      <w:r w:rsidR="00C606E3">
        <w:t>Es</w:t>
      </w:r>
      <w:r w:rsidR="00DA2678">
        <w:t xml:space="preserve"> wird die zeitliche Entwicklung der Kennzahlen untersucht und analysiert, ob einzelne </w:t>
      </w:r>
      <w:r w:rsidR="00432AE6">
        <w:t>von ihnen</w:t>
      </w:r>
      <w:r w:rsidR="00DA2678">
        <w:t xml:space="preserve"> in </w:t>
      </w:r>
      <w:r w:rsidR="00432AE6">
        <w:t>i</w:t>
      </w:r>
      <w:r w:rsidR="00DA2678">
        <w:t>hrem Verhalten zu Gruppen zusammengefasst werden können</w:t>
      </w:r>
      <w:r w:rsidR="008A17AC">
        <w:t xml:space="preserve"> und ob </w:t>
      </w:r>
      <w:r w:rsidR="00561EA9">
        <w:t>bestimmte Unternehmensmerkmale eine Kategorisierung zulassen</w:t>
      </w:r>
      <w:r w:rsidR="00F24013">
        <w:t>.</w:t>
      </w:r>
    </w:p>
    <w:p w14:paraId="3E51EFB5" w14:textId="0592B3C7" w:rsidR="00F24013" w:rsidRDefault="00872BE4" w:rsidP="00F24013">
      <w:r>
        <w:t>Um das un</w:t>
      </w:r>
      <w:r w:rsidR="002A4D9C">
        <w:t xml:space="preserve">terschiedliche Verhalten </w:t>
      </w:r>
      <w:r w:rsidR="00807D80">
        <w:t xml:space="preserve">der Unternehmen und der Sektoren vergleichen zu </w:t>
      </w:r>
      <w:r w:rsidR="00795F77">
        <w:t>können, wird im Rahmen dieser Arbeit</w:t>
      </w:r>
      <w:r w:rsidR="008B4D9E">
        <w:t xml:space="preserve"> der Median </w:t>
      </w:r>
      <w:r w:rsidR="00DE583A">
        <w:t>als Größe verwendet.</w:t>
      </w:r>
      <w:r w:rsidR="00A33F63">
        <w:t xml:space="preserve"> D</w:t>
      </w:r>
      <w:r w:rsidR="009D7A00">
        <w:t xml:space="preserve">er Median wird von der </w:t>
      </w:r>
      <w:r w:rsidR="003B4226">
        <w:t>Mean Reversion und der Volat</w:t>
      </w:r>
      <w:r w:rsidR="009D7A00">
        <w:t xml:space="preserve">ilität </w:t>
      </w:r>
      <w:r w:rsidR="00936E71">
        <w:t>berechnet</w:t>
      </w:r>
      <w:r w:rsidR="009D7A00">
        <w:t>.</w:t>
      </w:r>
    </w:p>
    <w:p w14:paraId="221F162A" w14:textId="77777777" w:rsidR="00EA3F23" w:rsidRDefault="00EA3F23"/>
    <w:p w14:paraId="7BE80A6B" w14:textId="4F946B05" w:rsidR="003A0C80" w:rsidRDefault="009269F5">
      <w:r>
        <w:t xml:space="preserve">Im </w:t>
      </w:r>
      <w:r w:rsidR="00437E2C">
        <w:t>Folgenden</w:t>
      </w:r>
      <w:r>
        <w:t xml:space="preserve"> </w:t>
      </w:r>
      <w:r w:rsidR="00B11C3A">
        <w:t xml:space="preserve">wird </w:t>
      </w:r>
      <w:r w:rsidR="00D249CA">
        <w:t xml:space="preserve">zunächst </w:t>
      </w:r>
      <w:r w:rsidR="00B11C3A">
        <w:t>auf den Stand der Wissenschaft eingegangen</w:t>
      </w:r>
      <w:r w:rsidR="00D249CA">
        <w:t xml:space="preserve">. Im anschließenden Methodik-Teil </w:t>
      </w:r>
      <w:r w:rsidR="0005659E">
        <w:t>werden die Datenaufbereitung</w:t>
      </w:r>
      <w:r w:rsidR="00F80F99">
        <w:t xml:space="preserve">, </w:t>
      </w:r>
      <w:r w:rsidR="00E1229C">
        <w:t xml:space="preserve">die Modelle der Zeitreihenanalyse </w:t>
      </w:r>
      <w:r w:rsidR="00D3207E">
        <w:t xml:space="preserve">und </w:t>
      </w:r>
      <w:r w:rsidR="00F9705F">
        <w:t>die Robustheitsüberprüfung</w:t>
      </w:r>
      <w:r w:rsidR="00F80F99">
        <w:t xml:space="preserve"> vorgestellt.</w:t>
      </w:r>
      <w:r w:rsidR="00F9705F">
        <w:t xml:space="preserve"> </w:t>
      </w:r>
      <w:r w:rsidR="007E3810">
        <w:t xml:space="preserve">In den Kapiteln </w:t>
      </w:r>
      <w:r w:rsidR="007E3810">
        <w:fldChar w:fldCharType="begin"/>
      </w:r>
      <w:r w:rsidR="007E3810">
        <w:instrText xml:space="preserve"> REF _Ref230004464 \r \h </w:instrText>
      </w:r>
      <w:r w:rsidR="007E3810">
        <w:fldChar w:fldCharType="separate"/>
      </w:r>
      <w:r w:rsidR="0007759D">
        <w:rPr>
          <w:cs/>
        </w:rPr>
        <w:t>‎</w:t>
      </w:r>
      <w:r w:rsidR="0007759D">
        <w:t>4</w:t>
      </w:r>
      <w:r w:rsidR="007E3810">
        <w:fldChar w:fldCharType="end"/>
      </w:r>
      <w:r w:rsidR="007E3810">
        <w:t xml:space="preserve"> bis </w:t>
      </w:r>
      <w:r w:rsidR="007E3810">
        <w:fldChar w:fldCharType="begin"/>
      </w:r>
      <w:r w:rsidR="007E3810">
        <w:instrText xml:space="preserve"> REF _Ref230077743 \r \h </w:instrText>
      </w:r>
      <w:r w:rsidR="007E3810">
        <w:fldChar w:fldCharType="separate"/>
      </w:r>
      <w:r w:rsidR="0007759D">
        <w:rPr>
          <w:cs/>
        </w:rPr>
        <w:t>‎</w:t>
      </w:r>
      <w:r w:rsidR="0007759D">
        <w:t>6</w:t>
      </w:r>
      <w:r w:rsidR="007E3810">
        <w:fldChar w:fldCharType="end"/>
      </w:r>
      <w:r w:rsidR="007E3810">
        <w:t xml:space="preserve"> </w:t>
      </w:r>
      <w:r w:rsidR="00230B40">
        <w:t xml:space="preserve">werden die Ergebnisse zu den drei Forschungsfragen </w:t>
      </w:r>
      <w:r w:rsidR="003248B7">
        <w:t>dargestellt</w:t>
      </w:r>
      <w:r w:rsidR="00CB5BFC">
        <w:t>.</w:t>
      </w:r>
      <w:r w:rsidR="003248B7">
        <w:t xml:space="preserve"> </w:t>
      </w:r>
      <w:r w:rsidR="00442E5B">
        <w:t xml:space="preserve">Zum Schluss werden die Ergebnisse zusammengefasst </w:t>
      </w:r>
      <w:r w:rsidR="00DD5C1C">
        <w:t>und ein Ausblick gegeben.</w:t>
      </w:r>
    </w:p>
    <w:p w14:paraId="6F92E8E1" w14:textId="1FE50AA4" w:rsidR="00284FA6" w:rsidRDefault="00616495">
      <w:pPr>
        <w:pStyle w:val="berschrift1"/>
      </w:pPr>
      <w:bookmarkStart w:id="16" w:name="_Toc230281157"/>
      <w:r>
        <w:lastRenderedPageBreak/>
        <w:t>Stand der Forschung</w:t>
      </w:r>
      <w:bookmarkEnd w:id="16"/>
    </w:p>
    <w:p w14:paraId="7BF08A67" w14:textId="1BE48E53" w:rsidR="006E0735" w:rsidRPr="006E0735" w:rsidRDefault="006E0735" w:rsidP="006E0735">
      <w:r w:rsidRPr="006E0735">
        <w:t xml:space="preserve">Das Kapitel ordnet die Arbeit in den Stand der Forschung ein. Kapitel 2.1 stellt die verwendeten Finanzkennzahlen vor. Kapitel 2.2 </w:t>
      </w:r>
      <w:r w:rsidR="00886D36">
        <w:t>führt</w:t>
      </w:r>
      <w:r w:rsidRPr="006E0735">
        <w:t xml:space="preserve"> das AR-Modell und das </w:t>
      </w:r>
      <w:r w:rsidR="00886D36" w:rsidRPr="006E0735">
        <w:t>Konzept</w:t>
      </w:r>
      <w:r w:rsidR="00886D36" w:rsidRPr="006E0735">
        <w:t xml:space="preserve"> </w:t>
      </w:r>
      <w:r w:rsidR="00886D36">
        <w:t xml:space="preserve">der </w:t>
      </w:r>
      <w:r w:rsidRPr="006E0735">
        <w:t>Mean-Reversion</w:t>
      </w:r>
      <w:r w:rsidR="00886D36">
        <w:t xml:space="preserve"> ein</w:t>
      </w:r>
      <w:r w:rsidRPr="006E0735">
        <w:t xml:space="preserve">. Kapitel 2.3 skizziert die Forschungstradition, die diese Arbeit prägt. </w:t>
      </w:r>
      <w:r w:rsidR="00A76A33">
        <w:t xml:space="preserve">Und </w:t>
      </w:r>
      <w:r w:rsidRPr="006E0735">
        <w:t xml:space="preserve">Kapitel 2.4 </w:t>
      </w:r>
      <w:r w:rsidR="00A76A33">
        <w:t>schließt das Kapitel mit</w:t>
      </w:r>
      <w:r w:rsidRPr="006E0735">
        <w:t xml:space="preserve"> de</w:t>
      </w:r>
      <w:r w:rsidR="00A76A33">
        <w:t>m</w:t>
      </w:r>
      <w:r w:rsidRPr="006E0735">
        <w:t xml:space="preserve"> Beitrag</w:t>
      </w:r>
      <w:r w:rsidR="00A76A33">
        <w:t xml:space="preserve"> der Arbeit ab</w:t>
      </w:r>
      <w:r w:rsidRPr="006E0735">
        <w:t>.</w:t>
      </w:r>
    </w:p>
    <w:p w14:paraId="6F92E8E3" w14:textId="72250C6D" w:rsidR="00284FA6" w:rsidRDefault="008D41B2">
      <w:pPr>
        <w:pStyle w:val="berschrift2"/>
      </w:pPr>
      <w:bookmarkStart w:id="17" w:name="_Ref230176123"/>
      <w:bookmarkStart w:id="18" w:name="_Toc230281158"/>
      <w:r>
        <w:t>Finanzkennzahlen</w:t>
      </w:r>
      <w:bookmarkEnd w:id="17"/>
      <w:bookmarkEnd w:id="18"/>
    </w:p>
    <w:p w14:paraId="4C982113" w14:textId="7C90C07E" w:rsidR="001235D6" w:rsidRDefault="003A5726" w:rsidP="001235D6">
      <w:r w:rsidRPr="003A5726">
        <w:t xml:space="preserve">Durch die Überführung zentraler Posten aus Bilanz, Gewinn- und Verlustrechnung sowie der Kapitalflussrechnung in Verhältniszahlen wird die ökonomische Realität von Unternehmen </w:t>
      </w:r>
      <w:r w:rsidR="002E72A9">
        <w:t>durch Finanzkennzahlen dargestellt.</w:t>
      </w:r>
    </w:p>
    <w:p w14:paraId="7A72B0B3" w14:textId="4D5AA5B6" w:rsidR="00C44DA5" w:rsidRPr="00C44DA5" w:rsidRDefault="00C44DA5" w:rsidP="00C44DA5">
      <w:r w:rsidRPr="00C44DA5">
        <w:t xml:space="preserve">Die </w:t>
      </w:r>
      <w:r>
        <w:t>Literatur zu</w:t>
      </w:r>
      <w:r w:rsidRPr="00C44DA5">
        <w:t xml:space="preserve"> Kennzahlen</w:t>
      </w:r>
      <w:r>
        <w:t>forschung</w:t>
      </w:r>
      <w:r w:rsidRPr="00C44DA5">
        <w:t xml:space="preserve"> unterscheidet vier Hauptbereiche zur Beurteilung eines Unternehmens: Profitabilität, </w:t>
      </w:r>
      <w:r w:rsidR="00E43238" w:rsidRPr="00C44DA5">
        <w:t>Liquidität</w:t>
      </w:r>
      <w:r w:rsidRPr="00C44DA5">
        <w:t xml:space="preserve">, Kapitalstruktur und </w:t>
      </w:r>
      <w:r w:rsidR="00E43238" w:rsidRPr="00F030E4">
        <w:t>Vermögensverwaltung</w:t>
      </w:r>
      <w:r w:rsidR="00E43238" w:rsidRPr="00C44DA5">
        <w:t xml:space="preserve"> </w:t>
      </w:r>
      <w:r w:rsidRPr="00C44DA5">
        <w:t>(</w:t>
      </w:r>
      <w:proofErr w:type="spellStart"/>
      <w:r w:rsidRPr="00C44DA5">
        <w:t>Charifzadeh</w:t>
      </w:r>
      <w:proofErr w:type="spellEnd"/>
      <w:r w:rsidRPr="00C44DA5">
        <w:t xml:space="preserve"> und Taschner 2017, S. 203 ff.; </w:t>
      </w:r>
      <w:r w:rsidR="00497D7F">
        <w:t>zitiert nach</w:t>
      </w:r>
      <w:r w:rsidR="00E5578C">
        <w:t xml:space="preserve"> </w:t>
      </w:r>
      <w:r w:rsidRPr="00C44DA5">
        <w:t xml:space="preserve">Steglich 2024, S. 122 ff.). </w:t>
      </w:r>
      <w:r w:rsidR="006F41EF" w:rsidRPr="006F41EF">
        <w:t>Diese Arbeit konzentriert sich auf Profitabilität, Liquidität und Kapitalstruktur, also auf die Bereiche, die die Ertrags-, Zahlungs- und Finanzierungslage eines Unternehmens erfassen.</w:t>
      </w:r>
      <w:r w:rsidR="006F41EF">
        <w:t xml:space="preserve"> </w:t>
      </w:r>
      <w:r w:rsidR="003D4FDD" w:rsidRPr="003D4FDD">
        <w:t>Kennzahlen</w:t>
      </w:r>
      <w:r w:rsidR="003D4FDD">
        <w:t xml:space="preserve"> der </w:t>
      </w:r>
      <w:r w:rsidR="003D4FDD" w:rsidRPr="003D4FDD">
        <w:t>Vermögensverwaltung wie der Vermögensumschlag oder die Lagerdauer betreffen den operativen Mitteleinsatz und nicht die finanzielle Lage.</w:t>
      </w:r>
    </w:p>
    <w:p w14:paraId="20BCAC9E" w14:textId="7B244720" w:rsidR="00654061" w:rsidRDefault="000E58E1" w:rsidP="001235D6">
      <w:r w:rsidRPr="000E58E1">
        <w:t xml:space="preserve">Aus </w:t>
      </w:r>
      <w:r w:rsidR="00E5708B">
        <w:t>den</w:t>
      </w:r>
      <w:r w:rsidRPr="000E58E1">
        <w:t xml:space="preserve"> drei Bereichen werden in dieser Arbeit sieben Kennzahlen ausgewählt. </w:t>
      </w:r>
      <w:r w:rsidR="0087050A" w:rsidRPr="0087050A">
        <w:t xml:space="preserve">Sie werden aus standardisierten Posten gebildet, die in allen </w:t>
      </w:r>
      <w:r w:rsidR="005F62CF">
        <w:t>untersuchten</w:t>
      </w:r>
      <w:r w:rsidR="0087050A" w:rsidRPr="0087050A">
        <w:t xml:space="preserve"> börsennotierten Unternehmen einheitlich </w:t>
      </w:r>
      <w:r w:rsidR="001960A6">
        <w:t xml:space="preserve">für den untersuchten Zeitraum </w:t>
      </w:r>
      <w:r w:rsidR="005F62CF">
        <w:t>vorl</w:t>
      </w:r>
      <w:r w:rsidR="001960A6">
        <w:t>ie</w:t>
      </w:r>
      <w:r w:rsidR="005F62CF">
        <w:t>gen</w:t>
      </w:r>
      <w:r w:rsidR="00B45079">
        <w:t xml:space="preserve">: </w:t>
      </w:r>
      <w:r w:rsidR="0087050A" w:rsidRPr="0087050A">
        <w:t>vier für die Profitabilität, eine für die Liquidität und zwei für die Kapitalstruktur.</w:t>
      </w:r>
    </w:p>
    <w:p w14:paraId="729B4A66" w14:textId="6F17912E" w:rsidR="00822282" w:rsidRDefault="008123A9" w:rsidP="001235D6">
      <w:r>
        <w:t xml:space="preserve">Die in den Formeln genannten Werte </w:t>
      </w:r>
      <w:r w:rsidR="00D152C8">
        <w:t>sind</w:t>
      </w:r>
      <w:r>
        <w:t xml:space="preserve"> auf </w:t>
      </w:r>
      <w:r w:rsidR="008156EA">
        <w:t>Englisch</w:t>
      </w:r>
      <w:r>
        <w:t>, weil diese sich auf die exakte Bezeichnung aus der Datenbasis beziehen</w:t>
      </w:r>
      <w:r w:rsidR="00D152C8">
        <w:t>.</w:t>
      </w:r>
    </w:p>
    <w:p w14:paraId="3E8A24E8" w14:textId="1996FB1A" w:rsidR="000B481E" w:rsidRDefault="000B481E" w:rsidP="00320C71">
      <w:r>
        <w:t>In die Gruppe der Profitabilit</w:t>
      </w:r>
      <w:r w:rsidR="0084555E">
        <w:t>ätskennzahlen fallen</w:t>
      </w:r>
      <w:r w:rsidR="00781FCD">
        <w:t xml:space="preserve"> ROA, ROE, EBIT-Marge und FCF-Marge</w:t>
      </w:r>
      <w:r w:rsidR="002E4F9A">
        <w:t>:</w:t>
      </w:r>
    </w:p>
    <w:p w14:paraId="07A09C40" w14:textId="4F98F9F1" w:rsidR="00E501C7" w:rsidRPr="004C68FE" w:rsidRDefault="00635503" w:rsidP="00AE6B87">
      <w:pPr>
        <w:pStyle w:val="Listenabsatz"/>
        <w:numPr>
          <w:ilvl w:val="0"/>
          <w:numId w:val="46"/>
        </w:numPr>
      </w:pPr>
      <w:r w:rsidRPr="004C68FE">
        <w:t xml:space="preserve">Return on </w:t>
      </w:r>
      <w:r w:rsidR="008222D6" w:rsidRPr="004C68FE">
        <w:t>Assets = ROA</w:t>
      </w:r>
      <w:r w:rsidR="00E37DAE" w:rsidRPr="004C68FE">
        <w:t>:</w:t>
      </w:r>
    </w:p>
    <w:p w14:paraId="61F8E0F8" w14:textId="28A2FB6F" w:rsidR="00C0024D" w:rsidRPr="008A7C4E" w:rsidRDefault="008A7C4E" w:rsidP="00AE6B87">
      <w:pPr>
        <w:ind w:left="714"/>
      </w:pPr>
      <w:r w:rsidRPr="008A7C4E">
        <w:t>Der ROA wird aus dem Verhä</w:t>
      </w:r>
      <w:r>
        <w:t xml:space="preserve">ltnis </w:t>
      </w:r>
      <w:r w:rsidR="00D16E73">
        <w:t>des Gewinn</w:t>
      </w:r>
      <w:r w:rsidR="00643056">
        <w:t>s</w:t>
      </w:r>
      <w:r w:rsidR="00D16E73">
        <w:t xml:space="preserve"> nach Steuern</w:t>
      </w:r>
      <w:r w:rsidR="00643056">
        <w:t xml:space="preserve"> </w:t>
      </w:r>
      <w:r w:rsidR="002C0E22">
        <w:t>(</w:t>
      </w:r>
      <w:r w:rsidR="00200255">
        <w:t>Net</w:t>
      </w:r>
      <w:r w:rsidR="00C851FB">
        <w:t xml:space="preserve"> </w:t>
      </w:r>
      <w:r w:rsidR="00200255">
        <w:t xml:space="preserve">Income) </w:t>
      </w:r>
      <w:r w:rsidR="005C69C2">
        <w:t xml:space="preserve">zu </w:t>
      </w:r>
      <w:r w:rsidR="00F0324D">
        <w:t>de</w:t>
      </w:r>
      <w:r w:rsidR="006A5017">
        <w:t>r Bilanzsumme (</w:t>
      </w:r>
      <w:r w:rsidR="00C851FB">
        <w:t>Total Assets</w:t>
      </w:r>
      <w:r w:rsidR="00C22CFB">
        <w:t xml:space="preserve">) </w:t>
      </w:r>
      <w:r w:rsidR="008369BC">
        <w:t>gebildet</w:t>
      </w:r>
      <w:r w:rsidR="00EF1DE4">
        <w: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BE3F14" w14:paraId="6A7E0733" w14:textId="77777777">
        <w:tc>
          <w:tcPr>
            <w:tcW w:w="6804" w:type="dxa"/>
          </w:tcPr>
          <w:p w14:paraId="6FE9A43C" w14:textId="1D5A8BCA" w:rsidR="00BE3F14" w:rsidRPr="001C32AB" w:rsidRDefault="00B74660">
            <w:pPr>
              <w:jc w:val="center"/>
              <w:rPr>
                <w:lang w:val="en-US"/>
              </w:rPr>
            </w:pPr>
            <m:oMathPara>
              <m:oMath>
                <m:r>
                  <m:rPr>
                    <m:nor/>
                  </m:rPr>
                  <w:rPr>
                    <w:lang w:val="en-US"/>
                  </w:rPr>
                  <m:t xml:space="preserve">ROA = </m:t>
                </m:r>
                <m:f>
                  <m:fPr>
                    <m:ctrlPr>
                      <w:rPr>
                        <w:rFonts w:ascii="Cambria Math" w:hAnsi="Cambria Math" w:cs="Times New Roman"/>
                        <w:lang w:val="fi-FI"/>
                      </w:rPr>
                    </m:ctrlPr>
                  </m:fPr>
                  <m:num>
                    <m:r>
                      <m:rPr>
                        <m:nor/>
                      </m:rPr>
                      <w:rPr>
                        <w:lang w:val="en-US"/>
                      </w:rPr>
                      <m:t>Net Income</m:t>
                    </m:r>
                  </m:num>
                  <m:den>
                    <m:r>
                      <m:rPr>
                        <m:nor/>
                      </m:rPr>
                      <w:rPr>
                        <w:lang w:val="en-US"/>
                      </w:rPr>
                      <m:t>Total Assets</m:t>
                    </m:r>
                  </m:den>
                </m:f>
                <m:r>
                  <m:rPr>
                    <m:nor/>
                  </m:rPr>
                  <w:rPr>
                    <w:lang w:val="en-US"/>
                  </w:rPr>
                  <m:t xml:space="preserve"> ∙ 100%</m:t>
                </m:r>
              </m:oMath>
            </m:oMathPara>
          </w:p>
        </w:tc>
        <w:tc>
          <w:tcPr>
            <w:tcW w:w="987" w:type="dxa"/>
          </w:tcPr>
          <w:p w14:paraId="714E78D2" w14:textId="5AAB5D45" w:rsidR="00BE3F14" w:rsidRDefault="00BE3F14">
            <w:pPr>
              <w:jc w:val="center"/>
            </w:pPr>
            <w:r>
              <w:t>(</w:t>
            </w:r>
            <w:r w:rsidR="0007759D">
              <w:fldChar w:fldCharType="begin"/>
            </w:r>
            <w:r w:rsidR="0007759D">
              <w:instrText xml:space="preserve"> SEQ Formel \* ARABIC </w:instrText>
            </w:r>
            <w:r w:rsidR="0007759D">
              <w:fldChar w:fldCharType="separate"/>
            </w:r>
            <w:r w:rsidR="0007759D">
              <w:rPr>
                <w:noProof/>
              </w:rPr>
              <w:t>1</w:t>
            </w:r>
            <w:r w:rsidR="0007759D">
              <w:rPr>
                <w:noProof/>
              </w:rPr>
              <w:fldChar w:fldCharType="end"/>
            </w:r>
            <w:r>
              <w:t>)</w:t>
            </w:r>
          </w:p>
        </w:tc>
      </w:tr>
    </w:tbl>
    <w:p w14:paraId="0D15E679" w14:textId="77777777" w:rsidR="002E70D1" w:rsidRDefault="002E70D1" w:rsidP="00320C71"/>
    <w:p w14:paraId="78A23D4E" w14:textId="1CFC109C" w:rsidR="005622CC" w:rsidRDefault="00B30A8F" w:rsidP="00AE6B87">
      <w:pPr>
        <w:pStyle w:val="Listenabsatz"/>
        <w:numPr>
          <w:ilvl w:val="0"/>
          <w:numId w:val="46"/>
        </w:numPr>
      </w:pPr>
      <w:r>
        <w:t xml:space="preserve">Return on </w:t>
      </w:r>
      <w:r w:rsidR="00554DBE">
        <w:t>Equity = ROE:</w:t>
      </w:r>
    </w:p>
    <w:p w14:paraId="15D0D5BA" w14:textId="4ECD1284" w:rsidR="00554DBE" w:rsidRPr="008A7C4E" w:rsidRDefault="00554DBE" w:rsidP="00AE6B87">
      <w:pPr>
        <w:ind w:left="714"/>
      </w:pPr>
      <w:r w:rsidRPr="008A7C4E">
        <w:lastRenderedPageBreak/>
        <w:t>Der RO</w:t>
      </w:r>
      <w:r>
        <w:t>E</w:t>
      </w:r>
      <w:r w:rsidRPr="008A7C4E">
        <w:t xml:space="preserve"> wird aus dem Verhä</w:t>
      </w:r>
      <w:r>
        <w:t>ltnis des Gewinns nach Steuern (Net Income) zu</w:t>
      </w:r>
      <w:r w:rsidR="00994E01">
        <w:t>m gesamten</w:t>
      </w:r>
      <w:r>
        <w:t xml:space="preserve"> </w:t>
      </w:r>
      <w:r w:rsidR="00994E01">
        <w:t>Eigenkapital</w:t>
      </w:r>
      <w:r>
        <w:t xml:space="preserve"> (Total </w:t>
      </w:r>
      <w:r w:rsidR="00994E01">
        <w:t>Stockholder Equity</w:t>
      </w:r>
      <w:r>
        <w:t>) gebildet.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554DBE" w14:paraId="17A0314B" w14:textId="77777777">
        <w:tc>
          <w:tcPr>
            <w:tcW w:w="6804" w:type="dxa"/>
          </w:tcPr>
          <w:p w14:paraId="07A4068F" w14:textId="71A9E23B" w:rsidR="00554DBE" w:rsidRPr="001C32AB" w:rsidRDefault="00554DBE">
            <w:pPr>
              <w:jc w:val="center"/>
              <w:rPr>
                <w:lang w:val="en-US"/>
              </w:rPr>
            </w:pPr>
            <m:oMathPara>
              <m:oMath>
                <m:r>
                  <m:rPr>
                    <m:nor/>
                  </m:rPr>
                  <w:rPr>
                    <w:lang w:val="en-US"/>
                  </w:rPr>
                  <m:t xml:space="preserve">ROE = </m:t>
                </m:r>
                <m:f>
                  <m:fPr>
                    <m:ctrlPr>
                      <w:rPr>
                        <w:rFonts w:ascii="Cambria Math" w:hAnsi="Cambria Math" w:cs="Times New Roman"/>
                        <w:lang w:val="fi-FI"/>
                      </w:rPr>
                    </m:ctrlPr>
                  </m:fPr>
                  <m:num>
                    <m:r>
                      <m:rPr>
                        <m:nor/>
                      </m:rPr>
                      <w:rPr>
                        <w:lang w:val="en-US"/>
                      </w:rPr>
                      <m:t>Net Income</m:t>
                    </m:r>
                  </m:num>
                  <m:den>
                    <m:r>
                      <m:rPr>
                        <m:nor/>
                      </m:rPr>
                      <w:rPr>
                        <w:lang w:val="en-US"/>
                      </w:rPr>
                      <m:t>Total Stockholder Equity</m:t>
                    </m:r>
                  </m:den>
                </m:f>
                <m:r>
                  <m:rPr>
                    <m:nor/>
                  </m:rPr>
                  <w:rPr>
                    <w:lang w:val="en-US"/>
                  </w:rPr>
                  <m:t xml:space="preserve"> ∙ 100%</m:t>
                </m:r>
              </m:oMath>
            </m:oMathPara>
          </w:p>
        </w:tc>
        <w:tc>
          <w:tcPr>
            <w:tcW w:w="987" w:type="dxa"/>
          </w:tcPr>
          <w:p w14:paraId="3A9C4217" w14:textId="0505EFAE" w:rsidR="00554DBE" w:rsidRDefault="00554DBE">
            <w:pPr>
              <w:jc w:val="center"/>
            </w:pPr>
            <w:r>
              <w:t>(</w:t>
            </w:r>
            <w:r w:rsidR="0007759D">
              <w:fldChar w:fldCharType="begin"/>
            </w:r>
            <w:r w:rsidR="0007759D">
              <w:instrText xml:space="preserve"> SEQ Formel \* ARABIC </w:instrText>
            </w:r>
            <w:r w:rsidR="0007759D">
              <w:fldChar w:fldCharType="separate"/>
            </w:r>
            <w:r w:rsidR="0007759D">
              <w:rPr>
                <w:noProof/>
              </w:rPr>
              <w:t>2</w:t>
            </w:r>
            <w:r w:rsidR="0007759D">
              <w:rPr>
                <w:noProof/>
              </w:rPr>
              <w:fldChar w:fldCharType="end"/>
            </w:r>
            <w:r>
              <w:t>)</w:t>
            </w:r>
          </w:p>
        </w:tc>
      </w:tr>
    </w:tbl>
    <w:p w14:paraId="7C0EEB03" w14:textId="77777777" w:rsidR="005622CC" w:rsidRDefault="005622CC" w:rsidP="00320C71"/>
    <w:p w14:paraId="76BB9BEC" w14:textId="74A33BE1" w:rsidR="00AE6B87" w:rsidRDefault="007E6B7F" w:rsidP="00AE6B87">
      <w:pPr>
        <w:pStyle w:val="Listenabsatz"/>
        <w:numPr>
          <w:ilvl w:val="0"/>
          <w:numId w:val="46"/>
        </w:numPr>
      </w:pPr>
      <w:r>
        <w:t>EBIT-Marg</w:t>
      </w:r>
      <w:r w:rsidR="00FE1118">
        <w:t>e</w:t>
      </w:r>
      <w:r w:rsidR="00AE6B87">
        <w:t>:</w:t>
      </w:r>
    </w:p>
    <w:p w14:paraId="1659A140" w14:textId="27063689" w:rsidR="00AE6B87" w:rsidRPr="008A7C4E" w:rsidRDefault="00AE6B87" w:rsidP="00AE6B87">
      <w:pPr>
        <w:ind w:left="714"/>
      </w:pPr>
      <w:r w:rsidRPr="008A7C4E">
        <w:t>D</w:t>
      </w:r>
      <w:r w:rsidR="00D81613">
        <w:t>ie EBIT-Marg</w:t>
      </w:r>
      <w:r w:rsidR="00FE1118">
        <w:t>e</w:t>
      </w:r>
      <w:r w:rsidRPr="008A7C4E">
        <w:t xml:space="preserve"> wird aus dem Verhä</w:t>
      </w:r>
      <w:r>
        <w:t xml:space="preserve">ltnis des </w:t>
      </w:r>
      <w:r w:rsidR="00E340AB">
        <w:t xml:space="preserve">Gewinns vor </w:t>
      </w:r>
      <w:r w:rsidR="00C04F04">
        <w:t>Zinsen und Steuern</w:t>
      </w:r>
      <w:r>
        <w:t xml:space="preserve"> (</w:t>
      </w:r>
      <w:r w:rsidR="00DD433E">
        <w:t>EBIT</w:t>
      </w:r>
      <w:r>
        <w:t xml:space="preserve">) zum </w:t>
      </w:r>
      <w:r w:rsidR="008A20FB">
        <w:t>Umsatz</w:t>
      </w:r>
      <w:r>
        <w:t xml:space="preserve"> (Total </w:t>
      </w:r>
      <w:r w:rsidR="008A4334">
        <w:t>Revenue</w:t>
      </w:r>
      <w:r>
        <w:t>) gebildet.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AE6B87" w14:paraId="0A9EA68D" w14:textId="77777777">
        <w:tc>
          <w:tcPr>
            <w:tcW w:w="6804" w:type="dxa"/>
          </w:tcPr>
          <w:p w14:paraId="078BD91D" w14:textId="43595C52" w:rsidR="00AE6B87" w:rsidRPr="001C32AB" w:rsidRDefault="008A4334">
            <w:pPr>
              <w:jc w:val="center"/>
              <w:rPr>
                <w:lang w:val="en-US"/>
              </w:rPr>
            </w:pPr>
            <m:oMathPara>
              <m:oMath>
                <m:r>
                  <m:rPr>
                    <m:nor/>
                  </m:rPr>
                  <w:rPr>
                    <w:lang w:val="en-US"/>
                  </w:rPr>
                  <m:t xml:space="preserve">EBIT-Marge = </m:t>
                </m:r>
                <m:f>
                  <m:fPr>
                    <m:ctrlPr>
                      <w:rPr>
                        <w:rFonts w:ascii="Cambria Math" w:hAnsi="Cambria Math" w:cs="Times New Roman"/>
                        <w:lang w:val="fi-FI"/>
                      </w:rPr>
                    </m:ctrlPr>
                  </m:fPr>
                  <m:num>
                    <m:r>
                      <m:rPr>
                        <m:nor/>
                      </m:rPr>
                      <w:rPr>
                        <w:lang w:val="en-US"/>
                      </w:rPr>
                      <m:t>EBIT</m:t>
                    </m:r>
                  </m:num>
                  <m:den>
                    <m:r>
                      <m:rPr>
                        <m:nor/>
                      </m:rPr>
                      <w:rPr>
                        <w:lang w:val="en-US"/>
                      </w:rPr>
                      <m:t>Total Revenue</m:t>
                    </m:r>
                  </m:den>
                </m:f>
                <m:r>
                  <m:rPr>
                    <m:nor/>
                  </m:rPr>
                  <w:rPr>
                    <w:lang w:val="en-US"/>
                  </w:rPr>
                  <m:t xml:space="preserve"> ∙ 100%</m:t>
                </m:r>
              </m:oMath>
            </m:oMathPara>
          </w:p>
        </w:tc>
        <w:tc>
          <w:tcPr>
            <w:tcW w:w="987" w:type="dxa"/>
          </w:tcPr>
          <w:p w14:paraId="1B14DE3E" w14:textId="00953B40" w:rsidR="00AE6B87" w:rsidRDefault="00AE6B87">
            <w:pPr>
              <w:jc w:val="center"/>
            </w:pPr>
            <w:r>
              <w:t>(</w:t>
            </w:r>
            <w:r w:rsidR="0007759D">
              <w:fldChar w:fldCharType="begin"/>
            </w:r>
            <w:r w:rsidR="0007759D">
              <w:instrText xml:space="preserve"> SEQ Formel \* ARABIC </w:instrText>
            </w:r>
            <w:r w:rsidR="0007759D">
              <w:fldChar w:fldCharType="separate"/>
            </w:r>
            <w:r w:rsidR="0007759D">
              <w:rPr>
                <w:noProof/>
              </w:rPr>
              <w:t>3</w:t>
            </w:r>
            <w:r w:rsidR="0007759D">
              <w:rPr>
                <w:noProof/>
              </w:rPr>
              <w:fldChar w:fldCharType="end"/>
            </w:r>
            <w:r>
              <w:t>)</w:t>
            </w:r>
          </w:p>
        </w:tc>
      </w:tr>
    </w:tbl>
    <w:p w14:paraId="2BF1C673" w14:textId="77777777" w:rsidR="009A0877" w:rsidRDefault="009A0877" w:rsidP="00320C71"/>
    <w:p w14:paraId="3790A271" w14:textId="58885262" w:rsidR="00474468" w:rsidRPr="00805867" w:rsidRDefault="00E04420" w:rsidP="00474468">
      <w:pPr>
        <w:pStyle w:val="Listenabsatz"/>
        <w:numPr>
          <w:ilvl w:val="0"/>
          <w:numId w:val="46"/>
        </w:numPr>
        <w:rPr>
          <w:lang w:val="en-US"/>
        </w:rPr>
      </w:pPr>
      <w:r w:rsidRPr="00805867">
        <w:rPr>
          <w:lang w:val="en-US"/>
        </w:rPr>
        <w:t>FCF</w:t>
      </w:r>
      <w:r w:rsidR="00474468" w:rsidRPr="00805867">
        <w:rPr>
          <w:lang w:val="en-US"/>
        </w:rPr>
        <w:t>-Marge</w:t>
      </w:r>
      <w:r w:rsidRPr="00805867">
        <w:rPr>
          <w:lang w:val="en-US"/>
        </w:rPr>
        <w:t xml:space="preserve"> = Free Cashflow </w:t>
      </w:r>
      <w:r w:rsidR="00805867" w:rsidRPr="00805867">
        <w:rPr>
          <w:lang w:val="en-US"/>
        </w:rPr>
        <w:t>Marge</w:t>
      </w:r>
      <w:r w:rsidR="00474468" w:rsidRPr="00805867">
        <w:rPr>
          <w:lang w:val="en-US"/>
        </w:rPr>
        <w:t>:</w:t>
      </w:r>
    </w:p>
    <w:p w14:paraId="42B4A357" w14:textId="130E8B03" w:rsidR="00474468" w:rsidRPr="008A7C4E" w:rsidRDefault="00474468" w:rsidP="00474468">
      <w:pPr>
        <w:ind w:left="714"/>
      </w:pPr>
      <w:r w:rsidRPr="008A7C4E">
        <w:t>D</w:t>
      </w:r>
      <w:r>
        <w:t xml:space="preserve">ie </w:t>
      </w:r>
      <w:r w:rsidR="00805867">
        <w:t>FCF</w:t>
      </w:r>
      <w:r>
        <w:t>-Marge</w:t>
      </w:r>
      <w:r w:rsidRPr="008A7C4E">
        <w:t xml:space="preserve"> wird aus dem Verhä</w:t>
      </w:r>
      <w:r>
        <w:t xml:space="preserve">ltnis des </w:t>
      </w:r>
      <w:r w:rsidR="006D6FEB">
        <w:t xml:space="preserve">freien </w:t>
      </w:r>
      <w:r w:rsidR="00905021">
        <w:t>Zahlungsfl</w:t>
      </w:r>
      <w:r w:rsidR="00DC08DD">
        <w:t>usses</w:t>
      </w:r>
      <w:r>
        <w:t xml:space="preserve"> (</w:t>
      </w:r>
      <w:r w:rsidR="00DC08DD">
        <w:t>FCF</w:t>
      </w:r>
      <w:r>
        <w:t>) zum Umsatz (Total Revenue) gebildet.</w:t>
      </w:r>
      <w:r w:rsidR="004D0279">
        <w:t xml:space="preserve"> Dabei gilt: </w:t>
      </w:r>
      <w:r w:rsidR="004D0279">
        <w:t xml:space="preserve">FCF = </w:t>
      </w:r>
      <w:proofErr w:type="spellStart"/>
      <w:r w:rsidR="004D0279">
        <w:t>totalCashFromOperatingActivities</w:t>
      </w:r>
      <w:proofErr w:type="spellEnd"/>
      <w:r w:rsidR="004D0279">
        <w:t xml:space="preserve"> – </w:t>
      </w:r>
      <w:proofErr w:type="spellStart"/>
      <w:r w:rsidR="004D0279">
        <w:t>capitalExpenditures</w:t>
      </w:r>
      <w:proofErr w:type="spellEnd"/>
      <w:r w:rsidR="00AF6515">
        <w: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474468" w14:paraId="48AC6B45" w14:textId="77777777">
        <w:tc>
          <w:tcPr>
            <w:tcW w:w="6804" w:type="dxa"/>
          </w:tcPr>
          <w:p w14:paraId="26EB15BA" w14:textId="493F3F56" w:rsidR="00474468" w:rsidRPr="001C32AB" w:rsidRDefault="0062296A">
            <w:pPr>
              <w:jc w:val="center"/>
              <w:rPr>
                <w:lang w:val="en-US"/>
              </w:rPr>
            </w:pPr>
            <m:oMathPara>
              <m:oMath>
                <m:r>
                  <m:rPr>
                    <m:nor/>
                  </m:rPr>
                  <w:rPr>
                    <w:rFonts w:asciiTheme="minorBidi" w:hAnsiTheme="minorBidi" w:cstheme="minorBidi"/>
                    <w:lang w:val="en-US"/>
                  </w:rPr>
                  <m:t xml:space="preserve">FCF-Marge = </m:t>
                </m:r>
                <m:f>
                  <m:fPr>
                    <m:ctrlPr>
                      <w:rPr>
                        <w:rFonts w:ascii="Cambria Math" w:hAnsi="Cambria Math" w:cstheme="minorBidi"/>
                        <w:lang w:val="fi-FI"/>
                      </w:rPr>
                    </m:ctrlPr>
                  </m:fPr>
                  <m:num>
                    <m:r>
                      <m:rPr>
                        <m:nor/>
                      </m:rPr>
                      <w:rPr>
                        <w:rFonts w:asciiTheme="minorBidi" w:hAnsiTheme="minorBidi" w:cstheme="minorBidi"/>
                        <w:lang w:val="en-US"/>
                      </w:rPr>
                      <m:t>FCF</m:t>
                    </m:r>
                  </m:num>
                  <m:den>
                    <m:r>
                      <m:rPr>
                        <m:nor/>
                      </m:rPr>
                      <w:rPr>
                        <w:rFonts w:asciiTheme="minorBidi" w:hAnsiTheme="minorBidi" w:cstheme="minorBidi"/>
                        <w:lang w:val="en-US"/>
                      </w:rPr>
                      <m:t>Total Revenue</m:t>
                    </m:r>
                  </m:den>
                </m:f>
                <m:r>
                  <m:rPr>
                    <m:nor/>
                  </m:rPr>
                  <w:rPr>
                    <w:rFonts w:asciiTheme="minorBidi" w:hAnsiTheme="minorBidi" w:cstheme="minorBidi"/>
                    <w:lang w:val="en-US"/>
                  </w:rPr>
                  <m:t xml:space="preserve"> ∙ 100%</m:t>
                </m:r>
              </m:oMath>
            </m:oMathPara>
          </w:p>
        </w:tc>
        <w:tc>
          <w:tcPr>
            <w:tcW w:w="987" w:type="dxa"/>
          </w:tcPr>
          <w:p w14:paraId="23AD413C" w14:textId="5770BE5D" w:rsidR="00474468" w:rsidRDefault="00474468">
            <w:pPr>
              <w:jc w:val="center"/>
            </w:pPr>
            <w:r>
              <w:t>(</w:t>
            </w:r>
            <w:r w:rsidR="0007759D">
              <w:fldChar w:fldCharType="begin"/>
            </w:r>
            <w:r w:rsidR="0007759D">
              <w:instrText xml:space="preserve"> SEQ Formel \* ARABIC </w:instrText>
            </w:r>
            <w:r w:rsidR="0007759D">
              <w:fldChar w:fldCharType="separate"/>
            </w:r>
            <w:r w:rsidR="0007759D">
              <w:rPr>
                <w:noProof/>
              </w:rPr>
              <w:t>4</w:t>
            </w:r>
            <w:r w:rsidR="0007759D">
              <w:rPr>
                <w:noProof/>
              </w:rPr>
              <w:fldChar w:fldCharType="end"/>
            </w:r>
            <w:r>
              <w:t>)</w:t>
            </w:r>
          </w:p>
        </w:tc>
      </w:tr>
    </w:tbl>
    <w:p w14:paraId="4AAE38C8" w14:textId="61B629E1" w:rsidR="00E13994" w:rsidRDefault="00E13994" w:rsidP="00320C71"/>
    <w:p w14:paraId="7837BE1D" w14:textId="409FB9F8" w:rsidR="002E4F9A" w:rsidRDefault="002E4F9A" w:rsidP="00320C71">
      <w:r>
        <w:t>In die Gruppe der Liq</w:t>
      </w:r>
      <w:r w:rsidR="00D74BAD">
        <w:t>u</w:t>
      </w:r>
      <w:r>
        <w:t>iditätskennzahlen f</w:t>
      </w:r>
      <w:r w:rsidR="005A5A30">
        <w:t>ällt</w:t>
      </w:r>
      <w:r>
        <w:t xml:space="preserve"> </w:t>
      </w:r>
      <w:r w:rsidR="00A70F30">
        <w:t>Current</w:t>
      </w:r>
      <w:r w:rsidR="009B1602">
        <w:t xml:space="preserve"> Ratio:</w:t>
      </w:r>
    </w:p>
    <w:p w14:paraId="3439BCB4" w14:textId="1B8C6BD9" w:rsidR="0062296A" w:rsidRPr="00805867" w:rsidRDefault="002E35B9" w:rsidP="0062296A">
      <w:pPr>
        <w:pStyle w:val="Listenabsatz"/>
        <w:numPr>
          <w:ilvl w:val="0"/>
          <w:numId w:val="46"/>
        </w:numPr>
        <w:rPr>
          <w:lang w:val="en-US"/>
        </w:rPr>
      </w:pPr>
      <w:r>
        <w:rPr>
          <w:lang w:val="en-US"/>
        </w:rPr>
        <w:t>Current</w:t>
      </w:r>
      <w:r w:rsidR="003717CD">
        <w:rPr>
          <w:lang w:val="en-US"/>
        </w:rPr>
        <w:t xml:space="preserve"> Ratio</w:t>
      </w:r>
      <w:r w:rsidR="0062296A" w:rsidRPr="00805867">
        <w:rPr>
          <w:lang w:val="en-US"/>
        </w:rPr>
        <w:t>:</w:t>
      </w:r>
    </w:p>
    <w:p w14:paraId="26091544" w14:textId="7D9AAC20" w:rsidR="0062296A" w:rsidRPr="008A7C4E" w:rsidRDefault="0062296A" w:rsidP="0062296A">
      <w:pPr>
        <w:ind w:left="714"/>
      </w:pPr>
      <w:r w:rsidRPr="008A7C4E">
        <w:t>D</w:t>
      </w:r>
      <w:r w:rsidR="00D55A4B">
        <w:t>as Current Ratio</w:t>
      </w:r>
      <w:r w:rsidRPr="008A7C4E">
        <w:t xml:space="preserve"> wird aus dem Verhä</w:t>
      </w:r>
      <w:r>
        <w:t xml:space="preserve">ltnis des </w:t>
      </w:r>
      <w:r w:rsidR="00011AD0">
        <w:t>Umlaufvermögens</w:t>
      </w:r>
      <w:r>
        <w:t xml:space="preserve"> (</w:t>
      </w:r>
      <w:r w:rsidR="000C2123">
        <w:t>Total Current Assets</w:t>
      </w:r>
      <w:r>
        <w:t>) zu</w:t>
      </w:r>
      <w:r w:rsidR="009E2CA6">
        <w:t xml:space="preserve"> den kurzfristigen Verbindlichkeiten</w:t>
      </w:r>
      <w:r>
        <w:t xml:space="preserve"> (Total </w:t>
      </w:r>
      <w:r w:rsidR="00F37376">
        <w:t xml:space="preserve">Current </w:t>
      </w:r>
      <w:proofErr w:type="spellStart"/>
      <w:r w:rsidR="00F37376">
        <w:t>Li</w:t>
      </w:r>
      <w:r w:rsidR="00AB2CC8">
        <w:t>abilitie</w:t>
      </w:r>
      <w:r w:rsidR="002A43EC">
        <w:t>s</w:t>
      </w:r>
      <w:proofErr w:type="spellEnd"/>
      <w:r>
        <w:t>) gebildet.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62296A" w14:paraId="7FBC44C8" w14:textId="77777777">
        <w:tc>
          <w:tcPr>
            <w:tcW w:w="6804" w:type="dxa"/>
          </w:tcPr>
          <w:p w14:paraId="45819D4E" w14:textId="79F6B3EB" w:rsidR="0062296A" w:rsidRPr="00F76289" w:rsidRDefault="00F76289">
            <w:pPr>
              <w:jc w:val="center"/>
              <w:rPr>
                <w:lang w:val="en-US"/>
              </w:rPr>
            </w:pPr>
            <m:oMathPara>
              <m:oMath>
                <m:r>
                  <m:rPr>
                    <m:nor/>
                  </m:rPr>
                  <w:rPr>
                    <w:rFonts w:asciiTheme="minorBidi" w:hAnsiTheme="minorBidi" w:cstheme="minorBidi"/>
                    <w:lang w:val="en-US"/>
                  </w:rPr>
                  <m:t xml:space="preserve">Current Ratio = </m:t>
                </m:r>
                <m:f>
                  <m:fPr>
                    <m:ctrlPr>
                      <w:rPr>
                        <w:rFonts w:ascii="Cambria Math" w:hAnsi="Cambria Math" w:cstheme="minorBidi"/>
                        <w:lang w:val="fi-FI"/>
                      </w:rPr>
                    </m:ctrlPr>
                  </m:fPr>
                  <m:num>
                    <m:r>
                      <m:rPr>
                        <m:nor/>
                      </m:rPr>
                      <w:rPr>
                        <w:rFonts w:asciiTheme="minorBidi" w:hAnsiTheme="minorBidi" w:cstheme="minorBidi"/>
                        <w:lang w:val="en-US"/>
                      </w:rPr>
                      <m:t>Total Current Assets</m:t>
                    </m:r>
                  </m:num>
                  <m:den>
                    <m:r>
                      <m:rPr>
                        <m:nor/>
                      </m:rPr>
                      <w:rPr>
                        <w:rFonts w:asciiTheme="minorBidi" w:hAnsiTheme="minorBidi" w:cstheme="minorBidi"/>
                        <w:lang w:val="en-US"/>
                      </w:rPr>
                      <m:t>Total Current Liabilities</m:t>
                    </m:r>
                  </m:den>
                </m:f>
                <m:r>
                  <m:rPr>
                    <m:nor/>
                  </m:rPr>
                  <w:rPr>
                    <w:rFonts w:asciiTheme="minorBidi" w:hAnsiTheme="minorBidi" w:cstheme="minorBidi"/>
                    <w:lang w:val="en-US"/>
                  </w:rPr>
                  <m:t xml:space="preserve"> ∙ 100%</m:t>
                </m:r>
              </m:oMath>
            </m:oMathPara>
          </w:p>
        </w:tc>
        <w:tc>
          <w:tcPr>
            <w:tcW w:w="987" w:type="dxa"/>
          </w:tcPr>
          <w:p w14:paraId="187C9DBE" w14:textId="6B239919" w:rsidR="0062296A" w:rsidRDefault="0062296A">
            <w:pPr>
              <w:jc w:val="center"/>
            </w:pPr>
            <w:r>
              <w:t>(</w:t>
            </w:r>
            <w:r w:rsidR="0007759D">
              <w:fldChar w:fldCharType="begin"/>
            </w:r>
            <w:r w:rsidR="0007759D">
              <w:instrText xml:space="preserve"> SEQ Formel \* ARABIC </w:instrText>
            </w:r>
            <w:r w:rsidR="0007759D">
              <w:fldChar w:fldCharType="separate"/>
            </w:r>
            <w:r w:rsidR="0007759D">
              <w:rPr>
                <w:noProof/>
              </w:rPr>
              <w:t>5</w:t>
            </w:r>
            <w:r w:rsidR="0007759D">
              <w:rPr>
                <w:noProof/>
              </w:rPr>
              <w:fldChar w:fldCharType="end"/>
            </w:r>
            <w:r>
              <w:t>)</w:t>
            </w:r>
          </w:p>
        </w:tc>
      </w:tr>
    </w:tbl>
    <w:p w14:paraId="6BF9F284" w14:textId="77777777" w:rsidR="0062296A" w:rsidRDefault="0062296A" w:rsidP="00320C71"/>
    <w:p w14:paraId="611396C1" w14:textId="2AF8A491" w:rsidR="00D74BAD" w:rsidRDefault="00D74BAD" w:rsidP="00320C71">
      <w:r>
        <w:t>In die Gruppe der Kapitalstrukturkennzahlen f</w:t>
      </w:r>
      <w:r w:rsidR="0015020B">
        <w:t xml:space="preserve">allen </w:t>
      </w:r>
      <w:proofErr w:type="spellStart"/>
      <w:r w:rsidR="0015020B">
        <w:t>Debt</w:t>
      </w:r>
      <w:proofErr w:type="spellEnd"/>
      <w:r w:rsidR="0015020B">
        <w:t xml:space="preserve">/Equity und </w:t>
      </w:r>
      <w:r w:rsidR="004A3A38">
        <w:t>Equity-Ratio</w:t>
      </w:r>
      <w:r w:rsidR="00FC1C05">
        <w:t>:</w:t>
      </w:r>
    </w:p>
    <w:p w14:paraId="613CB823" w14:textId="4454B1E7" w:rsidR="00D00C58" w:rsidRPr="00805867" w:rsidRDefault="00603C4C" w:rsidP="00D00C58">
      <w:pPr>
        <w:pStyle w:val="Listenabsatz"/>
        <w:numPr>
          <w:ilvl w:val="0"/>
          <w:numId w:val="46"/>
        </w:numPr>
        <w:rPr>
          <w:lang w:val="en-US"/>
        </w:rPr>
      </w:pPr>
      <w:r>
        <w:rPr>
          <w:lang w:val="en-US"/>
        </w:rPr>
        <w:t>Debt</w:t>
      </w:r>
      <w:r w:rsidR="00E413BA">
        <w:rPr>
          <w:lang w:val="en-US"/>
        </w:rPr>
        <w:t>/Equity</w:t>
      </w:r>
      <w:r w:rsidR="00331573">
        <w:rPr>
          <w:lang w:val="en-US"/>
        </w:rPr>
        <w:t xml:space="preserve"> = Debt</w:t>
      </w:r>
      <w:r w:rsidR="004342FB">
        <w:rPr>
          <w:lang w:val="en-US"/>
        </w:rPr>
        <w:t xml:space="preserve"> to Equity</w:t>
      </w:r>
      <w:r w:rsidR="00D00C58" w:rsidRPr="00805867">
        <w:rPr>
          <w:lang w:val="en-US"/>
        </w:rPr>
        <w:t>:</w:t>
      </w:r>
    </w:p>
    <w:p w14:paraId="71710F92" w14:textId="683B4EDE" w:rsidR="00D00C58" w:rsidRPr="008A7C4E" w:rsidRDefault="00D00C58" w:rsidP="00D00C58">
      <w:pPr>
        <w:ind w:left="714"/>
      </w:pPr>
      <w:r w:rsidRPr="008A7C4E">
        <w:t>D</w:t>
      </w:r>
      <w:r>
        <w:t xml:space="preserve">as </w:t>
      </w:r>
      <w:proofErr w:type="spellStart"/>
      <w:r w:rsidR="0033034F">
        <w:t>Debt</w:t>
      </w:r>
      <w:proofErr w:type="spellEnd"/>
      <w:r w:rsidR="004342FB">
        <w:t>/</w:t>
      </w:r>
      <w:r w:rsidR="0033034F">
        <w:t>Equity</w:t>
      </w:r>
      <w:r w:rsidRPr="008A7C4E">
        <w:t xml:space="preserve"> wird aus dem Verhä</w:t>
      </w:r>
      <w:r>
        <w:t xml:space="preserve">ltnis des </w:t>
      </w:r>
      <w:r w:rsidR="00B42B0E">
        <w:t xml:space="preserve">gesamten </w:t>
      </w:r>
      <w:r w:rsidR="00BD7826">
        <w:t>Fremdkapitals</w:t>
      </w:r>
      <w:r>
        <w:t xml:space="preserve"> (Total </w:t>
      </w:r>
      <w:proofErr w:type="spellStart"/>
      <w:r w:rsidR="001E6ED1">
        <w:t>Debt</w:t>
      </w:r>
      <w:proofErr w:type="spellEnd"/>
      <w:r>
        <w:t xml:space="preserve">) </w:t>
      </w:r>
      <w:r w:rsidR="001F5A12" w:rsidRPr="001F5A12">
        <w:t>zum gesamten Eigenkapital (Total Stockholder Equity</w:t>
      </w:r>
      <w:r>
        <w:t>) gebildet.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D00C58" w14:paraId="0BC49253" w14:textId="77777777">
        <w:tc>
          <w:tcPr>
            <w:tcW w:w="6804" w:type="dxa"/>
          </w:tcPr>
          <w:p w14:paraId="196F53B8" w14:textId="157F1CD7" w:rsidR="00D00C58" w:rsidRPr="00F76289" w:rsidRDefault="00CD365A">
            <w:pPr>
              <w:jc w:val="center"/>
              <w:rPr>
                <w:lang w:val="en-US"/>
              </w:rPr>
            </w:pPr>
            <m:oMathPara>
              <m:oMath>
                <m:r>
                  <m:rPr>
                    <m:nor/>
                  </m:rPr>
                  <w:rPr>
                    <w:rFonts w:asciiTheme="minorBidi" w:hAnsiTheme="minorBidi" w:cstheme="minorBidi"/>
                    <w:lang w:val="en-US"/>
                  </w:rPr>
                  <m:t xml:space="preserve">Debt/Equity = </m:t>
                </m:r>
                <m:f>
                  <m:fPr>
                    <m:ctrlPr>
                      <w:rPr>
                        <w:rFonts w:ascii="Cambria Math" w:hAnsi="Cambria Math" w:cstheme="minorBidi"/>
                        <w:lang w:val="fi-FI"/>
                      </w:rPr>
                    </m:ctrlPr>
                  </m:fPr>
                  <m:num>
                    <m:r>
                      <m:rPr>
                        <m:nor/>
                      </m:rPr>
                      <w:rPr>
                        <w:rFonts w:asciiTheme="minorBidi" w:hAnsiTheme="minorBidi" w:cstheme="minorBidi"/>
                        <w:lang w:val="en-US"/>
                      </w:rPr>
                      <m:t>Total Debt</m:t>
                    </m:r>
                  </m:num>
                  <m:den>
                    <m:r>
                      <m:rPr>
                        <m:nor/>
                      </m:rPr>
                      <w:rPr>
                        <w:rFonts w:asciiTheme="minorBidi" w:hAnsiTheme="minorBidi" w:cstheme="minorBidi"/>
                        <w:lang w:val="en-US"/>
                      </w:rPr>
                      <m:t>Total Stockholder Equity</m:t>
                    </m:r>
                  </m:den>
                </m:f>
                <m:r>
                  <m:rPr>
                    <m:nor/>
                  </m:rPr>
                  <w:rPr>
                    <w:rFonts w:asciiTheme="minorBidi" w:hAnsiTheme="minorBidi" w:cstheme="minorBidi"/>
                    <w:lang w:val="en-US"/>
                  </w:rPr>
                  <m:t xml:space="preserve"> ∙ 100%</m:t>
                </m:r>
              </m:oMath>
            </m:oMathPara>
          </w:p>
        </w:tc>
        <w:tc>
          <w:tcPr>
            <w:tcW w:w="987" w:type="dxa"/>
          </w:tcPr>
          <w:p w14:paraId="5EEB8119" w14:textId="56D39BBA" w:rsidR="00D00C58" w:rsidRDefault="00D00C58">
            <w:pPr>
              <w:jc w:val="center"/>
            </w:pPr>
            <w:r>
              <w:t>(</w:t>
            </w:r>
            <w:r w:rsidR="0007759D">
              <w:fldChar w:fldCharType="begin"/>
            </w:r>
            <w:r w:rsidR="0007759D">
              <w:instrText xml:space="preserve"> SEQ Formel \* ARABIC </w:instrText>
            </w:r>
            <w:r w:rsidR="0007759D">
              <w:fldChar w:fldCharType="separate"/>
            </w:r>
            <w:r w:rsidR="0007759D">
              <w:rPr>
                <w:noProof/>
              </w:rPr>
              <w:t>6</w:t>
            </w:r>
            <w:r w:rsidR="0007759D">
              <w:rPr>
                <w:noProof/>
              </w:rPr>
              <w:fldChar w:fldCharType="end"/>
            </w:r>
            <w:r>
              <w:t>)</w:t>
            </w:r>
          </w:p>
        </w:tc>
      </w:tr>
    </w:tbl>
    <w:p w14:paraId="1BA1BCED" w14:textId="77777777" w:rsidR="00D00C58" w:rsidRDefault="00D00C58" w:rsidP="00320C71"/>
    <w:p w14:paraId="52F2DBCB" w14:textId="6A194F17" w:rsidR="00D52873" w:rsidRPr="00805867" w:rsidRDefault="00D52873" w:rsidP="00D52873">
      <w:pPr>
        <w:pStyle w:val="Listenabsatz"/>
        <w:numPr>
          <w:ilvl w:val="0"/>
          <w:numId w:val="46"/>
        </w:numPr>
        <w:rPr>
          <w:lang w:val="en-US"/>
        </w:rPr>
      </w:pPr>
      <w:r>
        <w:rPr>
          <w:lang w:val="en-US"/>
        </w:rPr>
        <w:t>Equity</w:t>
      </w:r>
      <w:r w:rsidR="00D60D40">
        <w:rPr>
          <w:lang w:val="en-US"/>
        </w:rPr>
        <w:t>-Ratio</w:t>
      </w:r>
      <w:r w:rsidRPr="00805867">
        <w:rPr>
          <w:lang w:val="en-US"/>
        </w:rPr>
        <w:t>:</w:t>
      </w:r>
    </w:p>
    <w:p w14:paraId="49E6E645" w14:textId="066DB2C5" w:rsidR="00D52873" w:rsidRPr="001F5A12" w:rsidRDefault="00D52873" w:rsidP="00D52873">
      <w:pPr>
        <w:ind w:left="714"/>
      </w:pPr>
      <w:r w:rsidRPr="001F5A12">
        <w:t>D</w:t>
      </w:r>
      <w:r w:rsidR="00D60D40" w:rsidRPr="001F5A12">
        <w:t xml:space="preserve">ie </w:t>
      </w:r>
      <w:r w:rsidRPr="001F5A12">
        <w:t>Equity</w:t>
      </w:r>
      <w:r w:rsidR="00D60D40" w:rsidRPr="001F5A12">
        <w:t>-Ratio</w:t>
      </w:r>
      <w:r w:rsidRPr="001F5A12">
        <w:t xml:space="preserve"> wird aus dem Verhältnis des gesamten </w:t>
      </w:r>
      <w:r w:rsidR="00902939" w:rsidRPr="001F5A12">
        <w:t>Eigenkapitals</w:t>
      </w:r>
      <w:r w:rsidRPr="001F5A12">
        <w:t xml:space="preserve"> (</w:t>
      </w:r>
      <w:r w:rsidR="00902939" w:rsidRPr="001F5A12">
        <w:t>Total Stockholder Equity</w:t>
      </w:r>
      <w:r w:rsidRPr="001F5A12">
        <w:t>) zu</w:t>
      </w:r>
      <w:r w:rsidR="001F5A12" w:rsidRPr="001F5A12">
        <w:t xml:space="preserve"> der Bilanzsumme</w:t>
      </w:r>
      <w:r w:rsidRPr="001F5A12">
        <w:t xml:space="preserve"> (Total </w:t>
      </w:r>
      <w:r w:rsidR="001F5A12" w:rsidRPr="001F5A12">
        <w:t>Assets</w:t>
      </w:r>
      <w:r w:rsidRPr="001F5A12">
        <w:t>) gebildet.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D52873" w14:paraId="67C08261" w14:textId="77777777">
        <w:tc>
          <w:tcPr>
            <w:tcW w:w="6804" w:type="dxa"/>
          </w:tcPr>
          <w:p w14:paraId="3A1CB1A5" w14:textId="7A8D4A33" w:rsidR="00D52873" w:rsidRPr="00F76289" w:rsidRDefault="001F5A12">
            <w:pPr>
              <w:jc w:val="center"/>
              <w:rPr>
                <w:lang w:val="en-US"/>
              </w:rPr>
            </w:pPr>
            <m:oMathPara>
              <m:oMath>
                <m:r>
                  <m:rPr>
                    <m:nor/>
                  </m:rPr>
                  <w:rPr>
                    <w:rFonts w:asciiTheme="minorBidi" w:hAnsiTheme="minorBidi" w:cstheme="minorBidi"/>
                    <w:lang w:val="en-US"/>
                  </w:rPr>
                  <m:t xml:space="preserve">Equity-Ratio = </m:t>
                </m:r>
                <m:f>
                  <m:fPr>
                    <m:ctrlPr>
                      <w:rPr>
                        <w:rFonts w:ascii="Cambria Math" w:hAnsi="Cambria Math" w:cstheme="minorBidi"/>
                        <w:lang w:val="fi-FI"/>
                      </w:rPr>
                    </m:ctrlPr>
                  </m:fPr>
                  <m:num>
                    <m:r>
                      <m:rPr>
                        <m:nor/>
                      </m:rPr>
                      <w:rPr>
                        <w:rFonts w:asciiTheme="minorBidi" w:hAnsiTheme="minorBidi" w:cstheme="minorBidi"/>
                        <w:lang w:val="en-US"/>
                      </w:rPr>
                      <m:t>Total Stockholder Equity</m:t>
                    </m:r>
                  </m:num>
                  <m:den>
                    <m:r>
                      <m:rPr>
                        <m:nor/>
                      </m:rPr>
                      <w:rPr>
                        <w:rFonts w:asciiTheme="minorBidi" w:hAnsiTheme="minorBidi" w:cstheme="minorBidi"/>
                        <w:lang w:val="en-US"/>
                      </w:rPr>
                      <m:t>Total Assets</m:t>
                    </m:r>
                  </m:den>
                </m:f>
                <m:r>
                  <m:rPr>
                    <m:nor/>
                  </m:rPr>
                  <w:rPr>
                    <w:rFonts w:asciiTheme="minorBidi" w:hAnsiTheme="minorBidi" w:cstheme="minorBidi"/>
                    <w:lang w:val="en-US"/>
                  </w:rPr>
                  <m:t xml:space="preserve"> ∙ 100%</m:t>
                </m:r>
              </m:oMath>
            </m:oMathPara>
          </w:p>
        </w:tc>
        <w:tc>
          <w:tcPr>
            <w:tcW w:w="987" w:type="dxa"/>
          </w:tcPr>
          <w:p w14:paraId="79D7D2D7" w14:textId="1512E99E" w:rsidR="00D52873" w:rsidRDefault="00D52873">
            <w:pPr>
              <w:jc w:val="center"/>
            </w:pPr>
            <w:r>
              <w:t>(</w:t>
            </w:r>
            <w:r w:rsidR="0007759D">
              <w:fldChar w:fldCharType="begin"/>
            </w:r>
            <w:r w:rsidR="0007759D">
              <w:instrText xml:space="preserve"> SEQ Formel \* ARABIC </w:instrText>
            </w:r>
            <w:r w:rsidR="0007759D">
              <w:fldChar w:fldCharType="separate"/>
            </w:r>
            <w:r w:rsidR="0007759D">
              <w:rPr>
                <w:noProof/>
              </w:rPr>
              <w:t>7</w:t>
            </w:r>
            <w:r w:rsidR="0007759D">
              <w:rPr>
                <w:noProof/>
              </w:rPr>
              <w:fldChar w:fldCharType="end"/>
            </w:r>
            <w:r>
              <w:t>)</w:t>
            </w:r>
          </w:p>
        </w:tc>
      </w:tr>
    </w:tbl>
    <w:p w14:paraId="2956758B" w14:textId="77777777" w:rsidR="009A0877" w:rsidRDefault="009A0877" w:rsidP="00320C71"/>
    <w:p w14:paraId="0E6B4250" w14:textId="72D124DE" w:rsidR="0054296B" w:rsidRDefault="0054296B">
      <w:r w:rsidRPr="0054296B">
        <w:t>Die sieben Kennzahlen decken damit gemeinsam die drei Bereiche ab, die die finanzielle Lage eines Unternehmens wesentlich bestimmen</w:t>
      </w:r>
      <w:r w:rsidR="00203E0A">
        <w:t>.</w:t>
      </w:r>
    </w:p>
    <w:p w14:paraId="2FB618D4" w14:textId="55433594" w:rsidR="00566DA2" w:rsidRDefault="00566DA2">
      <w:r>
        <w:t>DuPont</w:t>
      </w:r>
      <w:r w:rsidR="003E0A9B">
        <w:t xml:space="preserve"> </w:t>
      </w:r>
      <w:r w:rsidR="003E0A9B">
        <w:sym w:font="Wingdings" w:char="F0E8"/>
      </w:r>
      <w:r w:rsidR="003E0A9B">
        <w:t xml:space="preserve"> </w:t>
      </w:r>
      <w:r w:rsidR="00976A58">
        <w:t>mit</w:t>
      </w:r>
      <w:r w:rsidR="003E0A9B">
        <w:t xml:space="preserve"> Formel, </w:t>
      </w:r>
      <w:r w:rsidR="00DC78FE">
        <w:t>und</w:t>
      </w:r>
      <w:r w:rsidR="003E0A9B">
        <w:t xml:space="preserve"> das drumherum</w:t>
      </w:r>
      <w:r w:rsidR="008C0DB6">
        <w:t xml:space="preserve"> geschichtlich</w:t>
      </w:r>
      <w:r w:rsidR="00DC78FE">
        <w:t xml:space="preserve"> </w:t>
      </w:r>
      <w:r w:rsidR="00DC78FE">
        <w:sym w:font="Wingdings" w:char="F0E8"/>
      </w:r>
      <w:r w:rsidR="00DC78FE">
        <w:t xml:space="preserve"> Formel hinten raus</w:t>
      </w:r>
    </w:p>
    <w:p w14:paraId="72DD336B" w14:textId="41E12933" w:rsidR="00BF02E3" w:rsidRDefault="006E74BB">
      <w:r>
        <w:t xml:space="preserve">Quelle: </w:t>
      </w:r>
    </w:p>
    <w:tbl>
      <w:tblPr>
        <w:tblStyle w:val="Tabellenraster"/>
        <w:tblW w:w="808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51"/>
      </w:tblGrid>
      <w:tr w:rsidR="003E09BB" w14:paraId="204CBF50" w14:textId="77777777">
        <w:tc>
          <w:tcPr>
            <w:tcW w:w="7229" w:type="dxa"/>
          </w:tcPr>
          <w:p w14:paraId="054BCDE9" w14:textId="77777777" w:rsidR="003E09BB" w:rsidRPr="00CA69C1" w:rsidRDefault="003E09BB">
            <w:pPr>
              <w:jc w:val="center"/>
            </w:pPr>
            <m:oMathPara>
              <m:oMathParaPr>
                <m:jc m:val="center"/>
              </m:oMathParaPr>
              <m:oMath>
                <m:r>
                  <m:rPr>
                    <m:nor/>
                  </m:rPr>
                  <w:rPr>
                    <w:rFonts w:asciiTheme="minorBidi" w:hAnsiTheme="minorBidi" w:cstheme="minorBidi"/>
                  </w:rPr>
                  <m:t>ROA =</m:t>
                </m:r>
                <m:r>
                  <w:rPr>
                    <w:rFonts w:ascii="Cambria Math" w:hAnsi="Cambria Math" w:cstheme="minorBidi"/>
                  </w:rPr>
                  <m:t xml:space="preserve"> </m:t>
                </m:r>
                <m:f>
                  <m:fPr>
                    <m:ctrlPr>
                      <w:rPr>
                        <w:rFonts w:ascii="Cambria Math" w:hAnsi="Cambria Math" w:cstheme="minorBidi"/>
                        <w:i/>
                        <w:lang w:val="fi-FI"/>
                      </w:rPr>
                    </m:ctrlPr>
                  </m:fPr>
                  <m:num>
                    <m:r>
                      <m:rPr>
                        <m:nor/>
                      </m:rPr>
                      <w:rPr>
                        <w:rFonts w:asciiTheme="minorBidi" w:hAnsiTheme="minorBidi" w:cstheme="minorBidi"/>
                      </w:rPr>
                      <m:t>Nettoeinkommen</m:t>
                    </m:r>
                  </m:num>
                  <m:den>
                    <m:r>
                      <m:rPr>
                        <m:nor/>
                      </m:rPr>
                      <w:rPr>
                        <w:rFonts w:asciiTheme="minorBidi" w:hAnsiTheme="minorBidi" w:cstheme="minorBidi"/>
                      </w:rPr>
                      <m:t>Bilanzsumme</m:t>
                    </m:r>
                  </m:den>
                </m:f>
                <m:r>
                  <m:rPr>
                    <m:nor/>
                  </m:rPr>
                  <w:rPr>
                    <w:rFonts w:asciiTheme="minorBidi" w:hAnsiTheme="minorBidi" w:cstheme="minorBidi"/>
                  </w:rPr>
                  <m:t xml:space="preserve"> =</m:t>
                </m:r>
                <m:r>
                  <w:rPr>
                    <w:rFonts w:ascii="Cambria Math" w:hAnsi="Cambria Math" w:cstheme="minorBidi"/>
                  </w:rPr>
                  <m:t xml:space="preserve"> </m:t>
                </m:r>
                <m:f>
                  <m:fPr>
                    <m:ctrlPr>
                      <w:rPr>
                        <w:rFonts w:ascii="Cambria Math" w:hAnsi="Cambria Math" w:cstheme="minorBidi"/>
                        <w:i/>
                        <w:lang w:val="fi-FI"/>
                      </w:rPr>
                    </m:ctrlPr>
                  </m:fPr>
                  <m:num>
                    <m:r>
                      <m:rPr>
                        <m:nor/>
                      </m:rPr>
                      <w:rPr>
                        <w:rFonts w:asciiTheme="minorBidi" w:hAnsiTheme="minorBidi" w:cstheme="minorBidi"/>
                      </w:rPr>
                      <m:t>Nettoeinkommen</m:t>
                    </m:r>
                  </m:num>
                  <m:den>
                    <m:r>
                      <m:rPr>
                        <m:nor/>
                      </m:rPr>
                      <w:rPr>
                        <w:rFonts w:asciiTheme="minorBidi" w:hAnsiTheme="minorBidi" w:cstheme="minorBidi"/>
                      </w:rPr>
                      <m:t>Umsatz</m:t>
                    </m:r>
                  </m:den>
                </m:f>
                <m:r>
                  <m:rPr>
                    <m:nor/>
                  </m:rPr>
                  <w:rPr>
                    <w:rFonts w:asciiTheme="minorBidi" w:hAnsiTheme="minorBidi" w:cstheme="minorBidi"/>
                  </w:rPr>
                  <m:t xml:space="preserve"> ×</m:t>
                </m:r>
                <m:r>
                  <w:rPr>
                    <w:rFonts w:ascii="Cambria Math" w:hAnsi="Cambria Math" w:cstheme="minorBidi"/>
                  </w:rPr>
                  <m:t xml:space="preserve"> </m:t>
                </m:r>
                <m:f>
                  <m:fPr>
                    <m:ctrlPr>
                      <w:rPr>
                        <w:rFonts w:ascii="Cambria Math" w:hAnsi="Cambria Math" w:cstheme="minorBidi"/>
                        <w:i/>
                        <w:lang w:val="fi-FI"/>
                      </w:rPr>
                    </m:ctrlPr>
                  </m:fPr>
                  <m:num>
                    <m:r>
                      <m:rPr>
                        <m:nor/>
                      </m:rPr>
                      <w:rPr>
                        <w:rFonts w:asciiTheme="minorBidi" w:hAnsiTheme="minorBidi" w:cstheme="minorBidi"/>
                      </w:rPr>
                      <m:t>Umsatz</m:t>
                    </m:r>
                  </m:num>
                  <m:den>
                    <m:r>
                      <m:rPr>
                        <m:nor/>
                      </m:rPr>
                      <w:rPr>
                        <w:rFonts w:asciiTheme="minorBidi" w:hAnsiTheme="minorBidi" w:cstheme="minorBidi"/>
                      </w:rPr>
                      <m:t>Bilanzsumme</m:t>
                    </m:r>
                  </m:den>
                </m:f>
                <m:r>
                  <m:rPr>
                    <m:sty m:val="p"/>
                  </m:rPr>
                  <w:rPr>
                    <w:rFonts w:ascii="Cambria Math" w:hAnsi="Cambria Math" w:cstheme="minorBidi"/>
                  </w:rPr>
                  <w:br/>
                </m:r>
              </m:oMath>
            </m:oMathPara>
            <w:r w:rsidRPr="00CA69C1">
              <w:br/>
            </w:r>
            <m:oMathPara>
              <m:oMathParaPr>
                <m:jc m:val="center"/>
              </m:oMathParaPr>
              <m:oMath>
                <m:r>
                  <m:rPr>
                    <m:nor/>
                  </m:rPr>
                  <w:rPr>
                    <w:rFonts w:asciiTheme="minorBidi" w:hAnsiTheme="minorBidi" w:cstheme="minorBidi"/>
                  </w:rPr>
                  <m:t>≡ Nettomarge × Kapitalumschlag</m:t>
                </m:r>
                <m:r>
                  <m:rPr>
                    <m:nor/>
                  </m:rPr>
                  <w:rPr>
                    <w:rFonts w:ascii="Cambria Math" w:hAnsiTheme="minorBidi" w:cstheme="minorBidi"/>
                  </w:rPr>
                  <m:t xml:space="preserve">                                    </m:t>
                </m:r>
              </m:oMath>
            </m:oMathPara>
          </w:p>
        </w:tc>
        <w:tc>
          <w:tcPr>
            <w:tcW w:w="851" w:type="dxa"/>
            <w:vAlign w:val="center"/>
          </w:tcPr>
          <w:p w14:paraId="482721E9" w14:textId="00781F7D" w:rsidR="003E09BB" w:rsidRDefault="003E09BB">
            <w:pPr>
              <w:jc w:val="center"/>
            </w:pPr>
            <w:r>
              <w:t>(</w:t>
            </w:r>
            <w:r w:rsidR="006054B4">
              <w:fldChar w:fldCharType="begin"/>
            </w:r>
            <w:r w:rsidR="006054B4">
              <w:instrText xml:space="preserve"> SEQ Formel \* ARABIC </w:instrText>
            </w:r>
            <w:r w:rsidR="006054B4">
              <w:fldChar w:fldCharType="separate"/>
            </w:r>
            <w:r w:rsidR="006054B4">
              <w:rPr>
                <w:noProof/>
              </w:rPr>
              <w:t>8</w:t>
            </w:r>
            <w:r w:rsidR="006054B4">
              <w:rPr>
                <w:noProof/>
              </w:rPr>
              <w:fldChar w:fldCharType="end"/>
            </w:r>
            <w:r>
              <w:t>)</w:t>
            </w:r>
          </w:p>
        </w:tc>
      </w:tr>
    </w:tbl>
    <w:p w14:paraId="3B542778" w14:textId="77777777" w:rsidR="003E09BB" w:rsidRDefault="003E09BB" w:rsidP="003E09BB"/>
    <w:tbl>
      <w:tblPr>
        <w:tblStyle w:val="Tabellenraster"/>
        <w:tblW w:w="808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51"/>
      </w:tblGrid>
      <w:tr w:rsidR="003E09BB" w14:paraId="2E1EC33C" w14:textId="77777777">
        <w:tc>
          <w:tcPr>
            <w:tcW w:w="7229" w:type="dxa"/>
          </w:tcPr>
          <w:p w14:paraId="267B0468" w14:textId="77777777" w:rsidR="003E09BB" w:rsidRPr="00CA69C1" w:rsidRDefault="003E09BB">
            <w:pPr>
              <w:jc w:val="center"/>
            </w:pPr>
            <m:oMathPara>
              <m:oMathParaPr>
                <m:jc m:val="center"/>
              </m:oMathParaPr>
              <m:oMath>
                <m:r>
                  <m:rPr>
                    <m:nor/>
                  </m:rPr>
                  <w:rPr>
                    <w:rFonts w:cstheme="minorBidi"/>
                  </w:rPr>
                  <m:t>ROE =</m:t>
                </m:r>
                <m:r>
                  <w:rPr>
                    <w:rFonts w:ascii="Cambria Math" w:hAnsi="Cambria Math" w:cstheme="minorBidi"/>
                  </w:rPr>
                  <m:t xml:space="preserve"> </m:t>
                </m:r>
                <m:f>
                  <m:fPr>
                    <m:ctrlPr>
                      <w:rPr>
                        <w:rFonts w:ascii="Cambria Math" w:hAnsi="Cambria Math" w:cstheme="minorBidi"/>
                        <w:i/>
                        <w:lang w:val="fi-FI"/>
                      </w:rPr>
                    </m:ctrlPr>
                  </m:fPr>
                  <m:num>
                    <m:r>
                      <m:rPr>
                        <m:nor/>
                      </m:rPr>
                      <w:rPr>
                        <w:rFonts w:cstheme="minorBidi"/>
                      </w:rPr>
                      <m:t>Nettoeinkommen</m:t>
                    </m:r>
                  </m:num>
                  <m:den>
                    <m:r>
                      <m:rPr>
                        <m:nor/>
                      </m:rPr>
                      <w:rPr>
                        <w:rFonts w:cstheme="minorBidi"/>
                      </w:rPr>
                      <m:t>Eigenkapital</m:t>
                    </m:r>
                  </m:den>
                </m:f>
                <m:r>
                  <m:rPr>
                    <m:nor/>
                  </m:rPr>
                  <w:rPr>
                    <w:rFonts w:cstheme="minorBidi"/>
                  </w:rPr>
                  <m:t>=</m:t>
                </m:r>
                <m:r>
                  <w:rPr>
                    <w:rFonts w:ascii="Cambria Math" w:hAnsi="Cambria Math" w:cstheme="minorBidi"/>
                  </w:rPr>
                  <m:t xml:space="preserve"> </m:t>
                </m:r>
                <m:f>
                  <m:fPr>
                    <m:ctrlPr>
                      <w:rPr>
                        <w:rFonts w:ascii="Cambria Math" w:hAnsi="Cambria Math" w:cstheme="minorBidi"/>
                        <w:i/>
                        <w:lang w:val="fi-FI"/>
                      </w:rPr>
                    </m:ctrlPr>
                  </m:fPr>
                  <m:num>
                    <m:r>
                      <m:rPr>
                        <m:nor/>
                      </m:rPr>
                      <w:rPr>
                        <w:rFonts w:cstheme="minorBidi"/>
                      </w:rPr>
                      <m:t>Nettoeinkommen</m:t>
                    </m:r>
                  </m:num>
                  <m:den>
                    <m:r>
                      <m:rPr>
                        <m:nor/>
                      </m:rPr>
                      <w:rPr>
                        <w:rFonts w:cstheme="minorBidi"/>
                      </w:rPr>
                      <m:t>Umsatz</m:t>
                    </m:r>
                  </m:den>
                </m:f>
                <m:r>
                  <m:rPr>
                    <m:nor/>
                  </m:rPr>
                  <w:rPr>
                    <w:rFonts w:cstheme="minorBidi"/>
                  </w:rPr>
                  <m:t xml:space="preserve"> ×</m:t>
                </m:r>
                <m:r>
                  <w:rPr>
                    <w:rFonts w:ascii="Cambria Math" w:hAnsi="Cambria Math" w:cstheme="minorBidi"/>
                  </w:rPr>
                  <m:t xml:space="preserve"> </m:t>
                </m:r>
                <m:f>
                  <m:fPr>
                    <m:ctrlPr>
                      <w:rPr>
                        <w:rFonts w:ascii="Cambria Math" w:hAnsi="Cambria Math" w:cstheme="minorBidi"/>
                        <w:i/>
                        <w:lang w:val="fi-FI"/>
                      </w:rPr>
                    </m:ctrlPr>
                  </m:fPr>
                  <m:num>
                    <m:r>
                      <m:rPr>
                        <m:nor/>
                      </m:rPr>
                      <w:rPr>
                        <w:rFonts w:cstheme="minorBidi"/>
                      </w:rPr>
                      <m:t>Umsatz</m:t>
                    </m:r>
                  </m:num>
                  <m:den>
                    <m:r>
                      <m:rPr>
                        <m:nor/>
                      </m:rPr>
                      <w:rPr>
                        <w:rFonts w:cstheme="minorBidi"/>
                      </w:rPr>
                      <m:t>Eigenkapital</m:t>
                    </m:r>
                  </m:den>
                </m:f>
                <m:r>
                  <m:rPr>
                    <m:nor/>
                  </m:rPr>
                  <w:rPr>
                    <w:rFonts w:cstheme="minorBidi"/>
                  </w:rPr>
                  <m:t xml:space="preserve">  </m:t>
                </m:r>
                <m:r>
                  <w:rPr>
                    <w:rFonts w:ascii="Cambria Math" w:hAnsi="Cambria Math" w:cstheme="minorBidi"/>
                  </w:rPr>
                  <m:t xml:space="preserve">    </m:t>
                </m:r>
                <m:r>
                  <m:rPr>
                    <m:sty m:val="p"/>
                  </m:rPr>
                  <w:br/>
                </m:r>
              </m:oMath>
              <m:oMath>
                <m:r>
                  <m:rPr>
                    <m:sty m:val="p"/>
                  </m:rPr>
                  <w:rPr>
                    <w:rFonts w:ascii="Cambria Math" w:hAnsi="Cambria Math" w:cstheme="minorBidi"/>
                  </w:rPr>
                  <w:br/>
                </m:r>
              </m:oMath>
              <m:oMath>
                <m:r>
                  <m:rPr>
                    <m:nor/>
                  </m:rPr>
                  <w:rPr>
                    <w:rFonts w:cstheme="minorBidi"/>
                    <w:iCs/>
                  </w:rPr>
                  <m:t xml:space="preserve">= </m:t>
                </m:r>
                <m:f>
                  <m:fPr>
                    <m:ctrlPr>
                      <w:rPr>
                        <w:rFonts w:ascii="Cambria Math" w:hAnsi="Cambria Math" w:cstheme="minorBidi"/>
                        <w:iCs/>
                        <w:lang w:val="fi-FI"/>
                      </w:rPr>
                    </m:ctrlPr>
                  </m:fPr>
                  <m:num>
                    <m:r>
                      <m:rPr>
                        <m:nor/>
                      </m:rPr>
                      <w:rPr>
                        <w:rFonts w:cstheme="minorBidi"/>
                        <w:iCs/>
                      </w:rPr>
                      <m:t>Nettoeinkommen</m:t>
                    </m:r>
                  </m:num>
                  <m:den>
                    <m:r>
                      <m:rPr>
                        <m:nor/>
                      </m:rPr>
                      <w:rPr>
                        <w:rFonts w:cstheme="minorBidi"/>
                        <w:iCs/>
                      </w:rPr>
                      <m:t>Umsatz</m:t>
                    </m:r>
                  </m:den>
                </m:f>
                <m:r>
                  <m:rPr>
                    <m:nor/>
                  </m:rPr>
                  <w:rPr>
                    <w:rFonts w:cstheme="minorBidi"/>
                    <w:iCs/>
                  </w:rPr>
                  <m:t xml:space="preserve"> × </m:t>
                </m:r>
                <m:f>
                  <m:fPr>
                    <m:ctrlPr>
                      <w:rPr>
                        <w:rFonts w:ascii="Cambria Math" w:hAnsi="Cambria Math" w:cstheme="minorBidi"/>
                        <w:iCs/>
                        <w:lang w:val="fi-FI"/>
                      </w:rPr>
                    </m:ctrlPr>
                  </m:fPr>
                  <m:num>
                    <m:r>
                      <m:rPr>
                        <m:nor/>
                      </m:rPr>
                      <w:rPr>
                        <w:rFonts w:cstheme="minorBidi"/>
                        <w:iCs/>
                      </w:rPr>
                      <m:t>Umsatz</m:t>
                    </m:r>
                  </m:num>
                  <m:den>
                    <m:r>
                      <m:rPr>
                        <m:nor/>
                      </m:rPr>
                      <w:rPr>
                        <w:rFonts w:cstheme="minorBidi"/>
                        <w:iCs/>
                      </w:rPr>
                      <m:t>Bilanzsumme</m:t>
                    </m:r>
                  </m:den>
                </m:f>
                <m:r>
                  <m:rPr>
                    <m:nor/>
                  </m:rPr>
                  <w:rPr>
                    <w:rFonts w:cstheme="minorBidi"/>
                    <w:iCs/>
                  </w:rPr>
                  <m:t xml:space="preserve"> × </m:t>
                </m:r>
                <m:f>
                  <m:fPr>
                    <m:ctrlPr>
                      <w:rPr>
                        <w:rFonts w:ascii="Cambria Math" w:hAnsi="Cambria Math" w:cstheme="minorBidi"/>
                        <w:iCs/>
                      </w:rPr>
                    </m:ctrlPr>
                  </m:fPr>
                  <m:num>
                    <m:r>
                      <m:rPr>
                        <m:nor/>
                      </m:rPr>
                      <w:rPr>
                        <w:rFonts w:cstheme="minorBidi"/>
                        <w:iCs/>
                      </w:rPr>
                      <m:t>Bilanzsumme</m:t>
                    </m:r>
                  </m:num>
                  <m:den>
                    <m:r>
                      <m:rPr>
                        <m:nor/>
                      </m:rPr>
                      <w:rPr>
                        <w:rFonts w:cstheme="minorBidi"/>
                        <w:iCs/>
                      </w:rPr>
                      <m:t>Eigenkapital</m:t>
                    </m:r>
                  </m:den>
                </m:f>
                <m:r>
                  <m:rPr>
                    <m:nor/>
                  </m:rPr>
                  <w:rPr>
                    <w:rFonts w:cstheme="minorBidi"/>
                  </w:rPr>
                  <w:br/>
                </m:r>
              </m:oMath>
            </m:oMathPara>
            <w:r w:rsidRPr="00CA69C1">
              <w:br/>
            </w:r>
            <m:oMathPara>
              <m:oMathParaPr>
                <m:jc m:val="center"/>
              </m:oMathParaPr>
              <m:oMath>
                <m:r>
                  <w:rPr>
                    <w:rFonts w:ascii="Cambria Math" w:hAnsi="Cambria Math" w:cstheme="minorBidi"/>
                  </w:rPr>
                  <m:t xml:space="preserve">≡ </m:t>
                </m:r>
                <m:r>
                  <m:rPr>
                    <m:nor/>
                  </m:rPr>
                  <w:rPr>
                    <w:rFonts w:cstheme="minorBidi"/>
                  </w:rPr>
                  <m:t>ROA ×</m:t>
                </m:r>
                <m:r>
                  <w:rPr>
                    <w:rFonts w:ascii="Cambria Math" w:hAnsi="Cambria Math" w:cstheme="minorBidi"/>
                  </w:rPr>
                  <m:t xml:space="preserve"> </m:t>
                </m:r>
                <m:f>
                  <m:fPr>
                    <m:ctrlPr>
                      <w:rPr>
                        <w:rFonts w:ascii="Cambria Math" w:hAnsi="Cambria Math" w:cstheme="minorBidi"/>
                        <w:i/>
                      </w:rPr>
                    </m:ctrlPr>
                  </m:fPr>
                  <m:num>
                    <m:r>
                      <m:rPr>
                        <m:nor/>
                      </m:rPr>
                      <w:rPr>
                        <w:rFonts w:cstheme="minorBidi"/>
                      </w:rPr>
                      <m:t>1</m:t>
                    </m:r>
                  </m:num>
                  <m:den>
                    <m:r>
                      <m:rPr>
                        <m:nor/>
                      </m:rPr>
                      <w:rPr>
                        <w:rFonts w:cstheme="minorBidi"/>
                      </w:rPr>
                      <m:t>Eigenkapitalquote</m:t>
                    </m:r>
                  </m:den>
                </m:f>
                <m:r>
                  <w:rPr>
                    <w:rFonts w:ascii="Cambria Math" w:hAnsi="Cambria Math" w:cstheme="minorBidi"/>
                  </w:rPr>
                  <m:t xml:space="preserve">                                                 </m:t>
                </m:r>
              </m:oMath>
            </m:oMathPara>
          </w:p>
        </w:tc>
        <w:tc>
          <w:tcPr>
            <w:tcW w:w="851" w:type="dxa"/>
            <w:vAlign w:val="center"/>
          </w:tcPr>
          <w:p w14:paraId="5864CD24" w14:textId="61D2FF5B" w:rsidR="003E09BB" w:rsidRDefault="003E09BB">
            <w:pPr>
              <w:jc w:val="center"/>
            </w:pPr>
            <w:r>
              <w:t>(</w:t>
            </w:r>
            <w:r w:rsidR="006054B4">
              <w:fldChar w:fldCharType="begin"/>
            </w:r>
            <w:r w:rsidR="006054B4">
              <w:instrText xml:space="preserve"> SEQ Formel \* ARABIC </w:instrText>
            </w:r>
            <w:r w:rsidR="006054B4">
              <w:fldChar w:fldCharType="separate"/>
            </w:r>
            <w:r w:rsidR="006054B4">
              <w:rPr>
                <w:noProof/>
              </w:rPr>
              <w:t>9</w:t>
            </w:r>
            <w:r w:rsidR="006054B4">
              <w:rPr>
                <w:noProof/>
              </w:rPr>
              <w:fldChar w:fldCharType="end"/>
            </w:r>
            <w:r>
              <w:t>)</w:t>
            </w:r>
          </w:p>
        </w:tc>
      </w:tr>
    </w:tbl>
    <w:p w14:paraId="0764F106" w14:textId="77777777" w:rsidR="0061153C" w:rsidRDefault="0061153C"/>
    <w:p w14:paraId="68EBD783" w14:textId="77777777" w:rsidR="00B57D8C" w:rsidRDefault="00B57D8C"/>
    <w:p w14:paraId="1EA5B484" w14:textId="77777777" w:rsidR="00B57D8C" w:rsidRDefault="00B57D8C"/>
    <w:p w14:paraId="5059D5C6" w14:textId="77777777" w:rsidR="00B57D8C" w:rsidRDefault="00B57D8C"/>
    <w:p w14:paraId="6F92E8E8" w14:textId="32CBD4EA" w:rsidR="00284FA6" w:rsidRDefault="003B4FDA" w:rsidP="001B2021">
      <w:pPr>
        <w:pStyle w:val="berschrift2"/>
      </w:pPr>
      <w:bookmarkStart w:id="19" w:name="_Ref230002319"/>
      <w:bookmarkStart w:id="20" w:name="_Ref230002334"/>
      <w:bookmarkStart w:id="21" w:name="_Ref230002440"/>
      <w:bookmarkStart w:id="22" w:name="_Toc230281159"/>
      <w:r>
        <w:t>Das AR-Modell</w:t>
      </w:r>
      <w:bookmarkEnd w:id="19"/>
      <w:bookmarkEnd w:id="20"/>
      <w:bookmarkEnd w:id="21"/>
      <w:bookmarkEnd w:id="22"/>
    </w:p>
    <w:p w14:paraId="034947E0" w14:textId="694B2A48" w:rsidR="00CB6B76" w:rsidRDefault="00CB6B76" w:rsidP="00AC0F83">
      <w:r>
        <w:t xml:space="preserve">Ein autoregressives Modell </w:t>
      </w:r>
      <w:r w:rsidR="00D31F75">
        <w:t xml:space="preserve">(in dieser Arbeit) </w:t>
      </w:r>
      <w:r>
        <w:t xml:space="preserve">erster Ordnung </w:t>
      </w:r>
      <w:r w:rsidR="00FA13C2" w:rsidRPr="001A6F2E">
        <w:t>„</w:t>
      </w:r>
      <w:r w:rsidR="00AC0F83" w:rsidRPr="001A6F2E">
        <w:rPr>
          <w:i/>
        </w:rPr>
        <w:t>ergibt sich als schrittweise Fortschreibung</w:t>
      </w:r>
      <w:r w:rsidR="00AC0F83" w:rsidRPr="001A6F2E">
        <w:rPr>
          <w:i/>
        </w:rPr>
        <w:t xml:space="preserve"> </w:t>
      </w:r>
      <w:r w:rsidR="00AC0F83" w:rsidRPr="001A6F2E">
        <w:rPr>
          <w:i/>
        </w:rPr>
        <w:t>aus der Summe seiner bisherigen Werte und eines neu hinzugekommenen</w:t>
      </w:r>
      <w:r w:rsidR="00313838" w:rsidRPr="001A6F2E">
        <w:rPr>
          <w:i/>
        </w:rPr>
        <w:t xml:space="preserve"> </w:t>
      </w:r>
      <w:r w:rsidR="00AC0F83" w:rsidRPr="001A6F2E">
        <w:rPr>
          <w:i/>
        </w:rPr>
        <w:t>Zufallswerts</w:t>
      </w:r>
      <w:r w:rsidR="00313838" w:rsidRPr="001A6F2E">
        <w:rPr>
          <w:i/>
        </w:rPr>
        <w:t>.</w:t>
      </w:r>
      <w:r w:rsidR="00313838" w:rsidRPr="001A6F2E">
        <w:t>“</w:t>
      </w:r>
      <w:sdt>
        <w:sdtPr>
          <w:id w:val="1307979444"/>
          <w:citation/>
        </w:sdtPr>
        <w:sdtContent>
          <w:r w:rsidR="006427A2" w:rsidRPr="001A6F2E">
            <w:fldChar w:fldCharType="begin"/>
          </w:r>
          <w:r w:rsidR="006427A2" w:rsidRPr="001A6F2E">
            <w:instrText xml:space="preserve"> CITATION Ste25 \l 1031 </w:instrText>
          </w:r>
          <w:r w:rsidR="006427A2" w:rsidRPr="001A6F2E">
            <w:fldChar w:fldCharType="separate"/>
          </w:r>
          <w:r w:rsidR="0004311B">
            <w:rPr>
              <w:noProof/>
            </w:rPr>
            <w:t xml:space="preserve"> </w:t>
          </w:r>
          <w:r w:rsidR="0004311B">
            <w:rPr>
              <w:noProof/>
            </w:rPr>
            <w:t>(Stollhoff, WS 2023/2024)</w:t>
          </w:r>
          <w:r w:rsidR="006427A2" w:rsidRPr="001A6F2E">
            <w:fldChar w:fldCharType="end"/>
          </w:r>
        </w:sdtContent>
      </w:sdt>
      <w:r w:rsidR="001A6F2E" w:rsidRPr="001A6F2E">
        <w:t>.</w:t>
      </w:r>
      <w:r>
        <w:t xml:space="preserve"> In der Standardform lautet das Modell</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EB6386" w14:paraId="5ED6A5CE" w14:textId="77777777" w:rsidTr="009A102A">
        <w:tc>
          <w:tcPr>
            <w:tcW w:w="6804" w:type="dxa"/>
          </w:tcPr>
          <w:p w14:paraId="709536FD" w14:textId="0A1DE67B" w:rsidR="00EB6386" w:rsidRPr="00EE5647" w:rsidRDefault="00CF5954" w:rsidP="00D168CF">
            <w:pPr>
              <w:jc w:val="center"/>
              <w:rPr>
                <w:rFonts w:ascii="Cambria Math" w:hAnsi="Cambria Math"/>
                <w:i/>
                <w:iCs/>
                <w:lang w:val="fi-FI"/>
              </w:rPr>
            </w:pPr>
            <w:r w:rsidRPr="00EE5647">
              <w:rPr>
                <w:i/>
                <w:iCs/>
                <w:lang w:val="fi-FI"/>
              </w:rPr>
              <w:lastRenderedPageBreak/>
              <w:t>Y</w:t>
            </w:r>
            <w:r w:rsidRPr="00EE5647">
              <w:rPr>
                <w:i/>
                <w:iCs/>
                <w:vertAlign w:val="subscript"/>
                <w:lang w:val="fi-FI"/>
              </w:rPr>
              <w:t>t</w:t>
            </w:r>
            <w:r w:rsidRPr="00EE5647">
              <w:rPr>
                <w:i/>
                <w:iCs/>
                <w:lang w:val="fi-FI"/>
              </w:rPr>
              <w:t xml:space="preserve"> = c + </w:t>
            </w:r>
            <w:r w:rsidR="00B03906" w:rsidRPr="00EE5647">
              <w:rPr>
                <w:rFonts w:ascii="Symbol" w:hAnsi="Symbol"/>
                <w:i/>
                <w:iCs/>
                <w:lang w:val="it-IT"/>
              </w:rPr>
              <w:sym w:font="Symbol" w:char="F06A"/>
            </w:r>
            <w:r w:rsidR="001C6C7E" w:rsidRPr="00EE5647">
              <w:rPr>
                <w:i/>
                <w:iCs/>
                <w:lang w:val="fi-FI"/>
              </w:rPr>
              <w:t xml:space="preserve"> Y</w:t>
            </w:r>
            <w:r w:rsidR="001C6C7E" w:rsidRPr="00EE5647">
              <w:rPr>
                <w:i/>
                <w:iCs/>
                <w:vertAlign w:val="subscript"/>
                <w:lang w:val="fi-FI"/>
              </w:rPr>
              <w:t>t-1</w:t>
            </w:r>
            <w:r w:rsidR="001C6C7E" w:rsidRPr="00EE5647">
              <w:rPr>
                <w:i/>
                <w:iCs/>
                <w:lang w:val="fi-FI"/>
              </w:rPr>
              <w:t xml:space="preserve"> + </w:t>
            </w:r>
            <w:r w:rsidR="001C6C7E" w:rsidRPr="00EE5647">
              <w:rPr>
                <w:rFonts w:ascii="Symbol" w:hAnsi="Symbol"/>
                <w:i/>
                <w:iCs/>
                <w:lang w:val="it-IT"/>
              </w:rPr>
              <w:t>e</w:t>
            </w:r>
            <w:r w:rsidR="001C6C7E" w:rsidRPr="00EE5647">
              <w:rPr>
                <w:i/>
                <w:iCs/>
                <w:vertAlign w:val="subscript"/>
                <w:lang w:val="fi-FI"/>
              </w:rPr>
              <w:t>t</w:t>
            </w:r>
          </w:p>
        </w:tc>
        <w:tc>
          <w:tcPr>
            <w:tcW w:w="987" w:type="dxa"/>
          </w:tcPr>
          <w:p w14:paraId="276B6A38" w14:textId="557D0165" w:rsidR="00EB6386" w:rsidRDefault="00E43BFB" w:rsidP="005B44DB">
            <w:pPr>
              <w:jc w:val="center"/>
            </w:pPr>
            <w:r>
              <w:t>(</w:t>
            </w:r>
            <w:r w:rsidR="0007759D">
              <w:fldChar w:fldCharType="begin"/>
            </w:r>
            <w:r w:rsidR="0007759D">
              <w:instrText xml:space="preserve"> SEQ Formel \* ARABIC </w:instrText>
            </w:r>
            <w:r w:rsidR="0007759D">
              <w:fldChar w:fldCharType="separate"/>
            </w:r>
            <w:r w:rsidR="00B46AFB">
              <w:rPr>
                <w:noProof/>
              </w:rPr>
              <w:t>10</w:t>
            </w:r>
            <w:r w:rsidR="0007759D">
              <w:rPr>
                <w:noProof/>
              </w:rPr>
              <w:fldChar w:fldCharType="end"/>
            </w:r>
            <w:r>
              <w:t>)</w:t>
            </w:r>
          </w:p>
        </w:tc>
      </w:tr>
    </w:tbl>
    <w:p w14:paraId="02556B71" w14:textId="56DEDC6D" w:rsidR="003B4FDA" w:rsidRDefault="006868CB" w:rsidP="00C11AAA">
      <w:r>
        <w:t xml:space="preserve">wobei </w:t>
      </w:r>
      <w:r w:rsidRPr="006868CB">
        <w:rPr>
          <w:i/>
          <w:iCs/>
        </w:rPr>
        <w:t>c</w:t>
      </w:r>
      <w:r>
        <w:t xml:space="preserve"> eine </w:t>
      </w:r>
      <w:r w:rsidR="00C11AAA">
        <w:t xml:space="preserve">Konstante, </w:t>
      </w:r>
      <w:r w:rsidR="00125B71">
        <w:rPr>
          <w:rFonts w:ascii="Symbol" w:hAnsi="Symbol"/>
          <w:i/>
          <w:iCs/>
        </w:rPr>
        <w:t>j</w:t>
      </w:r>
      <w:r w:rsidR="00C11AAA">
        <w:t xml:space="preserve"> der Autoregressionskoeffizient und </w:t>
      </w:r>
      <w:r w:rsidR="003B6AF2" w:rsidRPr="003B6AF2">
        <w:rPr>
          <w:rFonts w:ascii="Symbol" w:hAnsi="Symbol"/>
          <w:i/>
          <w:iCs/>
        </w:rPr>
        <w:t>e</w:t>
      </w:r>
      <w:r w:rsidR="003B6AF2" w:rsidRPr="003B6AF2">
        <w:rPr>
          <w:i/>
          <w:iCs/>
          <w:vertAlign w:val="subscript"/>
        </w:rPr>
        <w:t>t</w:t>
      </w:r>
      <w:r w:rsidR="00C11AAA">
        <w:t xml:space="preserve"> </w:t>
      </w:r>
      <w:r w:rsidR="00CB6B76">
        <w:t>ein White-Noise-Term ist.</w:t>
      </w:r>
    </w:p>
    <w:p w14:paraId="40EBBE17" w14:textId="50797FD1" w:rsidR="007F0416" w:rsidRDefault="007F0416" w:rsidP="00C11AAA">
      <w:r>
        <w:t>Die drei Terme haben folgende Bedeutung</w:t>
      </w:r>
      <w:r w:rsidR="00C26D91">
        <w:t>:</w:t>
      </w:r>
      <w:r>
        <w:t xml:space="preserve"> Die Konstante c bestimmt das Niveau, um das die Zeitreihe im Erwartungswert schwankt</w:t>
      </w:r>
      <w:r w:rsidR="001F159D">
        <w:t xml:space="preserve"> in Abhängigkeit von </w:t>
      </w:r>
      <w:r w:rsidR="001F159D" w:rsidRPr="00EE5647">
        <w:rPr>
          <w:rFonts w:ascii="Symbol" w:hAnsi="Symbol"/>
          <w:i/>
          <w:iCs/>
          <w:lang w:val="it-IT"/>
        </w:rPr>
        <w:sym w:font="Symbol" w:char="F06A"/>
      </w:r>
      <w:r w:rsidR="00716EE5">
        <w:t xml:space="preserve">. </w:t>
      </w:r>
      <w:r>
        <w:t xml:space="preserve">Der Autoregressionskoeffizient φ gibt an, wie stark der unmittelbar vorangegangene Wert </w:t>
      </w:r>
      <w:r w:rsidR="001151AC" w:rsidRPr="005D2057">
        <w:rPr>
          <w:i/>
        </w:rPr>
        <w:t>Y</w:t>
      </w:r>
      <w:r w:rsidR="001151AC" w:rsidRPr="005D2057">
        <w:rPr>
          <w:i/>
          <w:vertAlign w:val="subscript"/>
        </w:rPr>
        <w:t>t-1</w:t>
      </w:r>
      <w:r w:rsidR="001151AC" w:rsidRPr="005D2057">
        <w:rPr>
          <w:i/>
        </w:rPr>
        <w:t xml:space="preserve"> </w:t>
      </w:r>
      <w:r>
        <w:t xml:space="preserve">den aktuellen Wert </w:t>
      </w:r>
      <w:r w:rsidR="00E54C01" w:rsidRPr="005D2057">
        <w:rPr>
          <w:i/>
        </w:rPr>
        <w:t>Y</w:t>
      </w:r>
      <w:r w:rsidR="00E54C01" w:rsidRPr="005D2057">
        <w:rPr>
          <w:i/>
          <w:vertAlign w:val="subscript"/>
        </w:rPr>
        <w:t>t</w:t>
      </w:r>
      <w:r w:rsidR="00E54C01" w:rsidRPr="005D2057">
        <w:rPr>
          <w:i/>
        </w:rPr>
        <w:t xml:space="preserve"> </w:t>
      </w:r>
      <w:r>
        <w:t xml:space="preserve">beeinflusst: ein φ nahe +1 zeigt, dass die Reihe nahezu vollständig durch ihren Vorperiodenwert bestimmt wird, ein φ nahe 0 zeigt, dass kaum serielle Abhängigkeit besteht. Der Fehlerterm </w:t>
      </w:r>
      <w:r w:rsidR="00F22698" w:rsidRPr="00EE5647">
        <w:rPr>
          <w:rFonts w:ascii="Symbol" w:hAnsi="Symbol"/>
          <w:i/>
          <w:iCs/>
          <w:lang w:val="it-IT"/>
        </w:rPr>
        <w:t>e</w:t>
      </w:r>
      <w:r w:rsidR="00F22698" w:rsidRPr="005D2057">
        <w:rPr>
          <w:i/>
          <w:vertAlign w:val="subscript"/>
        </w:rPr>
        <w:t>t</w:t>
      </w:r>
      <w:r>
        <w:t xml:space="preserve"> ist ein White-Noise-</w:t>
      </w:r>
      <w:r w:rsidR="00944D76">
        <w:t>Term</w:t>
      </w:r>
      <w:r w:rsidR="00D627BB">
        <w:t>,</w:t>
      </w:r>
      <w:r>
        <w:t xml:space="preserve"> eine Folge unkorrelierter, verteilter Zufallsvariablen und repräsentiert alle Einflüsse, die das Modell nicht erfasst (Stollhoff, o.J., Folie 29).</w:t>
      </w:r>
    </w:p>
    <w:p w14:paraId="0A1DB0BA" w14:textId="5B6DEE1E" w:rsidR="00C41CA9" w:rsidRDefault="00C41CA9" w:rsidP="00C41CA9">
      <w:r>
        <w:t>Der Koeffizient φ und die Konstante c werden durch Minimierung der quadrierten Residuen geschätzt (Stollhoff, o.J., Folie 44):</w:t>
      </w:r>
    </w:p>
    <w:p w14:paraId="2D9D7559" w14:textId="7792BB00" w:rsidR="00C41CA9" w:rsidRDefault="00C41CA9" w:rsidP="00C41CA9">
      <w:r>
        <w:t>Σ_{t=</w:t>
      </w:r>
      <w:proofErr w:type="gramStart"/>
      <w:r>
        <w:t>2}^</w:t>
      </w:r>
      <w:proofErr w:type="gramEnd"/>
      <w:r>
        <w:t>{T} (</w:t>
      </w:r>
      <w:proofErr w:type="spellStart"/>
      <w:r>
        <w:t>Y_t</w:t>
      </w:r>
      <w:proofErr w:type="spellEnd"/>
      <w:r>
        <w:t xml:space="preserve"> − c − φ · Y_{t−1</w:t>
      </w:r>
      <w:proofErr w:type="gramStart"/>
      <w:r>
        <w:t>})²</w:t>
      </w:r>
      <w:proofErr w:type="gramEnd"/>
      <w:r>
        <w:t xml:space="preserve"> → Minimum</w:t>
      </w:r>
    </w:p>
    <w:p w14:paraId="0CABA483" w14:textId="77777777" w:rsidR="00C41CA9" w:rsidRDefault="00C41CA9" w:rsidP="00C41CA9">
      <w:r>
        <w:t xml:space="preserve">Dies entspricht einer einfachen linearen OLS-Regression von </w:t>
      </w:r>
      <w:proofErr w:type="spellStart"/>
      <w:r>
        <w:t>Y_t</w:t>
      </w:r>
      <w:proofErr w:type="spellEnd"/>
      <w:r>
        <w:t xml:space="preserve"> auf Y_{t−1}. Die resultierenden Schätzer φ̂ und ĉ sind erwartungstreu und konsistent.</w:t>
      </w:r>
    </w:p>
    <w:p w14:paraId="21D51F32" w14:textId="7072A858" w:rsidR="00C41CA9" w:rsidRDefault="00C41CA9" w:rsidP="00C41CA9">
      <w:r>
        <w:t>Das Bestimmtheitsmaß R² beschreibt den Anteil der Gesamtstreuung, den das Modell erklärt:</w:t>
      </w:r>
    </w:p>
    <w:p w14:paraId="7AD11F8C" w14:textId="25A67227" w:rsidR="00C41CA9" w:rsidRPr="00C64BBF" w:rsidRDefault="00C41CA9" w:rsidP="00C41CA9">
      <w:pPr>
        <w:rPr>
          <w:lang w:val="fr-FR"/>
        </w:rPr>
      </w:pPr>
      <w:r>
        <w:t xml:space="preserve">R² = 1 − </w:t>
      </w:r>
      <w:proofErr w:type="spellStart"/>
      <w:r>
        <w:t>SS_res</w:t>
      </w:r>
      <w:proofErr w:type="spellEnd"/>
      <w:r>
        <w:t xml:space="preserve"> / </w:t>
      </w:r>
      <w:proofErr w:type="spellStart"/>
      <w:r>
        <w:t>SS_tot</w:t>
      </w:r>
      <w:proofErr w:type="spellEnd"/>
      <w:r>
        <w:t xml:space="preserve"> = 1 − </w:t>
      </w:r>
      <w:proofErr w:type="spellStart"/>
      <w:r>
        <w:t>Σ_t</w:t>
      </w:r>
      <w:proofErr w:type="spellEnd"/>
      <w:r>
        <w:t xml:space="preserve">(ε̂_t²) / </w:t>
      </w:r>
      <w:proofErr w:type="spellStart"/>
      <w:r>
        <w:t>Σ_</w:t>
      </w:r>
      <w:proofErr w:type="gramStart"/>
      <w:r>
        <w:t>t</w:t>
      </w:r>
      <w:proofErr w:type="spellEnd"/>
      <w:r>
        <w:t>(</w:t>
      </w:r>
      <w:proofErr w:type="spellStart"/>
      <w:proofErr w:type="gramEnd"/>
      <w:r>
        <w:t>Y_t</w:t>
      </w:r>
      <w:proofErr w:type="spellEnd"/>
      <w:r>
        <w:t xml:space="preserve"> − </w:t>
      </w:r>
      <w:proofErr w:type="gramStart"/>
      <w:r>
        <w:t>Ȳ)²</w:t>
      </w:r>
      <w:proofErr w:type="gramEnd"/>
    </w:p>
    <w:p w14:paraId="50578400" w14:textId="43B43B70" w:rsidR="004D466A" w:rsidRDefault="00C41CA9" w:rsidP="00C41CA9">
      <w:r>
        <w:t xml:space="preserve">Ein R² von null zeigt an, dass das </w:t>
      </w:r>
      <w:proofErr w:type="gramStart"/>
      <w:r>
        <w:t>AR(1)-</w:t>
      </w:r>
      <w:proofErr w:type="gramEnd"/>
      <w:r>
        <w:t xml:space="preserve">Modell keine serielle Abhängigkeit abbildet — die Reihe verhält sich wie White Noise. Ein R² nahe eins zeigt, dass der Vorperiodenwert den aktuellen Wert fast vollständig erklärt. Da beim </w:t>
      </w:r>
      <w:proofErr w:type="gramStart"/>
      <w:r>
        <w:t>AR(</w:t>
      </w:r>
      <w:proofErr w:type="gramEnd"/>
      <w:r>
        <w:t xml:space="preserve">1) eine bivariate Regression auf den Lag-1-Wert vorliegt, gilt R² = </w:t>
      </w:r>
      <w:proofErr w:type="gramStart"/>
      <w:r>
        <w:t>ρ̂(1)²</w:t>
      </w:r>
      <w:proofErr w:type="gramEnd"/>
      <w:r>
        <w:t>, also exakt das Quadrat der empirischen Autokorrelation bei Lag 1.</w:t>
      </w:r>
    </w:p>
    <w:p w14:paraId="0676B8E2" w14:textId="77777777" w:rsidR="00603D3D" w:rsidRDefault="00603D3D" w:rsidP="00603D3D">
      <w:r>
        <w:t>Signifikanztest für φ</w:t>
      </w:r>
    </w:p>
    <w:p w14:paraId="139F654F" w14:textId="77777777" w:rsidR="00603D3D" w:rsidRDefault="00603D3D" w:rsidP="00603D3D">
      <w:r>
        <w:t>Die Nullhypothese H</w:t>
      </w:r>
      <w:r>
        <w:rPr>
          <w:rFonts w:ascii="Cambria Math" w:hAnsi="Cambria Math" w:cs="Cambria Math"/>
        </w:rPr>
        <w:t>₀</w:t>
      </w:r>
      <w:r>
        <w:t xml:space="preserve">: φ = 0 besagt, dass keine lineare serielle Abhängigkeit besteht und die Reihe </w:t>
      </w:r>
      <w:proofErr w:type="spellStart"/>
      <w:r>
        <w:t>unkorrelliert</w:t>
      </w:r>
      <w:proofErr w:type="spellEnd"/>
      <w:r>
        <w:t xml:space="preserve"> ist. Die Teststatistik ergibt sich aus dem geschätzten Koeffizienten und seinem Standardfehler:</w:t>
      </w:r>
    </w:p>
    <w:p w14:paraId="64FE4BCF" w14:textId="77777777" w:rsidR="00603D3D" w:rsidRDefault="00603D3D" w:rsidP="00603D3D"/>
    <w:p w14:paraId="0AAF2250" w14:textId="77777777" w:rsidR="00603D3D" w:rsidRDefault="00603D3D" w:rsidP="00603D3D">
      <w:r>
        <w:t xml:space="preserve">t = φ̂ / </w:t>
      </w:r>
      <w:proofErr w:type="gramStart"/>
      <w:r>
        <w:t>SE(</w:t>
      </w:r>
      <w:proofErr w:type="gramEnd"/>
      <w:r>
        <w:t>φ̂)</w:t>
      </w:r>
    </w:p>
    <w:p w14:paraId="7BC40FEE" w14:textId="77777777" w:rsidR="00603D3D" w:rsidRDefault="00603D3D" w:rsidP="00603D3D"/>
    <w:p w14:paraId="3184D8FE" w14:textId="45359E77" w:rsidR="00603D3D" w:rsidRDefault="00603D3D" w:rsidP="00603D3D">
      <w:r>
        <w:t>Unter H</w:t>
      </w:r>
      <w:r>
        <w:rPr>
          <w:rFonts w:ascii="Cambria Math" w:hAnsi="Cambria Math" w:cs="Cambria Math"/>
        </w:rPr>
        <w:t>₀</w:t>
      </w:r>
      <w:r>
        <w:t xml:space="preserve"> folgt t näherungsweise einer t-Verteilung mit T − 2 Freiheitsgraden. Ein betraglich großes t mit p &lt; α spricht gegen White Noise und für eine signifikante serielle Abhängigkeit. Ein positives signifikantes φ zeigt Persistenz; ein negatives </w:t>
      </w:r>
      <w:r>
        <w:lastRenderedPageBreak/>
        <w:t>signifikantes φ zeigt, dass die Reihe eine Gegenbewegungstendenz aufweist — also nach einer ungewöhnlich starken Abweichung in eine Richtung im Folgeschritt tendiert, sich der anderen Seite anzunähern</w:t>
      </w:r>
      <w:r>
        <w:t>.</w:t>
      </w:r>
    </w:p>
    <w:p w14:paraId="274C8280" w14:textId="5E6320BA" w:rsidR="00894003" w:rsidRDefault="00880EE7" w:rsidP="00880EE7">
      <w:pPr>
        <w:pStyle w:val="berschrift3"/>
      </w:pPr>
      <w:r>
        <w:t>Mean-Reversion</w:t>
      </w:r>
    </w:p>
    <w:p w14:paraId="3D371F20" w14:textId="77777777" w:rsidR="00894003" w:rsidRDefault="00894003" w:rsidP="00894003">
      <w:r w:rsidRPr="00CE0451">
        <w:t xml:space="preserve">Voraussetzung für die Anwendung autoregressiver Modelle ist, dass die betrachtete Zeitreihe stationär ist. </w:t>
      </w:r>
      <w:r>
        <w:t>Dies ist dann erfüllt, wenn</w:t>
      </w:r>
    </w:p>
    <w:p w14:paraId="06B1D210" w14:textId="77777777" w:rsidR="00894003" w:rsidRDefault="00894003" w:rsidP="00894003">
      <w:pPr>
        <w:pStyle w:val="Listenabsatz"/>
        <w:numPr>
          <w:ilvl w:val="0"/>
          <w:numId w:val="37"/>
        </w:numPr>
      </w:pPr>
      <w:r>
        <w:t>der Erwartungswert,</w:t>
      </w:r>
    </w:p>
    <w:p w14:paraId="6ED47591" w14:textId="77777777" w:rsidR="00894003" w:rsidRDefault="00894003" w:rsidP="00894003">
      <w:pPr>
        <w:pStyle w:val="Listenabsatz"/>
        <w:numPr>
          <w:ilvl w:val="0"/>
          <w:numId w:val="37"/>
        </w:numPr>
      </w:pPr>
      <w:r>
        <w:t>die Varianz und</w:t>
      </w:r>
    </w:p>
    <w:p w14:paraId="67AF3FFF" w14:textId="77777777" w:rsidR="00894003" w:rsidRDefault="00894003" w:rsidP="00894003">
      <w:pPr>
        <w:pStyle w:val="Listenabsatz"/>
        <w:numPr>
          <w:ilvl w:val="0"/>
          <w:numId w:val="37"/>
        </w:numPr>
      </w:pPr>
      <w:r>
        <w:t>die Autokovarianzen</w:t>
      </w:r>
    </w:p>
    <w:p w14:paraId="49371172" w14:textId="61DE6E23" w:rsidR="00894003" w:rsidRDefault="00894003" w:rsidP="00894003">
      <w:r>
        <w:t xml:space="preserve">nur vom jeweiligen Lag und nicht der Zeit abhängen </w:t>
      </w:r>
      <w:sdt>
        <w:sdtPr>
          <w:id w:val="-1690057192"/>
          <w:citation/>
        </w:sdtPr>
        <w:sdtEndPr/>
        <w:sdtContent>
          <w:r w:rsidRPr="00AA257F">
            <w:fldChar w:fldCharType="begin"/>
          </w:r>
          <w:r w:rsidRPr="00AA257F">
            <w:instrText xml:space="preserve">CITATION Ham94 \p 43-46 \l 1031 </w:instrText>
          </w:r>
          <w:r w:rsidRPr="00AA257F">
            <w:fldChar w:fldCharType="separate"/>
          </w:r>
          <w:r w:rsidR="0004311B">
            <w:rPr>
              <w:noProof/>
            </w:rPr>
            <w:t>(Hamilton, 1994, S. 43-46)</w:t>
          </w:r>
          <w:r w:rsidRPr="00AA257F">
            <w:fldChar w:fldCharType="end"/>
          </w:r>
        </w:sdtContent>
      </w:sdt>
      <w:r>
        <w:t>.</w:t>
      </w:r>
    </w:p>
    <w:p w14:paraId="7F63FD7C" w14:textId="408051D1" w:rsidR="00413C29" w:rsidRDefault="00894003" w:rsidP="00894003">
      <w:r w:rsidRPr="00CE0451">
        <w:t>Für die</w:t>
      </w:r>
      <w:r>
        <w:t>se</w:t>
      </w:r>
      <w:r w:rsidRPr="00CE0451">
        <w:t xml:space="preserve"> Arbeit ist diese Bedingung deshalb relevant, weil Finanzkennzahlen in Niveaus häufig eine hohe Persistenz aufweisen</w:t>
      </w:r>
      <w:r>
        <w:t>. Damit können sie</w:t>
      </w:r>
      <w:r w:rsidRPr="00CE0451">
        <w:t xml:space="preserve"> nicht ohne Weiteres als stationär angesehen werden. </w:t>
      </w:r>
      <w:r w:rsidR="00631AAE">
        <w:t xml:space="preserve">Aus diesem Grund wird </w:t>
      </w:r>
      <w:r w:rsidR="00C76256">
        <w:t xml:space="preserve">in dieser Arbeit </w:t>
      </w:r>
      <w:r w:rsidR="007F7F54">
        <w:t>die</w:t>
      </w:r>
      <w:r w:rsidRPr="00CE0451">
        <w:t xml:space="preserve"> erste Differenz</w:t>
      </w:r>
      <w:r w:rsidR="00413C29">
        <w:t xml:space="preserve"> der Zeitreihe</w:t>
      </w:r>
      <w:r w:rsidR="007F7F54">
        <w:t xml:space="preserve"> als Inputvariable für das </w:t>
      </w:r>
      <w:proofErr w:type="gramStart"/>
      <w:r w:rsidR="007F7F54">
        <w:t>AR</w:t>
      </w:r>
      <w:r w:rsidR="00475644">
        <w:t>(</w:t>
      </w:r>
      <w:proofErr w:type="gramEnd"/>
      <w:r w:rsidR="00475644">
        <w:t>1) Modell</w:t>
      </w:r>
      <w:r w:rsidRPr="00CE0451">
        <w:t xml:space="preserve"> </w:t>
      </w:r>
    </w:p>
    <w:p w14:paraId="60A52D43" w14:textId="4E932E4C" w:rsidR="00894003" w:rsidRDefault="00894003" w:rsidP="00894003">
      <w:r w:rsidRPr="00CE0451">
        <w:t xml:space="preserve">nicht mehr das Niveau einer Kennzahl, sondern deren Veränderung von Quartal zu Quartal modelliert wird. </w:t>
      </w:r>
      <w:r>
        <w:t>Die Wirkung beispielsweise eines Schocks – positiv wie negativ – mit einer langfristigen Änderung des Mittelwertes kann durch die Differenzbildung in eine stationäre Zeitreihe überführt werden.</w:t>
      </w:r>
    </w:p>
    <w:p w14:paraId="3BC63DEE" w14:textId="6846E280" w:rsidR="00894003" w:rsidRDefault="00894003" w:rsidP="00894003">
      <w:r w:rsidRPr="00CE0451">
        <w:t xml:space="preserve">Für die weitere Modellierung ist entscheidend, dass bei stationären Prozessen die zeitliche Abhängigkeitsstruktur stabil bleibt. Nur </w:t>
      </w:r>
      <w:r>
        <w:t>so</w:t>
      </w:r>
      <w:r w:rsidRPr="00CE0451">
        <w:t xml:space="preserve"> kann ein autoregressiver Koeffizient als Maß für die Dynamik einer Reihe interpretiert werden. </w:t>
      </w:r>
      <w:r>
        <w:t xml:space="preserve">Deshalb wird in dieser Arbeit </w:t>
      </w:r>
      <w:r w:rsidRPr="00CE0451">
        <w:t xml:space="preserve">nicht die Persistenz der Kennzahlenniveaus, sondern die Dynamik ihrer quartalsweisen Veränderungen </w:t>
      </w:r>
      <w:r>
        <w:t xml:space="preserve">verwendet </w:t>
      </w:r>
      <w:sdt>
        <w:sdtPr>
          <w:id w:val="490614256"/>
          <w:citation/>
        </w:sdtPr>
        <w:sdtEndPr/>
        <w:sdtContent>
          <w:r>
            <w:fldChar w:fldCharType="begin"/>
          </w:r>
          <w:r>
            <w:instrText xml:space="preserve">CITATION Ham94 \p 43-46 \l 1031 </w:instrText>
          </w:r>
          <w:r>
            <w:fldChar w:fldCharType="separate"/>
          </w:r>
          <w:r w:rsidR="0004311B">
            <w:rPr>
              <w:noProof/>
            </w:rPr>
            <w:t>(Hamilton, 1994, S. 43-46)</w:t>
          </w:r>
          <w:r>
            <w:fldChar w:fldCharType="end"/>
          </w:r>
        </w:sdtContent>
      </w:sdt>
      <w:r>
        <w:t>.</w:t>
      </w:r>
    </w:p>
    <w:p w14:paraId="3F429E17" w14:textId="2FE262D4" w:rsidR="00894003" w:rsidRDefault="00894003" w:rsidP="00894003">
      <w:r w:rsidRPr="00F21E1E">
        <w:t xml:space="preserve">Die Wahl erster Differenzen ist damit nicht nur eine technische Vereinfachung, sondern </w:t>
      </w:r>
      <w:r>
        <w:t>notwendig</w:t>
      </w:r>
      <w:r w:rsidRPr="00F21E1E">
        <w:t xml:space="preserve">. Sie dient dazu, die Daten in eine Form zu überführen, in der ein </w:t>
      </w:r>
      <w:proofErr w:type="gramStart"/>
      <w:r w:rsidRPr="00F21E1E">
        <w:t>AR(1)-</w:t>
      </w:r>
      <w:proofErr w:type="gramEnd"/>
      <w:r w:rsidRPr="00F21E1E">
        <w:t xml:space="preserve">Modell sinnvoll geschätzt und interpretiert werden kann. </w:t>
      </w:r>
      <w:r>
        <w:t xml:space="preserve">Gleichzeitig ermöglicht diese Vorgehensweise – Transformation bei allen untersuchten Kennzahlen – eine Vergleichbarkeit untereinander </w:t>
      </w:r>
      <w:sdt>
        <w:sdtPr>
          <w:id w:val="2020045461"/>
          <w:citation/>
        </w:sdtPr>
        <w:sdtEndPr/>
        <w:sdtContent>
          <w:r>
            <w:fldChar w:fldCharType="begin"/>
          </w:r>
          <w:r>
            <w:instrText xml:space="preserve">CITATION Ham94 \p 435-438 \l 1031 </w:instrText>
          </w:r>
          <w:r>
            <w:fldChar w:fldCharType="separate"/>
          </w:r>
          <w:r w:rsidR="0004311B">
            <w:rPr>
              <w:noProof/>
            </w:rPr>
            <w:t>(Hamilton, 1994, S. 435-438)</w:t>
          </w:r>
          <w:r>
            <w:fldChar w:fldCharType="end"/>
          </w:r>
        </w:sdtContent>
      </w:sdt>
      <w:r>
        <w:t>.</w:t>
      </w:r>
    </w:p>
    <w:p w14:paraId="1436D6D9" w14:textId="77777777" w:rsidR="004D466A" w:rsidRDefault="004D466A" w:rsidP="008C44DD"/>
    <w:p w14:paraId="5A86A43D" w14:textId="77777777" w:rsidR="004D466A" w:rsidRDefault="004D466A" w:rsidP="008C44DD"/>
    <w:p w14:paraId="0E4A1FFA" w14:textId="59E23754" w:rsidR="0055353A" w:rsidRDefault="00CB6421" w:rsidP="0055353A">
      <w:pPr>
        <w:pStyle w:val="berschrift3"/>
      </w:pPr>
      <w:bookmarkStart w:id="23" w:name="_Toc230281160"/>
      <w:r w:rsidRPr="00CB6421">
        <w:t>Mean-Reversion</w:t>
      </w:r>
      <w:r w:rsidR="003D3F68">
        <w:t xml:space="preserve"> von Finanzkennzahlen</w:t>
      </w:r>
      <w:bookmarkEnd w:id="23"/>
    </w:p>
    <w:p w14:paraId="67E69E21" w14:textId="77777777" w:rsidR="008878A0" w:rsidRDefault="008878A0" w:rsidP="008878A0">
      <w:r>
        <w:t xml:space="preserve">Das Konzept </w:t>
      </w:r>
      <w:r>
        <w:sym w:font="Wingdings" w:char="F0E8"/>
      </w:r>
      <w:r>
        <w:t xml:space="preserve"> Was ist </w:t>
      </w:r>
      <w:proofErr w:type="spellStart"/>
      <w:r>
        <w:t>mean</w:t>
      </w:r>
      <w:proofErr w:type="spellEnd"/>
      <w:r>
        <w:t xml:space="preserve"> </w:t>
      </w:r>
      <w:proofErr w:type="spellStart"/>
      <w:r>
        <w:t>reversion</w:t>
      </w:r>
      <w:proofErr w:type="spellEnd"/>
    </w:p>
    <w:p w14:paraId="606C3AC5" w14:textId="1843790F" w:rsidR="003A0C28" w:rsidRDefault="00066B7A" w:rsidP="00066B7A">
      <w:pPr>
        <w:pStyle w:val="berschrift2"/>
      </w:pPr>
      <w:bookmarkStart w:id="24" w:name="_Toc230281161"/>
      <w:r>
        <w:lastRenderedPageBreak/>
        <w:t>Forschungstradition</w:t>
      </w:r>
      <w:bookmarkEnd w:id="24"/>
    </w:p>
    <w:p w14:paraId="2ABE95C2" w14:textId="77777777" w:rsidR="00883C9A" w:rsidRDefault="00883C9A" w:rsidP="00883C9A">
      <w:r>
        <w:t>Überblick über die Quelle in zeitlicher Reihenfolge mit den jeweiligen Änderungen in den Aussagen zur Mean Reversion</w:t>
      </w:r>
    </w:p>
    <w:p w14:paraId="3E1BA187" w14:textId="77777777" w:rsidR="00D76013" w:rsidRPr="00D76013" w:rsidRDefault="00D76013" w:rsidP="00D76013"/>
    <w:p w14:paraId="6F92E8E9" w14:textId="5CEC9C7F" w:rsidR="00284FA6" w:rsidRDefault="003A0C28">
      <w:pPr>
        <w:pStyle w:val="berschrift2"/>
      </w:pPr>
      <w:bookmarkStart w:id="25" w:name="_Toc230281162"/>
      <w:r>
        <w:t>Forschungsbeitrag dieser Arbeit</w:t>
      </w:r>
      <w:bookmarkEnd w:id="25"/>
    </w:p>
    <w:p w14:paraId="6F92E8EA" w14:textId="72CB01DE" w:rsidR="00284FA6" w:rsidRDefault="00591A00">
      <w:r>
        <w:t>…</w:t>
      </w:r>
    </w:p>
    <w:p w14:paraId="6F92E8EB" w14:textId="44D47751" w:rsidR="00284FA6" w:rsidRDefault="006C1C90">
      <w:pPr>
        <w:pStyle w:val="berschrift1"/>
      </w:pPr>
      <w:bookmarkStart w:id="26" w:name="_Ref230217213"/>
      <w:bookmarkStart w:id="27" w:name="_Toc230281163"/>
      <w:r>
        <w:lastRenderedPageBreak/>
        <w:t>Methodik</w:t>
      </w:r>
      <w:bookmarkEnd w:id="26"/>
      <w:bookmarkEnd w:id="27"/>
    </w:p>
    <w:p w14:paraId="40CD7A23" w14:textId="46AA24A5" w:rsidR="00A32B16" w:rsidRDefault="00A32B16" w:rsidP="00EA2441">
      <w:r>
        <w:t xml:space="preserve">Die zentrale methodische Entscheidung dieser Arbeit, autoregressive Modelle erster Ordnung auf ersten Differenzen von Finanzkennzahlen zu schätzen, folgt aus der Abwägung </w:t>
      </w:r>
      <w:r w:rsidR="001A6725">
        <w:t xml:space="preserve">der Verwendung einfacher statistischer Gleichungen und der </w:t>
      </w:r>
      <w:r w:rsidR="00BF56A1">
        <w:t>Vergleichbarkeit der Ergebnisse für verschiedene Kennzahlen</w:t>
      </w:r>
      <w:r>
        <w:t xml:space="preserve"> (Kapitel </w:t>
      </w:r>
      <w:r>
        <w:fldChar w:fldCharType="begin"/>
      </w:r>
      <w:r>
        <w:instrText xml:space="preserve"> REF _Ref229824745 \r \h </w:instrText>
      </w:r>
      <w:r>
        <w:fldChar w:fldCharType="separate"/>
      </w:r>
      <w:r w:rsidR="0007759D">
        <w:rPr>
          <w:cs/>
        </w:rPr>
        <w:t>‎</w:t>
      </w:r>
      <w:r w:rsidR="0007759D">
        <w:t>3.2</w:t>
      </w:r>
      <w:r>
        <w:fldChar w:fldCharType="end"/>
      </w:r>
      <w:r>
        <w:t>).</w:t>
      </w:r>
    </w:p>
    <w:p w14:paraId="6F92E8ED" w14:textId="48AE5D96" w:rsidR="00284FA6" w:rsidRDefault="00EA2441" w:rsidP="00EA2441">
      <w:r>
        <w:t>Die folgenden Abschnitte legen die Daten</w:t>
      </w:r>
      <w:r w:rsidR="00884DFF">
        <w:t>grundlage</w:t>
      </w:r>
      <w:r>
        <w:t xml:space="preserve"> (</w:t>
      </w:r>
      <w:r w:rsidR="00884DFF">
        <w:t xml:space="preserve">Kapitel </w:t>
      </w:r>
      <w:r w:rsidR="00884DFF">
        <w:fldChar w:fldCharType="begin"/>
      </w:r>
      <w:r w:rsidR="00884DFF">
        <w:instrText xml:space="preserve"> REF _Ref229825007 \r \h </w:instrText>
      </w:r>
      <w:r w:rsidR="00884DFF">
        <w:fldChar w:fldCharType="separate"/>
      </w:r>
      <w:r w:rsidR="0007759D">
        <w:rPr>
          <w:cs/>
        </w:rPr>
        <w:t>‎</w:t>
      </w:r>
      <w:r w:rsidR="0007759D">
        <w:t>3.1</w:t>
      </w:r>
      <w:r w:rsidR="00884DFF">
        <w:fldChar w:fldCharType="end"/>
      </w:r>
      <w:r>
        <w:t>), d</w:t>
      </w:r>
      <w:r w:rsidR="00884DFF">
        <w:t>ie Modellspezifikation</w:t>
      </w:r>
      <w:r>
        <w:t xml:space="preserve"> (</w:t>
      </w:r>
      <w:r w:rsidR="00884DFF">
        <w:t xml:space="preserve">Kapitel </w:t>
      </w:r>
      <w:r w:rsidR="00884DFF">
        <w:fldChar w:fldCharType="begin"/>
      </w:r>
      <w:r w:rsidR="00884DFF">
        <w:instrText xml:space="preserve"> REF _Ref229825059 \r \h </w:instrText>
      </w:r>
      <w:r w:rsidR="00884DFF">
        <w:fldChar w:fldCharType="separate"/>
      </w:r>
      <w:r w:rsidR="0007759D">
        <w:rPr>
          <w:cs/>
        </w:rPr>
        <w:t>‎</w:t>
      </w:r>
      <w:r w:rsidR="0007759D">
        <w:t>3.2</w:t>
      </w:r>
      <w:r w:rsidR="00884DFF">
        <w:fldChar w:fldCharType="end"/>
      </w:r>
      <w:r>
        <w:t xml:space="preserve">), die </w:t>
      </w:r>
      <w:proofErr w:type="spellStart"/>
      <w:r>
        <w:t>Quadrantenklassifikation</w:t>
      </w:r>
      <w:proofErr w:type="spellEnd"/>
      <w:r>
        <w:t xml:space="preserve"> (</w:t>
      </w:r>
      <w:r w:rsidR="00925BCB">
        <w:t xml:space="preserve">Kapitel </w:t>
      </w:r>
      <w:r w:rsidR="00925BCB">
        <w:fldChar w:fldCharType="begin"/>
      </w:r>
      <w:r w:rsidR="00925BCB">
        <w:instrText xml:space="preserve"> REF _Ref229825082 \r \h </w:instrText>
      </w:r>
      <w:r w:rsidR="00925BCB">
        <w:fldChar w:fldCharType="separate"/>
      </w:r>
      <w:r w:rsidR="0007759D">
        <w:rPr>
          <w:cs/>
        </w:rPr>
        <w:t>‎</w:t>
      </w:r>
      <w:r w:rsidR="0007759D">
        <w:t>3.3</w:t>
      </w:r>
      <w:r w:rsidR="00925BCB">
        <w:fldChar w:fldCharType="end"/>
      </w:r>
      <w:r>
        <w:t>)</w:t>
      </w:r>
      <w:r w:rsidR="00925BCB">
        <w:t xml:space="preserve"> und</w:t>
      </w:r>
      <w:r>
        <w:t xml:space="preserve"> d</w:t>
      </w:r>
      <w:r w:rsidR="00925BCB">
        <w:t>ie Robustheitsanalysen</w:t>
      </w:r>
      <w:r>
        <w:t xml:space="preserve"> </w:t>
      </w:r>
      <w:r w:rsidR="00925BCB">
        <w:t xml:space="preserve">(Kapital </w:t>
      </w:r>
      <w:r w:rsidR="00925BCB">
        <w:fldChar w:fldCharType="begin"/>
      </w:r>
      <w:r w:rsidR="00925BCB">
        <w:instrText xml:space="preserve"> REF _Ref229825140 \r \h </w:instrText>
      </w:r>
      <w:r w:rsidR="00925BCB">
        <w:fldChar w:fldCharType="separate"/>
      </w:r>
      <w:r w:rsidR="0007759D">
        <w:rPr>
          <w:cs/>
        </w:rPr>
        <w:t>‎</w:t>
      </w:r>
      <w:r w:rsidR="0007759D">
        <w:t>3.4</w:t>
      </w:r>
      <w:r w:rsidR="00925BCB">
        <w:fldChar w:fldCharType="end"/>
      </w:r>
      <w:r>
        <w:t>)</w:t>
      </w:r>
      <w:r w:rsidR="00925BCB">
        <w:t xml:space="preserve"> </w:t>
      </w:r>
      <w:r>
        <w:t>dar.</w:t>
      </w:r>
    </w:p>
    <w:p w14:paraId="6F92E8EE" w14:textId="4A5EE377" w:rsidR="00284FA6" w:rsidRDefault="00EA2441">
      <w:pPr>
        <w:pStyle w:val="berschrift2"/>
      </w:pPr>
      <w:bookmarkStart w:id="28" w:name="_Toc229481980"/>
      <w:bookmarkStart w:id="29" w:name="_Ref229825007"/>
      <w:bookmarkStart w:id="30" w:name="_Toc230281164"/>
      <w:r>
        <w:t>Datengrundlage</w:t>
      </w:r>
      <w:bookmarkEnd w:id="28"/>
      <w:bookmarkEnd w:id="29"/>
      <w:bookmarkEnd w:id="30"/>
    </w:p>
    <w:p w14:paraId="642AB03B" w14:textId="2B71A568" w:rsidR="00EA2441" w:rsidRDefault="00925BCB" w:rsidP="00EA2441">
      <w:r w:rsidRPr="00925BCB">
        <w:t>Die Daten für die Analyse basieren auf Quartalsdaten US-</w:t>
      </w:r>
      <w:r w:rsidR="00473C9B">
        <w:t>A</w:t>
      </w:r>
      <w:r w:rsidRPr="00925BCB">
        <w:t xml:space="preserve">merikanischer börsennotierter Unternehmen über einen Zeitraum von 25 Jahren (Q1/2000 bis Q4/2024, 100 Quartale). Die Rohdaten wurden über die EODHD Financial API bezogen, die standardisierte Quartalsberichte (Gewinn- und Verlustrechnung, Bilanz, Kapitalflussrechnung) bereitstellt. In der API wurden zunächst alle „Common Stock" Wertpapiere der US-Börsen ausgewählt. Diese enthalten allerdings auch American </w:t>
      </w:r>
      <w:proofErr w:type="spellStart"/>
      <w:r w:rsidRPr="00925BCB">
        <w:t>Depositary</w:t>
      </w:r>
      <w:proofErr w:type="spellEnd"/>
      <w:r w:rsidRPr="00925BCB">
        <w:t xml:space="preserve"> </w:t>
      </w:r>
      <w:proofErr w:type="spellStart"/>
      <w:r w:rsidRPr="00925BCB">
        <w:t>Receipts</w:t>
      </w:r>
      <w:proofErr w:type="spellEnd"/>
      <w:r w:rsidRPr="00925BCB">
        <w:t xml:space="preserve"> (ADRs) von ausländischen Firmen und andere Wertpapiertype</w:t>
      </w:r>
      <w:r w:rsidR="00DA168A">
        <w:t xml:space="preserve">n </w:t>
      </w:r>
      <w:sdt>
        <w:sdtPr>
          <w:id w:val="47352132"/>
          <w:citation/>
        </w:sdtPr>
        <w:sdtEndPr/>
        <w:sdtContent>
          <w:r w:rsidR="00DA168A">
            <w:fldChar w:fldCharType="begin"/>
          </w:r>
          <w:r w:rsidR="00DA168A">
            <w:instrText xml:space="preserve"> CITATION Uni25 \l 1031 </w:instrText>
          </w:r>
          <w:r w:rsidR="00DA168A">
            <w:fldChar w:fldCharType="separate"/>
          </w:r>
          <w:r w:rsidR="0004311B">
            <w:rPr>
              <w:noProof/>
            </w:rPr>
            <w:t>(Unicorn Data Services, 2025)</w:t>
          </w:r>
          <w:r w:rsidR="00DA168A">
            <w:fldChar w:fldCharType="end"/>
          </w:r>
        </w:sdtContent>
      </w:sdt>
      <w:r w:rsidRPr="00925BCB">
        <w:t>. Die folgende Filterkette grenzt die Stichprobe schrittweise auf US-</w:t>
      </w:r>
      <w:r w:rsidR="007A5967">
        <w:t>A</w:t>
      </w:r>
      <w:r w:rsidRPr="00925BCB">
        <w:t>merikanische Aktiengesellschaften ein. Nach Anwendung der Filterkette verbleiben 932 Unternehmen in der finalen Stichprobe</w:t>
      </w:r>
      <w:r w:rsidR="00473C9B">
        <w:t>.</w:t>
      </w:r>
    </w:p>
    <w:p w14:paraId="29DEC498" w14:textId="77777777" w:rsidR="00B75924" w:rsidRDefault="00B75924" w:rsidP="00EA2441"/>
    <w:p w14:paraId="6F92E901" w14:textId="06572604" w:rsidR="00284FA6" w:rsidRDefault="00EA2441" w:rsidP="00EA2441">
      <w:pPr>
        <w:pStyle w:val="berschrift3"/>
      </w:pPr>
      <w:bookmarkStart w:id="31" w:name="_Ref230005197"/>
      <w:bookmarkStart w:id="32" w:name="_Toc230281165"/>
      <w:r>
        <w:t>Filterkette</w:t>
      </w:r>
      <w:bookmarkEnd w:id="31"/>
      <w:bookmarkEnd w:id="32"/>
    </w:p>
    <w:p w14:paraId="51AF074E" w14:textId="4ADC7961" w:rsidR="00EA2441" w:rsidRDefault="00F65D65" w:rsidP="00EA2441">
      <w:r w:rsidRPr="00F65D65">
        <w:t xml:space="preserve">Die </w:t>
      </w:r>
      <w:r w:rsidRPr="00A33F24">
        <w:t xml:space="preserve">Stichprobe durchläuft eine </w:t>
      </w:r>
      <w:r w:rsidR="00627632" w:rsidRPr="00A33F24">
        <w:t>mehrstufige</w:t>
      </w:r>
      <w:r w:rsidRPr="00A33F24">
        <w:t xml:space="preserve"> Filterkette und </w:t>
      </w:r>
      <w:r w:rsidR="00A33F24" w:rsidRPr="00A33F24">
        <w:t>mehrere</w:t>
      </w:r>
      <w:r w:rsidRPr="00A33F24">
        <w:t xml:space="preserve"> Aufbereitungsschritte, die in</w:t>
      </w:r>
      <w:r w:rsidR="007C35B3" w:rsidRPr="00A33F24">
        <w:t xml:space="preserve"> </w:t>
      </w:r>
      <w:r w:rsidR="0018424E">
        <w:fldChar w:fldCharType="begin"/>
      </w:r>
      <w:r w:rsidR="0018424E">
        <w:instrText xml:space="preserve"> REF _Ref230187160 \h </w:instrText>
      </w:r>
      <w:r w:rsidR="0018424E">
        <w:fldChar w:fldCharType="separate"/>
      </w:r>
      <w:r w:rsidR="0007759D">
        <w:t xml:space="preserve">Tabelle </w:t>
      </w:r>
      <w:r w:rsidR="0007759D">
        <w:rPr>
          <w:noProof/>
        </w:rPr>
        <w:t>1</w:t>
      </w:r>
      <w:r w:rsidR="0018424E">
        <w:fldChar w:fldCharType="end"/>
      </w:r>
      <w:r w:rsidRPr="00A33F24">
        <w:t xml:space="preserve"> aufgelistet</w:t>
      </w:r>
      <w:r w:rsidRPr="00F65D65">
        <w:t xml:space="preserve"> </w:t>
      </w:r>
      <w:r>
        <w:t>sind.</w:t>
      </w:r>
    </w:p>
    <w:p w14:paraId="3949A26A" w14:textId="1D0427A0" w:rsidR="00DF60A5" w:rsidRDefault="00DF60A5" w:rsidP="00BF7FDA">
      <w:pPr>
        <w:pStyle w:val="Tabellenberschrift"/>
      </w:pPr>
      <w:bookmarkStart w:id="33" w:name="_Ref230187160"/>
      <w:bookmarkStart w:id="34" w:name="_Toc230216218"/>
      <w:r>
        <w:t xml:space="preserve">Tabelle </w:t>
      </w:r>
      <w:r w:rsidR="0007759D">
        <w:fldChar w:fldCharType="begin"/>
      </w:r>
      <w:r w:rsidR="0007759D">
        <w:instrText xml:space="preserve"> SEQ Tabelle \* ARABIC </w:instrText>
      </w:r>
      <w:r w:rsidR="0007759D">
        <w:fldChar w:fldCharType="separate"/>
      </w:r>
      <w:r w:rsidR="0007759D">
        <w:rPr>
          <w:noProof/>
        </w:rPr>
        <w:t>1</w:t>
      </w:r>
      <w:r w:rsidR="0007759D">
        <w:rPr>
          <w:noProof/>
        </w:rPr>
        <w:fldChar w:fldCharType="end"/>
      </w:r>
      <w:bookmarkEnd w:id="33"/>
      <w:r>
        <w:t>: Filterkette und Aufbereitungsschritte</w:t>
      </w:r>
      <w:bookmarkEnd w:id="34"/>
    </w:p>
    <w:tbl>
      <w:tblPr>
        <w:tblW w:w="8319" w:type="dxa"/>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48"/>
        <w:gridCol w:w="1701"/>
        <w:gridCol w:w="850"/>
        <w:gridCol w:w="992"/>
        <w:gridCol w:w="1134"/>
        <w:gridCol w:w="2694"/>
      </w:tblGrid>
      <w:tr w:rsidR="00DF60A5" w14:paraId="7E77F4FA" w14:textId="77777777" w:rsidTr="00DF60A5">
        <w:trPr>
          <w:trHeight w:val="247"/>
          <w:tblHeader/>
        </w:trPr>
        <w:tc>
          <w:tcPr>
            <w:tcW w:w="948" w:type="dxa"/>
            <w:shd w:val="clear" w:color="auto" w:fill="DAEEF3" w:themeFill="accent5" w:themeFillTint="33"/>
          </w:tcPr>
          <w:p w14:paraId="58E89CDD" w14:textId="393D5C36" w:rsidR="00DF60A5" w:rsidRDefault="00DF60A5">
            <w:pPr>
              <w:jc w:val="center"/>
              <w:rPr>
                <w:b/>
                <w:snapToGrid w:val="0"/>
                <w:color w:val="000000"/>
              </w:rPr>
            </w:pPr>
            <w:r>
              <w:rPr>
                <w:b/>
                <w:snapToGrid w:val="0"/>
                <w:color w:val="000000"/>
              </w:rPr>
              <w:t>Schritt</w:t>
            </w:r>
          </w:p>
        </w:tc>
        <w:tc>
          <w:tcPr>
            <w:tcW w:w="1701" w:type="dxa"/>
            <w:shd w:val="clear" w:color="auto" w:fill="DAEEF3" w:themeFill="accent5" w:themeFillTint="33"/>
          </w:tcPr>
          <w:p w14:paraId="6ED6BAC0" w14:textId="0A421782" w:rsidR="00DF60A5" w:rsidRDefault="00DF60A5">
            <w:pPr>
              <w:jc w:val="center"/>
              <w:rPr>
                <w:b/>
                <w:snapToGrid w:val="0"/>
                <w:color w:val="000000"/>
              </w:rPr>
            </w:pPr>
            <w:r>
              <w:rPr>
                <w:b/>
                <w:snapToGrid w:val="0"/>
                <w:color w:val="000000"/>
              </w:rPr>
              <w:t>Aktion</w:t>
            </w:r>
          </w:p>
        </w:tc>
        <w:tc>
          <w:tcPr>
            <w:tcW w:w="850" w:type="dxa"/>
            <w:shd w:val="clear" w:color="auto" w:fill="DAEEF3" w:themeFill="accent5" w:themeFillTint="33"/>
          </w:tcPr>
          <w:p w14:paraId="41B2CF77" w14:textId="5DAF5A5E" w:rsidR="00DF60A5" w:rsidRDefault="00DF60A5">
            <w:pPr>
              <w:jc w:val="center"/>
              <w:rPr>
                <w:b/>
                <w:snapToGrid w:val="0"/>
                <w:color w:val="000000"/>
              </w:rPr>
            </w:pPr>
            <w:r>
              <w:rPr>
                <w:b/>
                <w:snapToGrid w:val="0"/>
                <w:color w:val="000000"/>
              </w:rPr>
              <w:t>Vorher</w:t>
            </w:r>
          </w:p>
        </w:tc>
        <w:tc>
          <w:tcPr>
            <w:tcW w:w="992" w:type="dxa"/>
            <w:shd w:val="clear" w:color="auto" w:fill="DAEEF3" w:themeFill="accent5" w:themeFillTint="33"/>
          </w:tcPr>
          <w:p w14:paraId="144F5175" w14:textId="4D59CCBD" w:rsidR="00DF60A5" w:rsidRDefault="00DF60A5">
            <w:pPr>
              <w:jc w:val="center"/>
              <w:rPr>
                <w:b/>
                <w:snapToGrid w:val="0"/>
                <w:color w:val="000000"/>
              </w:rPr>
            </w:pPr>
            <w:r>
              <w:rPr>
                <w:b/>
                <w:snapToGrid w:val="0"/>
                <w:color w:val="000000"/>
              </w:rPr>
              <w:t>Entfernt</w:t>
            </w:r>
          </w:p>
        </w:tc>
        <w:tc>
          <w:tcPr>
            <w:tcW w:w="1134" w:type="dxa"/>
            <w:shd w:val="clear" w:color="auto" w:fill="DAEEF3" w:themeFill="accent5" w:themeFillTint="33"/>
          </w:tcPr>
          <w:p w14:paraId="4025D745" w14:textId="40BC1F8B" w:rsidR="00DF60A5" w:rsidRDefault="00DF60A5">
            <w:pPr>
              <w:jc w:val="center"/>
              <w:rPr>
                <w:b/>
                <w:snapToGrid w:val="0"/>
                <w:color w:val="000000"/>
              </w:rPr>
            </w:pPr>
            <w:r>
              <w:rPr>
                <w:b/>
                <w:snapToGrid w:val="0"/>
                <w:color w:val="000000"/>
              </w:rPr>
              <w:t>Nachher</w:t>
            </w:r>
          </w:p>
        </w:tc>
        <w:tc>
          <w:tcPr>
            <w:tcW w:w="2694" w:type="dxa"/>
            <w:shd w:val="clear" w:color="auto" w:fill="DAEEF3" w:themeFill="accent5" w:themeFillTint="33"/>
          </w:tcPr>
          <w:p w14:paraId="3EC74A3E" w14:textId="27AF95C3" w:rsidR="00DF60A5" w:rsidRDefault="00DF60A5">
            <w:pPr>
              <w:jc w:val="center"/>
              <w:rPr>
                <w:b/>
                <w:snapToGrid w:val="0"/>
                <w:color w:val="000000"/>
              </w:rPr>
            </w:pPr>
            <w:r>
              <w:rPr>
                <w:b/>
                <w:snapToGrid w:val="0"/>
                <w:color w:val="000000"/>
              </w:rPr>
              <w:t>Begründung</w:t>
            </w:r>
          </w:p>
        </w:tc>
      </w:tr>
      <w:tr w:rsidR="00DF60A5" w14:paraId="37CA91CC" w14:textId="77777777" w:rsidTr="00DF60A5">
        <w:trPr>
          <w:trHeight w:val="247"/>
        </w:trPr>
        <w:tc>
          <w:tcPr>
            <w:tcW w:w="948" w:type="dxa"/>
          </w:tcPr>
          <w:p w14:paraId="5AFE0D76" w14:textId="77777777" w:rsidR="00DF60A5" w:rsidRDefault="00DF60A5" w:rsidP="00DF60A5">
            <w:pPr>
              <w:rPr>
                <w:snapToGrid w:val="0"/>
                <w:color w:val="000000"/>
              </w:rPr>
            </w:pPr>
          </w:p>
        </w:tc>
        <w:tc>
          <w:tcPr>
            <w:tcW w:w="1701" w:type="dxa"/>
          </w:tcPr>
          <w:p w14:paraId="5F573E68" w14:textId="594CA46D" w:rsidR="00DF60A5" w:rsidRDefault="00DF60A5" w:rsidP="00DF60A5">
            <w:pPr>
              <w:jc w:val="left"/>
              <w:rPr>
                <w:snapToGrid w:val="0"/>
                <w:color w:val="000000"/>
              </w:rPr>
            </w:pPr>
            <w:proofErr w:type="gramStart"/>
            <w:r>
              <w:rPr>
                <w:sz w:val="20"/>
              </w:rPr>
              <w:t>API Datenbasis</w:t>
            </w:r>
            <w:proofErr w:type="gramEnd"/>
            <w:r>
              <w:rPr>
                <w:sz w:val="20"/>
              </w:rPr>
              <w:t xml:space="preserve"> (Bilanz/G&amp;V/CF)</w:t>
            </w:r>
          </w:p>
        </w:tc>
        <w:tc>
          <w:tcPr>
            <w:tcW w:w="850" w:type="dxa"/>
          </w:tcPr>
          <w:p w14:paraId="6979BE06" w14:textId="6C4CCED3" w:rsidR="00DF60A5" w:rsidRDefault="00DF60A5" w:rsidP="00DF60A5">
            <w:pPr>
              <w:rPr>
                <w:snapToGrid w:val="0"/>
                <w:color w:val="000000"/>
              </w:rPr>
            </w:pPr>
            <w:r>
              <w:rPr>
                <w:sz w:val="20"/>
              </w:rPr>
              <w:t>-</w:t>
            </w:r>
          </w:p>
        </w:tc>
        <w:tc>
          <w:tcPr>
            <w:tcW w:w="992" w:type="dxa"/>
          </w:tcPr>
          <w:p w14:paraId="2DB345D0" w14:textId="59A75DB3" w:rsidR="00DF60A5" w:rsidRDefault="00DF60A5" w:rsidP="00DF60A5">
            <w:pPr>
              <w:rPr>
                <w:snapToGrid w:val="0"/>
                <w:color w:val="000000"/>
              </w:rPr>
            </w:pPr>
            <w:r>
              <w:rPr>
                <w:sz w:val="20"/>
              </w:rPr>
              <w:t>-</w:t>
            </w:r>
          </w:p>
        </w:tc>
        <w:tc>
          <w:tcPr>
            <w:tcW w:w="1134" w:type="dxa"/>
          </w:tcPr>
          <w:p w14:paraId="624923A5" w14:textId="04C28F59" w:rsidR="00DF60A5" w:rsidRDefault="00DF60A5" w:rsidP="00DF60A5">
            <w:pPr>
              <w:rPr>
                <w:snapToGrid w:val="0"/>
                <w:color w:val="000000"/>
              </w:rPr>
            </w:pPr>
            <w:r>
              <w:rPr>
                <w:sz w:val="20"/>
              </w:rPr>
              <w:t>5.871</w:t>
            </w:r>
          </w:p>
        </w:tc>
        <w:tc>
          <w:tcPr>
            <w:tcW w:w="2694" w:type="dxa"/>
          </w:tcPr>
          <w:p w14:paraId="3102141E" w14:textId="3701EB5A" w:rsidR="00DF60A5" w:rsidRDefault="00DF60A5" w:rsidP="00DF60A5">
            <w:pPr>
              <w:rPr>
                <w:snapToGrid w:val="0"/>
                <w:color w:val="000000"/>
              </w:rPr>
            </w:pPr>
            <w:r>
              <w:rPr>
                <w:sz w:val="20"/>
              </w:rPr>
              <w:t>Nur Unternehmen mit allen drei Abschlüssen</w:t>
            </w:r>
          </w:p>
        </w:tc>
      </w:tr>
      <w:tr w:rsidR="00DF60A5" w14:paraId="18365C13" w14:textId="77777777" w:rsidTr="00DF60A5">
        <w:trPr>
          <w:trHeight w:val="247"/>
        </w:trPr>
        <w:tc>
          <w:tcPr>
            <w:tcW w:w="948" w:type="dxa"/>
          </w:tcPr>
          <w:p w14:paraId="71482336" w14:textId="5FAEA101" w:rsidR="00DF60A5" w:rsidRDefault="00DF60A5" w:rsidP="00DF60A5">
            <w:pPr>
              <w:rPr>
                <w:snapToGrid w:val="0"/>
                <w:color w:val="000000"/>
              </w:rPr>
            </w:pPr>
            <w:r>
              <w:t>1</w:t>
            </w:r>
          </w:p>
        </w:tc>
        <w:tc>
          <w:tcPr>
            <w:tcW w:w="1701" w:type="dxa"/>
          </w:tcPr>
          <w:p w14:paraId="777BC23A" w14:textId="32A88F80" w:rsidR="00DF60A5" w:rsidRPr="00DF60A5" w:rsidRDefault="0093791B" w:rsidP="00DF60A5">
            <w:pPr>
              <w:jc w:val="left"/>
              <w:rPr>
                <w:snapToGrid w:val="0"/>
                <w:color w:val="000000"/>
                <w:lang w:val="nb-NO"/>
              </w:rPr>
            </w:pPr>
            <w:r>
              <w:rPr>
                <w:sz w:val="20"/>
                <w:lang w:val="nb-NO"/>
              </w:rPr>
              <w:t>Sektor</w:t>
            </w:r>
            <w:r w:rsidR="00DF60A5" w:rsidRPr="00DC2D1B">
              <w:rPr>
                <w:sz w:val="20"/>
                <w:lang w:val="nb-NO"/>
              </w:rPr>
              <w:t xml:space="preserve">-Filter (Financial Services </w:t>
            </w:r>
            <w:proofErr w:type="spellStart"/>
            <w:r w:rsidR="00DF60A5" w:rsidRPr="00DC2D1B">
              <w:rPr>
                <w:sz w:val="20"/>
                <w:lang w:val="nb-NO"/>
              </w:rPr>
              <w:t>exkludiert</w:t>
            </w:r>
            <w:proofErr w:type="spellEnd"/>
            <w:r w:rsidR="00DF60A5" w:rsidRPr="00DC2D1B">
              <w:rPr>
                <w:sz w:val="20"/>
                <w:lang w:val="nb-NO"/>
              </w:rPr>
              <w:t>)</w:t>
            </w:r>
          </w:p>
        </w:tc>
        <w:tc>
          <w:tcPr>
            <w:tcW w:w="850" w:type="dxa"/>
          </w:tcPr>
          <w:p w14:paraId="045D9209" w14:textId="08E0E467" w:rsidR="00DF60A5" w:rsidRDefault="00DF60A5" w:rsidP="00DF60A5">
            <w:pPr>
              <w:rPr>
                <w:snapToGrid w:val="0"/>
                <w:color w:val="000000"/>
              </w:rPr>
            </w:pPr>
            <w:r>
              <w:rPr>
                <w:sz w:val="20"/>
              </w:rPr>
              <w:t>5.871</w:t>
            </w:r>
          </w:p>
        </w:tc>
        <w:tc>
          <w:tcPr>
            <w:tcW w:w="992" w:type="dxa"/>
          </w:tcPr>
          <w:p w14:paraId="66EBC8D8" w14:textId="36A6F7B8" w:rsidR="00DF60A5" w:rsidRDefault="00DF60A5" w:rsidP="00DF60A5">
            <w:pPr>
              <w:rPr>
                <w:snapToGrid w:val="0"/>
                <w:color w:val="000000"/>
              </w:rPr>
            </w:pPr>
            <w:r>
              <w:rPr>
                <w:sz w:val="20"/>
              </w:rPr>
              <w:t>883</w:t>
            </w:r>
          </w:p>
        </w:tc>
        <w:tc>
          <w:tcPr>
            <w:tcW w:w="1134" w:type="dxa"/>
          </w:tcPr>
          <w:p w14:paraId="0B6BC9E6" w14:textId="3E7A1F71" w:rsidR="00DF60A5" w:rsidRDefault="00DF60A5" w:rsidP="00DF60A5">
            <w:pPr>
              <w:rPr>
                <w:snapToGrid w:val="0"/>
                <w:color w:val="000000"/>
              </w:rPr>
            </w:pPr>
            <w:r>
              <w:rPr>
                <w:sz w:val="20"/>
              </w:rPr>
              <w:t>4.988</w:t>
            </w:r>
          </w:p>
        </w:tc>
        <w:tc>
          <w:tcPr>
            <w:tcW w:w="2694" w:type="dxa"/>
          </w:tcPr>
          <w:p w14:paraId="61D735C3" w14:textId="6E150478" w:rsidR="00DF60A5" w:rsidRDefault="00DF60A5" w:rsidP="00DF60A5">
            <w:pPr>
              <w:rPr>
                <w:snapToGrid w:val="0"/>
                <w:color w:val="000000"/>
              </w:rPr>
            </w:pPr>
            <w:r>
              <w:rPr>
                <w:sz w:val="20"/>
              </w:rPr>
              <w:t>Regulierte Bilanzen</w:t>
            </w:r>
          </w:p>
        </w:tc>
      </w:tr>
      <w:tr w:rsidR="00DF60A5" w14:paraId="265E90F9" w14:textId="77777777" w:rsidTr="00DF60A5">
        <w:trPr>
          <w:trHeight w:val="247"/>
        </w:trPr>
        <w:tc>
          <w:tcPr>
            <w:tcW w:w="948" w:type="dxa"/>
          </w:tcPr>
          <w:p w14:paraId="79631D57" w14:textId="3759684E" w:rsidR="00DF60A5" w:rsidRDefault="00DF60A5" w:rsidP="00DF60A5">
            <w:pPr>
              <w:rPr>
                <w:snapToGrid w:val="0"/>
                <w:color w:val="000000"/>
              </w:rPr>
            </w:pPr>
            <w:r>
              <w:t>2</w:t>
            </w:r>
          </w:p>
        </w:tc>
        <w:tc>
          <w:tcPr>
            <w:tcW w:w="1701" w:type="dxa"/>
          </w:tcPr>
          <w:p w14:paraId="6A699BA6" w14:textId="7C0343C9" w:rsidR="00DF60A5" w:rsidRDefault="00DF60A5" w:rsidP="00DF60A5">
            <w:pPr>
              <w:jc w:val="left"/>
              <w:rPr>
                <w:snapToGrid w:val="0"/>
                <w:color w:val="000000"/>
              </w:rPr>
            </w:pPr>
            <w:r>
              <w:rPr>
                <w:sz w:val="20"/>
              </w:rPr>
              <w:t>ADR-Filter</w:t>
            </w:r>
          </w:p>
        </w:tc>
        <w:tc>
          <w:tcPr>
            <w:tcW w:w="850" w:type="dxa"/>
          </w:tcPr>
          <w:p w14:paraId="708511AF" w14:textId="244C72DA" w:rsidR="00DF60A5" w:rsidRDefault="00DF60A5" w:rsidP="00DF60A5">
            <w:pPr>
              <w:rPr>
                <w:snapToGrid w:val="0"/>
                <w:color w:val="000000"/>
              </w:rPr>
            </w:pPr>
            <w:r>
              <w:rPr>
                <w:sz w:val="20"/>
              </w:rPr>
              <w:t>4.988</w:t>
            </w:r>
          </w:p>
        </w:tc>
        <w:tc>
          <w:tcPr>
            <w:tcW w:w="992" w:type="dxa"/>
          </w:tcPr>
          <w:p w14:paraId="3C04535F" w14:textId="23DEE05A" w:rsidR="00DF60A5" w:rsidRDefault="00DF60A5" w:rsidP="00DF60A5">
            <w:pPr>
              <w:rPr>
                <w:snapToGrid w:val="0"/>
                <w:color w:val="000000"/>
              </w:rPr>
            </w:pPr>
            <w:r>
              <w:rPr>
                <w:sz w:val="20"/>
              </w:rPr>
              <w:t>646</w:t>
            </w:r>
          </w:p>
        </w:tc>
        <w:tc>
          <w:tcPr>
            <w:tcW w:w="1134" w:type="dxa"/>
          </w:tcPr>
          <w:p w14:paraId="0CFF3377" w14:textId="3851974A" w:rsidR="00DF60A5" w:rsidRDefault="00DF60A5" w:rsidP="00DF60A5">
            <w:pPr>
              <w:rPr>
                <w:snapToGrid w:val="0"/>
                <w:color w:val="000000"/>
              </w:rPr>
            </w:pPr>
            <w:r>
              <w:rPr>
                <w:sz w:val="20"/>
              </w:rPr>
              <w:t>4.342</w:t>
            </w:r>
          </w:p>
        </w:tc>
        <w:tc>
          <w:tcPr>
            <w:tcW w:w="2694" w:type="dxa"/>
          </w:tcPr>
          <w:p w14:paraId="35660870" w14:textId="2D25CD5F" w:rsidR="00DF60A5" w:rsidRDefault="00DF60A5" w:rsidP="00DF60A5">
            <w:pPr>
              <w:rPr>
                <w:snapToGrid w:val="0"/>
                <w:color w:val="000000"/>
              </w:rPr>
            </w:pPr>
            <w:r>
              <w:rPr>
                <w:sz w:val="20"/>
              </w:rPr>
              <w:t xml:space="preserve">Nur US-GAAP- Berichterstatter und </w:t>
            </w:r>
            <w:proofErr w:type="spellStart"/>
            <w:r>
              <w:rPr>
                <w:sz w:val="20"/>
              </w:rPr>
              <w:t>DoppeltListungen</w:t>
            </w:r>
            <w:proofErr w:type="spellEnd"/>
          </w:p>
        </w:tc>
      </w:tr>
      <w:tr w:rsidR="00DF60A5" w14:paraId="76C8919E" w14:textId="77777777" w:rsidTr="00DF60A5">
        <w:trPr>
          <w:trHeight w:val="247"/>
        </w:trPr>
        <w:tc>
          <w:tcPr>
            <w:tcW w:w="948" w:type="dxa"/>
          </w:tcPr>
          <w:p w14:paraId="36A30CA7" w14:textId="1E448709" w:rsidR="00DF60A5" w:rsidRDefault="00DF60A5" w:rsidP="00DF60A5">
            <w:pPr>
              <w:rPr>
                <w:snapToGrid w:val="0"/>
                <w:color w:val="000000"/>
              </w:rPr>
            </w:pPr>
            <w:r>
              <w:lastRenderedPageBreak/>
              <w:t>3</w:t>
            </w:r>
          </w:p>
        </w:tc>
        <w:tc>
          <w:tcPr>
            <w:tcW w:w="1701" w:type="dxa"/>
          </w:tcPr>
          <w:p w14:paraId="28293517" w14:textId="45FD2FB9" w:rsidR="00DF60A5" w:rsidRDefault="00DF60A5" w:rsidP="00DF60A5">
            <w:pPr>
              <w:jc w:val="left"/>
              <w:rPr>
                <w:snapToGrid w:val="0"/>
                <w:color w:val="000000"/>
              </w:rPr>
            </w:pPr>
            <w:r>
              <w:rPr>
                <w:sz w:val="20"/>
              </w:rPr>
              <w:t>Vollständigkeitsfilter (100 Quartale)</w:t>
            </w:r>
          </w:p>
        </w:tc>
        <w:tc>
          <w:tcPr>
            <w:tcW w:w="850" w:type="dxa"/>
          </w:tcPr>
          <w:p w14:paraId="4FE685B3" w14:textId="1D1CA2AD" w:rsidR="00DF60A5" w:rsidRDefault="00DF60A5" w:rsidP="00DF60A5">
            <w:pPr>
              <w:rPr>
                <w:snapToGrid w:val="0"/>
                <w:color w:val="000000"/>
              </w:rPr>
            </w:pPr>
            <w:r>
              <w:rPr>
                <w:sz w:val="20"/>
              </w:rPr>
              <w:t>4.342</w:t>
            </w:r>
          </w:p>
        </w:tc>
        <w:tc>
          <w:tcPr>
            <w:tcW w:w="992" w:type="dxa"/>
          </w:tcPr>
          <w:p w14:paraId="59A415C4" w14:textId="6E9991D9" w:rsidR="00DF60A5" w:rsidRDefault="00DF60A5" w:rsidP="00DF60A5">
            <w:pPr>
              <w:rPr>
                <w:snapToGrid w:val="0"/>
                <w:color w:val="000000"/>
              </w:rPr>
            </w:pPr>
            <w:r>
              <w:rPr>
                <w:sz w:val="20"/>
              </w:rPr>
              <w:t>3.366</w:t>
            </w:r>
          </w:p>
        </w:tc>
        <w:tc>
          <w:tcPr>
            <w:tcW w:w="1134" w:type="dxa"/>
          </w:tcPr>
          <w:p w14:paraId="06E3F612" w14:textId="147D2B38" w:rsidR="00DF60A5" w:rsidRDefault="00DF60A5" w:rsidP="00DF60A5">
            <w:pPr>
              <w:rPr>
                <w:snapToGrid w:val="0"/>
                <w:color w:val="000000"/>
              </w:rPr>
            </w:pPr>
            <w:r>
              <w:rPr>
                <w:sz w:val="20"/>
              </w:rPr>
              <w:t>976</w:t>
            </w:r>
          </w:p>
        </w:tc>
        <w:tc>
          <w:tcPr>
            <w:tcW w:w="2694" w:type="dxa"/>
          </w:tcPr>
          <w:p w14:paraId="7263B94C" w14:textId="247362AC" w:rsidR="00DF60A5" w:rsidRDefault="00DF60A5" w:rsidP="00DF60A5">
            <w:pPr>
              <w:rPr>
                <w:snapToGrid w:val="0"/>
                <w:color w:val="000000"/>
              </w:rPr>
            </w:pPr>
            <w:r>
              <w:rPr>
                <w:sz w:val="20"/>
              </w:rPr>
              <w:t>Mindestlänge für AR</w:t>
            </w:r>
            <w:r w:rsidR="00D245AE">
              <w:rPr>
                <w:sz w:val="20"/>
              </w:rPr>
              <w:t>-</w:t>
            </w:r>
            <w:r>
              <w:rPr>
                <w:sz w:val="20"/>
              </w:rPr>
              <w:t>Schätzung</w:t>
            </w:r>
          </w:p>
        </w:tc>
      </w:tr>
      <w:tr w:rsidR="00DF60A5" w14:paraId="307B412E" w14:textId="77777777" w:rsidTr="00DF60A5">
        <w:trPr>
          <w:trHeight w:val="247"/>
        </w:trPr>
        <w:tc>
          <w:tcPr>
            <w:tcW w:w="948" w:type="dxa"/>
          </w:tcPr>
          <w:p w14:paraId="7D264A04" w14:textId="28C0D6E4" w:rsidR="00DF60A5" w:rsidRDefault="00DF60A5" w:rsidP="00DF60A5">
            <w:pPr>
              <w:rPr>
                <w:snapToGrid w:val="0"/>
                <w:color w:val="000000"/>
              </w:rPr>
            </w:pPr>
            <w:r>
              <w:t>4</w:t>
            </w:r>
          </w:p>
        </w:tc>
        <w:tc>
          <w:tcPr>
            <w:tcW w:w="1701" w:type="dxa"/>
          </w:tcPr>
          <w:p w14:paraId="40F27656" w14:textId="0900BB54" w:rsidR="00DF60A5" w:rsidRDefault="00DF60A5" w:rsidP="00DF60A5">
            <w:pPr>
              <w:jc w:val="left"/>
              <w:rPr>
                <w:snapToGrid w:val="0"/>
                <w:color w:val="000000"/>
              </w:rPr>
            </w:pPr>
            <w:proofErr w:type="spellStart"/>
            <w:r>
              <w:rPr>
                <w:sz w:val="20"/>
              </w:rPr>
              <w:t>Outlier-Detection</w:t>
            </w:r>
            <w:proofErr w:type="spellEnd"/>
            <w:r>
              <w:rPr>
                <w:sz w:val="20"/>
              </w:rPr>
              <w:t xml:space="preserve"> auf Rohwerten</w:t>
            </w:r>
          </w:p>
        </w:tc>
        <w:tc>
          <w:tcPr>
            <w:tcW w:w="850" w:type="dxa"/>
          </w:tcPr>
          <w:p w14:paraId="30B296E3" w14:textId="7C1F3877" w:rsidR="00DF60A5" w:rsidRDefault="00DF60A5" w:rsidP="00DF60A5">
            <w:pPr>
              <w:rPr>
                <w:snapToGrid w:val="0"/>
                <w:color w:val="000000"/>
              </w:rPr>
            </w:pPr>
            <w:r>
              <w:rPr>
                <w:sz w:val="20"/>
              </w:rPr>
              <w:t>976</w:t>
            </w:r>
          </w:p>
        </w:tc>
        <w:tc>
          <w:tcPr>
            <w:tcW w:w="992" w:type="dxa"/>
          </w:tcPr>
          <w:p w14:paraId="4E534D8B" w14:textId="54C61ADA" w:rsidR="00DF60A5" w:rsidRDefault="00DF60A5" w:rsidP="00DF60A5">
            <w:pPr>
              <w:rPr>
                <w:snapToGrid w:val="0"/>
                <w:color w:val="000000"/>
              </w:rPr>
            </w:pPr>
            <w:r>
              <w:rPr>
                <w:sz w:val="20"/>
              </w:rPr>
              <w:t>-</w:t>
            </w:r>
          </w:p>
        </w:tc>
        <w:tc>
          <w:tcPr>
            <w:tcW w:w="1134" w:type="dxa"/>
          </w:tcPr>
          <w:p w14:paraId="6CD2A77C" w14:textId="4F00ED25" w:rsidR="00DF60A5" w:rsidRDefault="00DF60A5" w:rsidP="00DF60A5">
            <w:pPr>
              <w:rPr>
                <w:snapToGrid w:val="0"/>
                <w:color w:val="000000"/>
              </w:rPr>
            </w:pPr>
            <w:r>
              <w:rPr>
                <w:sz w:val="20"/>
              </w:rPr>
              <w:t>976</w:t>
            </w:r>
          </w:p>
        </w:tc>
        <w:tc>
          <w:tcPr>
            <w:tcW w:w="2694" w:type="dxa"/>
          </w:tcPr>
          <w:p w14:paraId="68701FA7" w14:textId="71967702" w:rsidR="00DF60A5" w:rsidRDefault="00DF60A5" w:rsidP="00DF60A5">
            <w:pPr>
              <w:rPr>
                <w:snapToGrid w:val="0"/>
                <w:color w:val="000000"/>
              </w:rPr>
            </w:pPr>
            <w:r>
              <w:rPr>
                <w:sz w:val="20"/>
              </w:rPr>
              <w:t>Rolling-</w:t>
            </w:r>
            <w:proofErr w:type="spellStart"/>
            <w:r>
              <w:rPr>
                <w:sz w:val="20"/>
              </w:rPr>
              <w:t>Window</w:t>
            </w:r>
            <w:proofErr w:type="spellEnd"/>
            <w:r>
              <w:rPr>
                <w:sz w:val="20"/>
              </w:rPr>
              <w:t>-Korrektur zur Erkennung von API-Fehlern</w:t>
            </w:r>
          </w:p>
        </w:tc>
      </w:tr>
      <w:tr w:rsidR="00DF60A5" w14:paraId="758DEDD9" w14:textId="77777777" w:rsidTr="00DF60A5">
        <w:trPr>
          <w:trHeight w:val="247"/>
        </w:trPr>
        <w:tc>
          <w:tcPr>
            <w:tcW w:w="948" w:type="dxa"/>
          </w:tcPr>
          <w:p w14:paraId="797D098F" w14:textId="34608E60" w:rsidR="00DF60A5" w:rsidRDefault="00DF60A5" w:rsidP="00DF60A5">
            <w:pPr>
              <w:rPr>
                <w:snapToGrid w:val="0"/>
                <w:color w:val="000000"/>
              </w:rPr>
            </w:pPr>
            <w:r>
              <w:t>5</w:t>
            </w:r>
          </w:p>
        </w:tc>
        <w:tc>
          <w:tcPr>
            <w:tcW w:w="1701" w:type="dxa"/>
          </w:tcPr>
          <w:p w14:paraId="4CE4B493" w14:textId="7742BC15" w:rsidR="00DF60A5" w:rsidRDefault="00DF60A5" w:rsidP="00DF60A5">
            <w:pPr>
              <w:jc w:val="left"/>
              <w:rPr>
                <w:snapToGrid w:val="0"/>
                <w:color w:val="000000"/>
              </w:rPr>
            </w:pPr>
            <w:proofErr w:type="spellStart"/>
            <w:r>
              <w:rPr>
                <w:sz w:val="20"/>
              </w:rPr>
              <w:t>NaN</w:t>
            </w:r>
            <w:proofErr w:type="spellEnd"/>
            <w:r>
              <w:rPr>
                <w:sz w:val="20"/>
              </w:rPr>
              <w:t>-/Qualitätsfilter</w:t>
            </w:r>
          </w:p>
        </w:tc>
        <w:tc>
          <w:tcPr>
            <w:tcW w:w="850" w:type="dxa"/>
          </w:tcPr>
          <w:p w14:paraId="7CF04E87" w14:textId="56366F35" w:rsidR="00DF60A5" w:rsidRDefault="00DF60A5" w:rsidP="00DF60A5">
            <w:pPr>
              <w:rPr>
                <w:snapToGrid w:val="0"/>
                <w:color w:val="000000"/>
              </w:rPr>
            </w:pPr>
            <w:r>
              <w:rPr>
                <w:sz w:val="20"/>
              </w:rPr>
              <w:t>976</w:t>
            </w:r>
          </w:p>
        </w:tc>
        <w:tc>
          <w:tcPr>
            <w:tcW w:w="992" w:type="dxa"/>
          </w:tcPr>
          <w:p w14:paraId="2A019D29" w14:textId="01552E95" w:rsidR="00DF60A5" w:rsidRDefault="00DF60A5" w:rsidP="00DF60A5">
            <w:pPr>
              <w:rPr>
                <w:snapToGrid w:val="0"/>
                <w:color w:val="000000"/>
              </w:rPr>
            </w:pPr>
            <w:r>
              <w:rPr>
                <w:sz w:val="20"/>
              </w:rPr>
              <w:t>44</w:t>
            </w:r>
          </w:p>
        </w:tc>
        <w:tc>
          <w:tcPr>
            <w:tcW w:w="1134" w:type="dxa"/>
          </w:tcPr>
          <w:p w14:paraId="1AF6FB26" w14:textId="3BE8B3F1" w:rsidR="00DF60A5" w:rsidRDefault="00DF60A5" w:rsidP="00DF60A5">
            <w:pPr>
              <w:rPr>
                <w:snapToGrid w:val="0"/>
                <w:color w:val="000000"/>
              </w:rPr>
            </w:pPr>
            <w:r>
              <w:rPr>
                <w:sz w:val="20"/>
              </w:rPr>
              <w:t>932</w:t>
            </w:r>
          </w:p>
        </w:tc>
        <w:tc>
          <w:tcPr>
            <w:tcW w:w="2694" w:type="dxa"/>
          </w:tcPr>
          <w:p w14:paraId="100D9EB3" w14:textId="694BE5AA" w:rsidR="00DF60A5" w:rsidRDefault="00DF60A5" w:rsidP="00DF60A5">
            <w:pPr>
              <w:rPr>
                <w:snapToGrid w:val="0"/>
                <w:color w:val="000000"/>
              </w:rPr>
            </w:pPr>
            <w:r>
              <w:rPr>
                <w:sz w:val="20"/>
              </w:rPr>
              <w:t xml:space="preserve">10% fehlende Quartale </w:t>
            </w:r>
            <w:proofErr w:type="gramStart"/>
            <w:r>
              <w:rPr>
                <w:sz w:val="20"/>
              </w:rPr>
              <w:t>in  Zähler</w:t>
            </w:r>
            <w:proofErr w:type="gramEnd"/>
            <w:r>
              <w:rPr>
                <w:sz w:val="20"/>
              </w:rPr>
              <w:t xml:space="preserve"> &amp; Nenner-Spalten</w:t>
            </w:r>
          </w:p>
        </w:tc>
      </w:tr>
      <w:tr w:rsidR="00DF60A5" w14:paraId="60A00A02" w14:textId="77777777" w:rsidTr="00DF60A5">
        <w:trPr>
          <w:trHeight w:val="247"/>
        </w:trPr>
        <w:tc>
          <w:tcPr>
            <w:tcW w:w="948" w:type="dxa"/>
          </w:tcPr>
          <w:p w14:paraId="53E246A2" w14:textId="1FB68A25" w:rsidR="00DF60A5" w:rsidRDefault="00DF60A5" w:rsidP="00DF60A5">
            <w:pPr>
              <w:rPr>
                <w:snapToGrid w:val="0"/>
                <w:color w:val="000000"/>
              </w:rPr>
            </w:pPr>
            <w:r>
              <w:rPr>
                <w:sz w:val="20"/>
              </w:rPr>
              <w:t>6</w:t>
            </w:r>
          </w:p>
        </w:tc>
        <w:tc>
          <w:tcPr>
            <w:tcW w:w="1701" w:type="dxa"/>
          </w:tcPr>
          <w:p w14:paraId="2ABCA911" w14:textId="38DE69AF" w:rsidR="00DF60A5" w:rsidRDefault="00DF60A5" w:rsidP="00DF60A5">
            <w:pPr>
              <w:jc w:val="left"/>
              <w:rPr>
                <w:snapToGrid w:val="0"/>
                <w:color w:val="000000"/>
              </w:rPr>
            </w:pPr>
            <w:r>
              <w:rPr>
                <w:sz w:val="20"/>
              </w:rPr>
              <w:t>Kennzahlenberechnung</w:t>
            </w:r>
          </w:p>
        </w:tc>
        <w:tc>
          <w:tcPr>
            <w:tcW w:w="850" w:type="dxa"/>
          </w:tcPr>
          <w:p w14:paraId="22AEC074" w14:textId="478939E9" w:rsidR="00DF60A5" w:rsidRDefault="00DF60A5" w:rsidP="00DF60A5">
            <w:pPr>
              <w:rPr>
                <w:snapToGrid w:val="0"/>
                <w:color w:val="000000"/>
              </w:rPr>
            </w:pPr>
            <w:r>
              <w:rPr>
                <w:sz w:val="20"/>
              </w:rPr>
              <w:t>932</w:t>
            </w:r>
          </w:p>
        </w:tc>
        <w:tc>
          <w:tcPr>
            <w:tcW w:w="992" w:type="dxa"/>
          </w:tcPr>
          <w:p w14:paraId="2519DC5D" w14:textId="767F8997" w:rsidR="00DF60A5" w:rsidRDefault="00DF60A5" w:rsidP="00DF60A5">
            <w:pPr>
              <w:rPr>
                <w:snapToGrid w:val="0"/>
                <w:color w:val="000000"/>
              </w:rPr>
            </w:pPr>
            <w:r>
              <w:rPr>
                <w:sz w:val="20"/>
              </w:rPr>
              <w:t>-</w:t>
            </w:r>
          </w:p>
        </w:tc>
        <w:tc>
          <w:tcPr>
            <w:tcW w:w="1134" w:type="dxa"/>
          </w:tcPr>
          <w:p w14:paraId="6C27946E" w14:textId="15CE5FEB" w:rsidR="00DF60A5" w:rsidRDefault="00DF60A5" w:rsidP="00DF60A5">
            <w:pPr>
              <w:rPr>
                <w:snapToGrid w:val="0"/>
                <w:color w:val="000000"/>
              </w:rPr>
            </w:pPr>
            <w:r>
              <w:rPr>
                <w:sz w:val="20"/>
              </w:rPr>
              <w:t>932</w:t>
            </w:r>
          </w:p>
        </w:tc>
        <w:tc>
          <w:tcPr>
            <w:tcW w:w="2694" w:type="dxa"/>
          </w:tcPr>
          <w:p w14:paraId="45762617" w14:textId="294269CD" w:rsidR="00DF60A5" w:rsidRDefault="00DF60A5" w:rsidP="00DF60A5">
            <w:pPr>
              <w:rPr>
                <w:snapToGrid w:val="0"/>
                <w:color w:val="000000"/>
              </w:rPr>
            </w:pPr>
            <w:r w:rsidRPr="0085170F">
              <w:rPr>
                <w:sz w:val="20"/>
              </w:rPr>
              <w:t>Berechnung der sieben Kennzahlen aus bereinigten Rohwerten</w:t>
            </w:r>
          </w:p>
        </w:tc>
      </w:tr>
      <w:tr w:rsidR="00DF60A5" w14:paraId="71D1C8D3" w14:textId="77777777" w:rsidTr="00DF60A5">
        <w:trPr>
          <w:trHeight w:val="247"/>
        </w:trPr>
        <w:tc>
          <w:tcPr>
            <w:tcW w:w="948" w:type="dxa"/>
          </w:tcPr>
          <w:p w14:paraId="042B21ED" w14:textId="73E1B67C" w:rsidR="00DF60A5" w:rsidRDefault="00DF60A5" w:rsidP="00DF60A5">
            <w:pPr>
              <w:rPr>
                <w:snapToGrid w:val="0"/>
                <w:color w:val="000000"/>
              </w:rPr>
            </w:pPr>
            <w:r>
              <w:rPr>
                <w:sz w:val="20"/>
              </w:rPr>
              <w:t>7</w:t>
            </w:r>
          </w:p>
        </w:tc>
        <w:tc>
          <w:tcPr>
            <w:tcW w:w="1701" w:type="dxa"/>
          </w:tcPr>
          <w:p w14:paraId="05C14669" w14:textId="3522AB28" w:rsidR="00DF60A5" w:rsidRDefault="00DF60A5" w:rsidP="00DF60A5">
            <w:pPr>
              <w:jc w:val="left"/>
              <w:rPr>
                <w:snapToGrid w:val="0"/>
                <w:color w:val="000000"/>
              </w:rPr>
            </w:pPr>
            <w:proofErr w:type="spellStart"/>
            <w:r w:rsidRPr="0085170F">
              <w:rPr>
                <w:sz w:val="20"/>
              </w:rPr>
              <w:t>Winsorisierung</w:t>
            </w:r>
            <w:proofErr w:type="spellEnd"/>
          </w:p>
        </w:tc>
        <w:tc>
          <w:tcPr>
            <w:tcW w:w="850" w:type="dxa"/>
          </w:tcPr>
          <w:p w14:paraId="62B6DE4B" w14:textId="0E0CFDF8" w:rsidR="00DF60A5" w:rsidRDefault="00DF60A5" w:rsidP="00DF60A5">
            <w:pPr>
              <w:rPr>
                <w:snapToGrid w:val="0"/>
                <w:color w:val="000000"/>
              </w:rPr>
            </w:pPr>
            <w:r>
              <w:rPr>
                <w:sz w:val="20"/>
              </w:rPr>
              <w:t>932</w:t>
            </w:r>
          </w:p>
        </w:tc>
        <w:tc>
          <w:tcPr>
            <w:tcW w:w="992" w:type="dxa"/>
          </w:tcPr>
          <w:p w14:paraId="1C7ACD46" w14:textId="2377BDCE" w:rsidR="00DF60A5" w:rsidRDefault="00DF60A5" w:rsidP="00DF60A5">
            <w:pPr>
              <w:rPr>
                <w:snapToGrid w:val="0"/>
                <w:color w:val="000000"/>
              </w:rPr>
            </w:pPr>
            <w:r>
              <w:rPr>
                <w:sz w:val="20"/>
              </w:rPr>
              <w:t>-</w:t>
            </w:r>
          </w:p>
        </w:tc>
        <w:tc>
          <w:tcPr>
            <w:tcW w:w="1134" w:type="dxa"/>
          </w:tcPr>
          <w:p w14:paraId="2E21AABB" w14:textId="43B94FD8" w:rsidR="00DF60A5" w:rsidRDefault="00DF60A5" w:rsidP="00DF60A5">
            <w:pPr>
              <w:rPr>
                <w:snapToGrid w:val="0"/>
                <w:color w:val="000000"/>
              </w:rPr>
            </w:pPr>
            <w:r>
              <w:rPr>
                <w:sz w:val="20"/>
              </w:rPr>
              <w:t>932</w:t>
            </w:r>
          </w:p>
        </w:tc>
        <w:tc>
          <w:tcPr>
            <w:tcW w:w="2694" w:type="dxa"/>
          </w:tcPr>
          <w:p w14:paraId="5C9F9987" w14:textId="3738DA4D" w:rsidR="00DF60A5" w:rsidRDefault="00DF60A5" w:rsidP="00DF60A5">
            <w:pPr>
              <w:rPr>
                <w:snapToGrid w:val="0"/>
                <w:color w:val="000000"/>
              </w:rPr>
            </w:pPr>
            <w:r w:rsidRPr="0085170F">
              <w:rPr>
                <w:sz w:val="20"/>
              </w:rPr>
              <w:t>Begrenzung von Extremwerten am 1./99. Perzentil</w:t>
            </w:r>
          </w:p>
        </w:tc>
      </w:tr>
      <w:tr w:rsidR="00DF60A5" w14:paraId="437ABAF3" w14:textId="77777777" w:rsidTr="00DF60A5">
        <w:trPr>
          <w:trHeight w:val="247"/>
        </w:trPr>
        <w:tc>
          <w:tcPr>
            <w:tcW w:w="948" w:type="dxa"/>
          </w:tcPr>
          <w:p w14:paraId="7876FD65" w14:textId="77777777" w:rsidR="00DF60A5" w:rsidRDefault="00DF60A5" w:rsidP="00DF60A5">
            <w:pPr>
              <w:rPr>
                <w:snapToGrid w:val="0"/>
                <w:color w:val="000000"/>
              </w:rPr>
            </w:pPr>
          </w:p>
        </w:tc>
        <w:tc>
          <w:tcPr>
            <w:tcW w:w="1701" w:type="dxa"/>
          </w:tcPr>
          <w:p w14:paraId="07E40A40" w14:textId="1B1B84BB" w:rsidR="00DF60A5" w:rsidRDefault="00DF60A5" w:rsidP="00DF60A5">
            <w:pPr>
              <w:jc w:val="left"/>
              <w:rPr>
                <w:snapToGrid w:val="0"/>
                <w:color w:val="000000"/>
              </w:rPr>
            </w:pPr>
            <w:r>
              <w:rPr>
                <w:sz w:val="20"/>
              </w:rPr>
              <w:t>Finale Stichprobe</w:t>
            </w:r>
          </w:p>
        </w:tc>
        <w:tc>
          <w:tcPr>
            <w:tcW w:w="850" w:type="dxa"/>
          </w:tcPr>
          <w:p w14:paraId="0AE691E3" w14:textId="09BFBBB9" w:rsidR="00DF60A5" w:rsidRDefault="00DF60A5" w:rsidP="00DF60A5">
            <w:pPr>
              <w:rPr>
                <w:snapToGrid w:val="0"/>
                <w:color w:val="000000"/>
              </w:rPr>
            </w:pPr>
            <w:r>
              <w:rPr>
                <w:sz w:val="20"/>
              </w:rPr>
              <w:t>932</w:t>
            </w:r>
          </w:p>
        </w:tc>
        <w:tc>
          <w:tcPr>
            <w:tcW w:w="992" w:type="dxa"/>
          </w:tcPr>
          <w:p w14:paraId="259E62C0" w14:textId="1B916E1E" w:rsidR="00DF60A5" w:rsidRDefault="00DF60A5" w:rsidP="00DF60A5">
            <w:pPr>
              <w:rPr>
                <w:snapToGrid w:val="0"/>
                <w:color w:val="000000"/>
              </w:rPr>
            </w:pPr>
            <w:r>
              <w:rPr>
                <w:sz w:val="20"/>
              </w:rPr>
              <w:t>-</w:t>
            </w:r>
          </w:p>
        </w:tc>
        <w:tc>
          <w:tcPr>
            <w:tcW w:w="1134" w:type="dxa"/>
          </w:tcPr>
          <w:p w14:paraId="76032D82" w14:textId="353A3A6F" w:rsidR="00DF60A5" w:rsidRDefault="00DF60A5" w:rsidP="00DF60A5">
            <w:pPr>
              <w:rPr>
                <w:snapToGrid w:val="0"/>
                <w:color w:val="000000"/>
              </w:rPr>
            </w:pPr>
            <w:r>
              <w:rPr>
                <w:sz w:val="20"/>
              </w:rPr>
              <w:t>-</w:t>
            </w:r>
          </w:p>
        </w:tc>
        <w:tc>
          <w:tcPr>
            <w:tcW w:w="2694" w:type="dxa"/>
          </w:tcPr>
          <w:p w14:paraId="5269E4C8" w14:textId="4735CCEB" w:rsidR="00DF60A5" w:rsidRDefault="00DF60A5" w:rsidP="00DF60A5">
            <w:pPr>
              <w:rPr>
                <w:snapToGrid w:val="0"/>
                <w:color w:val="000000"/>
              </w:rPr>
            </w:pPr>
          </w:p>
        </w:tc>
      </w:tr>
    </w:tbl>
    <w:p w14:paraId="6B46E375" w14:textId="77777777" w:rsidR="00DF60A5" w:rsidRDefault="00DF60A5" w:rsidP="00EA2441"/>
    <w:p w14:paraId="4D51CDE5" w14:textId="2002A34F" w:rsidR="007413A0" w:rsidRDefault="007413A0" w:rsidP="007413A0">
      <w:r>
        <w:t>Der Ausschluss des Finanzsektors (Schritt 1) ist eine Standardentscheidung in der Forschung zu Kennzahlen</w:t>
      </w:r>
      <w:r w:rsidR="00EC53B1">
        <w:t xml:space="preserve"> </w:t>
      </w:r>
      <w:sdt>
        <w:sdtPr>
          <w:id w:val="1332721145"/>
          <w:citation/>
        </w:sdtPr>
        <w:sdtEndPr/>
        <w:sdtContent>
          <w:r w:rsidR="007F1543">
            <w:fldChar w:fldCharType="begin"/>
          </w:r>
          <w:r w:rsidR="00B86472">
            <w:instrText xml:space="preserve">CITATION Fam99 \t  \l 1031 </w:instrText>
          </w:r>
          <w:r w:rsidR="007F1543">
            <w:fldChar w:fldCharType="separate"/>
          </w:r>
          <w:r w:rsidR="0004311B">
            <w:rPr>
              <w:noProof/>
            </w:rPr>
            <w:t>(Fama &amp; French, 2000)</w:t>
          </w:r>
          <w:r w:rsidR="007F1543">
            <w:fldChar w:fldCharType="end"/>
          </w:r>
        </w:sdtContent>
      </w:sdt>
      <w:r w:rsidR="00D5380B">
        <w:t>.</w:t>
      </w:r>
      <w:r>
        <w:t xml:space="preserve"> Finanzinstitute unterliegen regulatorischen Eigenkapitalanforderungen, die ihre Bilanzstruktur fundamental verändern. Eine separate Analyse des Finanzsektors wird in </w:t>
      </w:r>
      <w:r w:rsidRPr="00C35E15">
        <w:t xml:space="preserve">Kapitel </w:t>
      </w:r>
      <w:r w:rsidR="00C35E15" w:rsidRPr="00C35E15">
        <w:fldChar w:fldCharType="begin"/>
      </w:r>
      <w:r w:rsidR="00C35E15" w:rsidRPr="00C35E15">
        <w:instrText xml:space="preserve"> REF _Ref230269610 \r \h </w:instrText>
      </w:r>
      <w:r w:rsidR="00C35E15">
        <w:instrText xml:space="preserve"> \* MERGEFORMAT </w:instrText>
      </w:r>
      <w:r w:rsidR="00C35E15" w:rsidRPr="00C35E15">
        <w:fldChar w:fldCharType="separate"/>
      </w:r>
      <w:r w:rsidR="00C35E15" w:rsidRPr="00C35E15">
        <w:rPr>
          <w:cs/>
        </w:rPr>
        <w:t>‎</w:t>
      </w:r>
      <w:r w:rsidR="00C35E15" w:rsidRPr="00C35E15">
        <w:t>6.2.3</w:t>
      </w:r>
      <w:r w:rsidR="00C35E15" w:rsidRPr="00C35E15">
        <w:fldChar w:fldCharType="end"/>
      </w:r>
      <w:r>
        <w:t xml:space="preserve"> als Robustheitscheck durchgeführt.</w:t>
      </w:r>
    </w:p>
    <w:p w14:paraId="1489E25F" w14:textId="0E055339" w:rsidR="00F65D65" w:rsidRPr="00EA2441" w:rsidRDefault="007413A0" w:rsidP="007413A0">
      <w:r>
        <w:t>Der ADR-Filter (Schritt 2) entfernt ausländische Unternehmen, die über ADRs an US-Börsen gehandelt werden. Diese berichten häufig nach IFRS statt US-GAAP, was die Vergleichbarkeit der Kennzahlen beeinträchtigt. Zusätzlich werden mögliche Doppellistungen ausgeschlossen. Der Filter erfolgt über die Firmenbezeichnung</w:t>
      </w:r>
      <w:r w:rsidR="003B0D05">
        <w:t>.</w:t>
      </w:r>
      <w:r>
        <w:t xml:space="preserve"> Unternehmen, deren Name „ADR", „ADS" oder „</w:t>
      </w:r>
      <w:proofErr w:type="spellStart"/>
      <w:r>
        <w:t>Depositary</w:t>
      </w:r>
      <w:proofErr w:type="spellEnd"/>
      <w:r>
        <w:t>" enthält, werden ausgeschlossen.</w:t>
      </w:r>
    </w:p>
    <w:p w14:paraId="0F61E534" w14:textId="512DBA16" w:rsidR="00EA2441" w:rsidRDefault="00EA2441" w:rsidP="008B0C6F">
      <w:pPr>
        <w:pStyle w:val="berschrift3"/>
      </w:pPr>
      <w:bookmarkStart w:id="35" w:name="_Ref230005165"/>
      <w:bookmarkStart w:id="36" w:name="_Toc230281166"/>
      <w:r>
        <w:t xml:space="preserve">Vollständigkeitsfilter und </w:t>
      </w:r>
      <w:r w:rsidR="00311645">
        <w:t xml:space="preserve">Stichproben </w:t>
      </w:r>
      <w:r>
        <w:t>Bias</w:t>
      </w:r>
      <w:bookmarkEnd w:id="35"/>
      <w:bookmarkEnd w:id="36"/>
    </w:p>
    <w:p w14:paraId="58E39573" w14:textId="47EB5476" w:rsidR="00EA2441" w:rsidRDefault="00DE50D5" w:rsidP="00EA2441">
      <w:r w:rsidRPr="00DE50D5">
        <w:t xml:space="preserve">Der Vollständigkeitsfilter (Schritt 3) entfernt 77 % (3.366 von 4.342) der Unternehmen und erzeugt damit einen Survivorship Bias: Die 932 Unternehmen sind seit Q1/2000 ununterbrochen börsennotiert. Unternehmen, die nach 2000 gegründet, gelistet, </w:t>
      </w:r>
      <w:r w:rsidR="002C4088">
        <w:t>nicht mehr gelistet</w:t>
      </w:r>
      <w:r w:rsidRPr="00DE50D5">
        <w:t>, fusioniert oder insolvent wurden, sind nicht enthalten.</w:t>
      </w:r>
    </w:p>
    <w:p w14:paraId="7B5DC5FE" w14:textId="603A243F" w:rsidR="00EF7C46" w:rsidRPr="00EA2441" w:rsidRDefault="0039784A" w:rsidP="00EA2441">
      <w:r w:rsidRPr="0039784A">
        <w:t xml:space="preserve">Der Filter ist für die individuelle </w:t>
      </w:r>
      <w:proofErr w:type="gramStart"/>
      <w:r w:rsidRPr="0039784A">
        <w:t>AR(1)-</w:t>
      </w:r>
      <w:proofErr w:type="gramEnd"/>
      <w:r w:rsidRPr="0039784A">
        <w:t xml:space="preserve">Schätzung pro Unternehmen unvermeidbar, da stabile </w:t>
      </w:r>
      <w:proofErr w:type="spellStart"/>
      <w:r w:rsidRPr="0039784A">
        <w:t>Koeffizientenschätzungen</w:t>
      </w:r>
      <w:proofErr w:type="spellEnd"/>
      <w:r w:rsidRPr="0039784A">
        <w:t xml:space="preserve"> eine ausreichende Zeitreihenlänge erfordern. Kurze oder lückenhafte Reihen würden die Autokorrelationsschätzung auf Einzelunternehmensebene verzerren und die Vergleichbarkeit der </w:t>
      </w:r>
      <w:r w:rsidR="00A260A7">
        <w:rPr>
          <w:rFonts w:ascii="Symbol" w:hAnsi="Symbol"/>
          <w:i/>
          <w:iCs/>
        </w:rPr>
        <w:t>j</w:t>
      </w:r>
      <w:r w:rsidRPr="0039784A">
        <w:t xml:space="preserve">-Werte </w:t>
      </w:r>
      <w:r w:rsidRPr="0039784A">
        <w:lastRenderedPageBreak/>
        <w:t>zwischen Unternehmen schwächen. Die Robustheit gegenüber alternativen Schwellwerten des Filters wird in</w:t>
      </w:r>
      <w:r w:rsidR="001C47F9">
        <w:t xml:space="preserve"> Kapitel</w:t>
      </w:r>
      <w:r w:rsidR="00A66085">
        <w:t xml:space="preserve"> </w:t>
      </w:r>
      <w:r w:rsidR="002E01D2">
        <w:fldChar w:fldCharType="begin"/>
      </w:r>
      <w:r w:rsidR="002E01D2">
        <w:instrText xml:space="preserve"> REF _Ref229924511 \r \h </w:instrText>
      </w:r>
      <w:r w:rsidR="002E01D2">
        <w:fldChar w:fldCharType="separate"/>
      </w:r>
      <w:r w:rsidR="0007759D">
        <w:rPr>
          <w:cs/>
        </w:rPr>
        <w:t>‎</w:t>
      </w:r>
      <w:r w:rsidR="0007759D">
        <w:t>3.4.2</w:t>
      </w:r>
      <w:r w:rsidR="002E01D2">
        <w:fldChar w:fldCharType="end"/>
      </w:r>
      <w:r w:rsidRPr="0039784A">
        <w:t xml:space="preserve"> geprüft.</w:t>
      </w:r>
    </w:p>
    <w:p w14:paraId="06559432" w14:textId="3608BCD2" w:rsidR="00EA2441" w:rsidRDefault="00EA2441" w:rsidP="00EA2441">
      <w:pPr>
        <w:pStyle w:val="berschrift3"/>
      </w:pPr>
      <w:bookmarkStart w:id="37" w:name="_Toc230281167"/>
      <w:r>
        <w:t>Kennzahlaufbereitung und</w:t>
      </w:r>
      <w:r w:rsidR="00311645">
        <w:t xml:space="preserve"> Ausreißer</w:t>
      </w:r>
      <w:r>
        <w:t>-Behandlung</w:t>
      </w:r>
      <w:bookmarkEnd w:id="37"/>
    </w:p>
    <w:p w14:paraId="18145014" w14:textId="77777777" w:rsidR="00F92FA4" w:rsidRDefault="003B7FD2" w:rsidP="00EA2441">
      <w:r w:rsidRPr="003B7FD2">
        <w:t>Die Aufbereitung der Kennzahlen erfolgt in den letzten vier Schritten:</w:t>
      </w:r>
    </w:p>
    <w:p w14:paraId="6647489D" w14:textId="77777777" w:rsidR="00F92FA4" w:rsidRDefault="003B7FD2" w:rsidP="00F92FA4">
      <w:pPr>
        <w:pStyle w:val="Listenabsatz"/>
        <w:numPr>
          <w:ilvl w:val="0"/>
          <w:numId w:val="38"/>
        </w:numPr>
      </w:pPr>
      <w:proofErr w:type="spellStart"/>
      <w:r w:rsidRPr="003B7FD2">
        <w:t>Ausreißerbehandlung</w:t>
      </w:r>
      <w:proofErr w:type="spellEnd"/>
      <w:r w:rsidRPr="003B7FD2">
        <w:t xml:space="preserve"> auf Rohwerten,</w:t>
      </w:r>
    </w:p>
    <w:p w14:paraId="1A9F6795" w14:textId="77777777" w:rsidR="00624E2D" w:rsidRDefault="003B7FD2" w:rsidP="00F92FA4">
      <w:pPr>
        <w:pStyle w:val="Listenabsatz"/>
        <w:numPr>
          <w:ilvl w:val="0"/>
          <w:numId w:val="38"/>
        </w:numPr>
      </w:pPr>
      <w:r w:rsidRPr="003B7FD2">
        <w:t>Qualitätsfilter zum Schutz vor undefinierten Kennzahlen,</w:t>
      </w:r>
    </w:p>
    <w:p w14:paraId="1857AD7D" w14:textId="77777777" w:rsidR="004740CB" w:rsidRDefault="003B7FD2" w:rsidP="00F92FA4">
      <w:pPr>
        <w:pStyle w:val="Listenabsatz"/>
        <w:numPr>
          <w:ilvl w:val="0"/>
          <w:numId w:val="38"/>
        </w:numPr>
      </w:pPr>
      <w:r w:rsidRPr="003B7FD2">
        <w:t>Berechnung der Kennzahlen</w:t>
      </w:r>
      <w:r w:rsidR="00624E2D">
        <w:t xml:space="preserve"> und</w:t>
      </w:r>
    </w:p>
    <w:p w14:paraId="172F12D8" w14:textId="5BCE4F96" w:rsidR="00985041" w:rsidRDefault="003B7FD2" w:rsidP="00F92FA4">
      <w:pPr>
        <w:pStyle w:val="Listenabsatz"/>
        <w:numPr>
          <w:ilvl w:val="0"/>
          <w:numId w:val="38"/>
        </w:numPr>
      </w:pPr>
      <w:r w:rsidRPr="003B7FD2">
        <w:t xml:space="preserve">abschließende </w:t>
      </w:r>
      <w:proofErr w:type="spellStart"/>
      <w:r w:rsidRPr="003B7FD2">
        <w:t>Winsorisierung</w:t>
      </w:r>
      <w:proofErr w:type="spellEnd"/>
      <w:r w:rsidRPr="003B7FD2">
        <w:t xml:space="preserve"> der Kennzahlen </w:t>
      </w:r>
      <w:r w:rsidRPr="004740CB">
        <w:t>(vgl. Schritte 4–7 in</w:t>
      </w:r>
      <w:r w:rsidR="00334F76">
        <w:t xml:space="preserve"> </w:t>
      </w:r>
      <w:r w:rsidR="00334F76">
        <w:fldChar w:fldCharType="begin"/>
      </w:r>
      <w:r w:rsidR="00334F76">
        <w:instrText xml:space="preserve"> REF _Ref230187160 \h </w:instrText>
      </w:r>
      <w:r w:rsidR="00334F76">
        <w:fldChar w:fldCharType="separate"/>
      </w:r>
      <w:r w:rsidR="0007759D">
        <w:t xml:space="preserve">Tabelle </w:t>
      </w:r>
      <w:r w:rsidR="0007759D">
        <w:rPr>
          <w:noProof/>
        </w:rPr>
        <w:t>1</w:t>
      </w:r>
      <w:r w:rsidR="00334F76">
        <w:fldChar w:fldCharType="end"/>
      </w:r>
      <w:r w:rsidR="00985041">
        <w:t>)</w:t>
      </w:r>
      <w:r w:rsidRPr="004740CB">
        <w:t>.</w:t>
      </w:r>
    </w:p>
    <w:p w14:paraId="0308149B" w14:textId="5D09B84D" w:rsidR="00EA2441" w:rsidRDefault="003B7FD2" w:rsidP="00985041">
      <w:r w:rsidRPr="003B7FD2">
        <w:t>Dieser Ablauf stellt sicher, dass Verzerrungen in den Bilanzpositionen bereinigt werden, bevor aus ihnen Kennzahlen berechnet werden.</w:t>
      </w:r>
    </w:p>
    <w:p w14:paraId="584E34A7" w14:textId="032F66FC" w:rsidR="003B7FD2" w:rsidRDefault="002053AC" w:rsidP="00EA2441">
      <w:r w:rsidRPr="002053AC">
        <w:t xml:space="preserve">In der </w:t>
      </w:r>
      <w:proofErr w:type="spellStart"/>
      <w:r w:rsidRPr="002053AC">
        <w:t>Ausreißerbehandlung</w:t>
      </w:r>
      <w:proofErr w:type="spellEnd"/>
      <w:r w:rsidRPr="002053AC">
        <w:t xml:space="preserve"> werden die Rohwerte über ein Multi-</w:t>
      </w:r>
      <w:proofErr w:type="spellStart"/>
      <w:r w:rsidRPr="002053AC">
        <w:t>Window</w:t>
      </w:r>
      <w:proofErr w:type="spellEnd"/>
      <w:r w:rsidRPr="002053AC">
        <w:t xml:space="preserve">-Verfahren auf zeitliche Ausreißer geprüft. Für jede Bilanzposition jedes Unternehmens werden gleitende Fenster mit acht Quartalen gebildet, in denen Median und Standardabweichung berechnet werden. Ein Datenpunkt wird nur dann korrigiert, wenn er in mindestens drei Fenstern um mehr als das Dreifache der Standardabweichung vom Median abweicht und das Verhältnis von Original- zu Korrekturwert mindestens das Fünffache beträgt. Korrigierte Werte werden durch den Median der </w:t>
      </w:r>
      <w:r w:rsidR="006B5FCB">
        <w:t xml:space="preserve">angrenzenden </w:t>
      </w:r>
      <w:r w:rsidRPr="002053AC">
        <w:t>Fenster ersetzt. Die strenge Mehrfachbedingung verhindert, dass starke, aber legitime Quartalsschwankungen als Ausreißer behandelt werden und reduziert den anschließenden Prüfaufwand. Einzelfälle, die zwa</w:t>
      </w:r>
      <w:r w:rsidR="00B86014">
        <w:t>r markiert,</w:t>
      </w:r>
      <w:r w:rsidRPr="002053AC">
        <w:t xml:space="preserve"> aber nach manueller Prüfung als reale Geschäftsereignisse bestätigt sind, werden in einer Liste dokumentiert und nicht korrigiert.</w:t>
      </w:r>
    </w:p>
    <w:p w14:paraId="7A172F81" w14:textId="757F6DC2" w:rsidR="002053AC" w:rsidRDefault="006436C8" w:rsidP="00EA2441">
      <w:r w:rsidRPr="006436C8">
        <w:t>Im zweiten Schritt werden Unternehmen entfernt, deren bereinigte Rohwerte zu viele undefinierte Kennzahlen erzeugen würden (</w:t>
      </w:r>
      <w:proofErr w:type="spellStart"/>
      <w:r w:rsidRPr="006436C8">
        <w:t>z.Bsp</w:t>
      </w:r>
      <w:proofErr w:type="spellEnd"/>
      <w:r w:rsidRPr="006436C8">
        <w:t xml:space="preserve">. negatives oder verschwindendes Eigenkapital bei ROE und </w:t>
      </w:r>
      <w:proofErr w:type="spellStart"/>
      <w:r w:rsidRPr="006436C8">
        <w:t>Debt</w:t>
      </w:r>
      <w:proofErr w:type="spellEnd"/>
      <w:r w:rsidRPr="006436C8">
        <w:t>-</w:t>
      </w:r>
      <w:proofErr w:type="spellStart"/>
      <w:r w:rsidRPr="006436C8">
        <w:t>to</w:t>
      </w:r>
      <w:proofErr w:type="spellEnd"/>
      <w:r w:rsidRPr="006436C8">
        <w:t xml:space="preserve">-Equity). Für Nenner-Spalten zählen sowohl </w:t>
      </w:r>
      <w:proofErr w:type="spellStart"/>
      <w:r w:rsidRPr="006436C8">
        <w:t>NaN</w:t>
      </w:r>
      <w:proofErr w:type="spellEnd"/>
      <w:r w:rsidRPr="006436C8">
        <w:t xml:space="preserve"> als auch 0-Werte als fehlend, da beide eine undefinierte Kennzahl erzeugen. Für Zähler-Spalten zählen nur </w:t>
      </w:r>
      <w:proofErr w:type="spellStart"/>
      <w:r w:rsidRPr="006436C8">
        <w:t>NaN</w:t>
      </w:r>
      <w:proofErr w:type="spellEnd"/>
      <w:r w:rsidRPr="006436C8">
        <w:t>-Werte, weil ein Nettoergebnis von Null ökonomisch valide ist. Unternehmen, bei denen eine Zähler- oder Nenner-Spalte mehr als 10 % fehlende Quartale aufweist, werden entfernt.</w:t>
      </w:r>
    </w:p>
    <w:p w14:paraId="5CD49C97" w14:textId="1061FAC2" w:rsidR="006436C8" w:rsidRDefault="00AF3D02" w:rsidP="00EA2441">
      <w:r w:rsidRPr="00AF3D02">
        <w:t xml:space="preserve">Im dritten Schritt </w:t>
      </w:r>
      <w:r w:rsidRPr="00FB4A57">
        <w:t>werden die sieben Finanzkennzahlen aus den bereinigten Rohwerten berechnet (Definitionen siehe</w:t>
      </w:r>
      <w:r w:rsidR="00F97572" w:rsidRPr="00FB4A57">
        <w:t xml:space="preserve"> Kapitel </w:t>
      </w:r>
      <w:r w:rsidR="00FB4A57" w:rsidRPr="00FB4A57">
        <w:fldChar w:fldCharType="begin"/>
      </w:r>
      <w:r w:rsidR="00FB4A57" w:rsidRPr="00FB4A57">
        <w:instrText xml:space="preserve"> REF _Ref230176123 \r \h </w:instrText>
      </w:r>
      <w:r w:rsidR="00FB4A57">
        <w:instrText xml:space="preserve"> \* MERGEFORMAT </w:instrText>
      </w:r>
      <w:r w:rsidR="00FB4A57" w:rsidRPr="00FB4A57">
        <w:fldChar w:fldCharType="separate"/>
      </w:r>
      <w:r w:rsidR="0007759D">
        <w:rPr>
          <w:cs/>
        </w:rPr>
        <w:t>‎</w:t>
      </w:r>
      <w:r w:rsidR="0007759D">
        <w:t>2.1</w:t>
      </w:r>
      <w:r w:rsidR="00FB4A57" w:rsidRPr="00FB4A57">
        <w:fldChar w:fldCharType="end"/>
      </w:r>
      <w:r w:rsidRPr="00FB4A57">
        <w:t>).</w:t>
      </w:r>
    </w:p>
    <w:p w14:paraId="341EC43C" w14:textId="626726F6" w:rsidR="0073501D" w:rsidRDefault="0073501D" w:rsidP="0073501D">
      <w:r>
        <w:t xml:space="preserve">Im vierten Schritt werden die Kennzahlen querschnittlich am 1. und 99. Perzentil </w:t>
      </w:r>
      <w:proofErr w:type="spellStart"/>
      <w:r>
        <w:t>winsorisiert</w:t>
      </w:r>
      <w:proofErr w:type="spellEnd"/>
      <w:r>
        <w:t>, um Extremwerte aus nahe-Null-Nennern zu begrenzen. Die Methode ist in der Accounting-Forschung etabliert, aber die Anwendung methodisch umstritten.</w:t>
      </w:r>
      <w:r w:rsidR="00C7433D">
        <w:t xml:space="preserve"> </w:t>
      </w:r>
      <w:r w:rsidR="000F670D">
        <w:t>Adams</w:t>
      </w:r>
      <w:r w:rsidR="00E81FCC">
        <w:t xml:space="preserve"> </w:t>
      </w:r>
      <w:sdt>
        <w:sdtPr>
          <w:id w:val="-2145033575"/>
          <w:citation/>
        </w:sdtPr>
        <w:sdtEndPr/>
        <w:sdtContent>
          <w:r w:rsidR="00E81FCC">
            <w:fldChar w:fldCharType="begin"/>
          </w:r>
          <w:r w:rsidR="00455C06">
            <w:instrText xml:space="preserve">CITATION Ada19 \p 353 \l 1031 </w:instrText>
          </w:r>
          <w:r w:rsidR="00E81FCC">
            <w:fldChar w:fldCharType="separate"/>
          </w:r>
          <w:r w:rsidR="0004311B">
            <w:rPr>
              <w:noProof/>
            </w:rPr>
            <w:t>(Adams, Hayunga, Mansi, Reeb, &amp; Verardi, 2019, S. 353)</w:t>
          </w:r>
          <w:r w:rsidR="00E81FCC">
            <w:fldChar w:fldCharType="end"/>
          </w:r>
        </w:sdtContent>
      </w:sdt>
      <w:r>
        <w:t xml:space="preserve"> </w:t>
      </w:r>
      <w:r>
        <w:lastRenderedPageBreak/>
        <w:t>zeig</w:t>
      </w:r>
      <w:r w:rsidR="00E81FCC">
        <w:t>t</w:t>
      </w:r>
      <w:r>
        <w:t xml:space="preserve">, dass </w:t>
      </w:r>
      <w:proofErr w:type="spellStart"/>
      <w:r>
        <w:t>Winsorisierung</w:t>
      </w:r>
      <w:proofErr w:type="spellEnd"/>
      <w:r>
        <w:t xml:space="preserve"> einflussreiche Beobachtungen nicht zuverlässig erfasst, und empfehlen robustere Verfahren. Da in dieser Arbeit die zentrale Bereinigung bereits im ersten Schritt durch den Multi-</w:t>
      </w:r>
      <w:proofErr w:type="spellStart"/>
      <w:r>
        <w:t>Window</w:t>
      </w:r>
      <w:proofErr w:type="spellEnd"/>
      <w:r>
        <w:t xml:space="preserve">-Filter auf den Rohwerten erfolgt, dient die </w:t>
      </w:r>
      <w:proofErr w:type="spellStart"/>
      <w:r>
        <w:t>Winsorisierung</w:t>
      </w:r>
      <w:proofErr w:type="spellEnd"/>
      <w:r>
        <w:t xml:space="preserve"> hier ausschließlich der Begrenzung weniger Extrem</w:t>
      </w:r>
      <w:r w:rsidR="004A7A67">
        <w:t>verhältnisse</w:t>
      </w:r>
      <w:r>
        <w:t xml:space="preserve"> aus nahe-Null-Nennern.</w:t>
      </w:r>
    </w:p>
    <w:p w14:paraId="74673222" w14:textId="1B5AF6F5" w:rsidR="00AF3D02" w:rsidRPr="00EA2441" w:rsidRDefault="0073501D" w:rsidP="0073501D">
      <w:r>
        <w:t>Das resultierende Panel umfasst 932 Unternehmen mit je 100 Quartalswerten (mit bis zu zehn fehlenden Werten pro Kennzahl) für sieben Finanzkennzahlen.</w:t>
      </w:r>
    </w:p>
    <w:p w14:paraId="6F92E902" w14:textId="4ECB651D" w:rsidR="00284FA6" w:rsidRDefault="00EA2441">
      <w:pPr>
        <w:pStyle w:val="berschrift2"/>
      </w:pPr>
      <w:bookmarkStart w:id="38" w:name="_Toc229481981"/>
      <w:bookmarkStart w:id="39" w:name="_Ref229824745"/>
      <w:bookmarkStart w:id="40" w:name="_Ref229825059"/>
      <w:bookmarkStart w:id="41" w:name="_Ref230247424"/>
      <w:bookmarkStart w:id="42" w:name="_Ref230247981"/>
      <w:bookmarkStart w:id="43" w:name="_Toc230281168"/>
      <w:r>
        <w:t>Modellspezifikation</w:t>
      </w:r>
      <w:bookmarkEnd w:id="38"/>
      <w:bookmarkEnd w:id="39"/>
      <w:bookmarkEnd w:id="40"/>
      <w:bookmarkEnd w:id="41"/>
      <w:bookmarkEnd w:id="42"/>
      <w:bookmarkEnd w:id="43"/>
    </w:p>
    <w:p w14:paraId="57790EDD" w14:textId="77777777" w:rsidR="0073157F" w:rsidRDefault="0073157F" w:rsidP="0073157F">
      <w:r>
        <w:t>Die erste Forschungsfrage fragt nach systematischen Unterschieden in der quartalsweisen Veränderungsdynamik von Finanzkennzahlen. Nicht das Niveau einer Kennzahl, sondern deren Veränderung von Quartal zu Quartal steht im Fokus.</w:t>
      </w:r>
    </w:p>
    <w:p w14:paraId="5A3C1DDC" w14:textId="04740456" w:rsidR="0073157F" w:rsidRDefault="0073157F" w:rsidP="0073157F">
      <w:r>
        <w:t xml:space="preserve">Die einheitliche Anwendung erster Differenzen auf alle sieben Kennzahlen ist ein bewusster </w:t>
      </w:r>
      <w:r w:rsidR="00B963AD">
        <w:t>Kompromiss</w:t>
      </w:r>
      <w:r>
        <w:t xml:space="preserve"> zwischen</w:t>
      </w:r>
      <w:r w:rsidR="00A47A71">
        <w:t xml:space="preserve"> der Verwendung </w:t>
      </w:r>
      <w:r w:rsidR="00CC6E2E">
        <w:t>einfacher statistischer Gleichungen</w:t>
      </w:r>
      <w:r>
        <w:t xml:space="preserve"> und querschnittlicher Vergleichbarkeit. Eine kennzahlspezifische Modellwahl (z. B. saisonale Differenzen für liquiditätsnahe Kennzahlen, Niveau-basierte Schätzungen für träge Bilanzpositionen) würde die individuelle Modellanpassung verbessern, aber die zentrale Vergleichsanalyse zwischen Kennzahlen </w:t>
      </w:r>
      <w:r w:rsidR="004B2E9D">
        <w:t>erschweren</w:t>
      </w:r>
      <w:r>
        <w:t>. F</w:t>
      </w:r>
      <w:r w:rsidR="00D00923">
        <w:t>orschungsfrage 1</w:t>
      </w:r>
      <w:r>
        <w:t xml:space="preserve"> erfordert vergleichbare Dynamik-Maße, daher die einheitliche Transformation. Die </w:t>
      </w:r>
      <w:r w:rsidR="00F06EC9">
        <w:rPr>
          <w:rFonts w:ascii="Symbol" w:hAnsi="Symbol"/>
          <w:i/>
          <w:iCs/>
        </w:rPr>
        <w:t>j</w:t>
      </w:r>
      <w:r>
        <w:t>-Werte in dieser Arbeit messen also die Autokorrelationsstruktur der Quartalsveränderungen unter einheitlicher Differenzierungsannahme, nicht wirkliche Persistenz einer Kennzahl.</w:t>
      </w:r>
    </w:p>
    <w:p w14:paraId="376C2534" w14:textId="16073AE3" w:rsidR="00EA2441" w:rsidRPr="00EA2441" w:rsidRDefault="0073157F" w:rsidP="0073157F">
      <w:r>
        <w:t xml:space="preserve">Die folgenden </w:t>
      </w:r>
      <w:r w:rsidR="00BE262F">
        <w:t>Kapitel</w:t>
      </w:r>
      <w:r>
        <w:t xml:space="preserve"> beschreiben die Transformation der Kennzahlen</w:t>
      </w:r>
      <w:r w:rsidR="00135AD3">
        <w:t xml:space="preserve"> </w:t>
      </w:r>
      <w:r w:rsidR="008D4C2C">
        <w:t>(</w:t>
      </w:r>
      <w:r w:rsidR="004379E3">
        <w:fldChar w:fldCharType="begin"/>
      </w:r>
      <w:r w:rsidR="004379E3">
        <w:instrText xml:space="preserve"> REF _Ref229863571 \r \h </w:instrText>
      </w:r>
      <w:r w:rsidR="004379E3">
        <w:fldChar w:fldCharType="separate"/>
      </w:r>
      <w:r w:rsidR="0007759D">
        <w:rPr>
          <w:cs/>
        </w:rPr>
        <w:t>‎</w:t>
      </w:r>
      <w:r w:rsidR="0007759D">
        <w:t>3.2.1</w:t>
      </w:r>
      <w:r w:rsidR="004379E3">
        <w:fldChar w:fldCharType="end"/>
      </w:r>
      <w:r w:rsidR="008D4C2C">
        <w:t>)</w:t>
      </w:r>
      <w:r>
        <w:t>, das Schätzmodell (</w:t>
      </w:r>
      <w:r w:rsidR="008D4C2C">
        <w:fldChar w:fldCharType="begin"/>
      </w:r>
      <w:r w:rsidR="008D4C2C">
        <w:instrText xml:space="preserve"> REF _Ref229863615 \r \h </w:instrText>
      </w:r>
      <w:r w:rsidR="008D4C2C">
        <w:fldChar w:fldCharType="separate"/>
      </w:r>
      <w:r w:rsidR="0007759D">
        <w:rPr>
          <w:cs/>
        </w:rPr>
        <w:t>‎</w:t>
      </w:r>
      <w:r w:rsidR="0007759D">
        <w:t>3.2.2</w:t>
      </w:r>
      <w:r w:rsidR="008D4C2C">
        <w:fldChar w:fldCharType="end"/>
      </w:r>
      <w:r>
        <w:t>) und das gewählte Schätzverfahren (</w:t>
      </w:r>
      <w:r w:rsidR="008D4C2C">
        <w:fldChar w:fldCharType="begin"/>
      </w:r>
      <w:r w:rsidR="008D4C2C">
        <w:instrText xml:space="preserve"> REF _Ref229863633 \r \h </w:instrText>
      </w:r>
      <w:r w:rsidR="008D4C2C">
        <w:fldChar w:fldCharType="separate"/>
      </w:r>
      <w:r w:rsidR="0007759D">
        <w:rPr>
          <w:cs/>
        </w:rPr>
        <w:t>‎</w:t>
      </w:r>
      <w:r w:rsidR="0007759D">
        <w:t>3.2.3</w:t>
      </w:r>
      <w:r w:rsidR="008D4C2C">
        <w:fldChar w:fldCharType="end"/>
      </w:r>
      <w:r>
        <w:t>). Die Begründung der Modellwahl gegenüber alternativen Modellklassen sowie das Robustheits</w:t>
      </w:r>
      <w:r w:rsidR="00D53C23">
        <w:t>analysen</w:t>
      </w:r>
      <w:r>
        <w:t xml:space="preserve"> folgen in </w:t>
      </w:r>
      <w:r w:rsidR="00D53C23">
        <w:t>Kapitel</w:t>
      </w:r>
      <w:r w:rsidR="009E5D29">
        <w:t xml:space="preserve"> </w:t>
      </w:r>
      <w:r w:rsidR="009E5D29">
        <w:fldChar w:fldCharType="begin"/>
      </w:r>
      <w:r w:rsidR="009E5D29">
        <w:instrText xml:space="preserve"> REF _Ref229825140 \r \h </w:instrText>
      </w:r>
      <w:r w:rsidR="009E5D29">
        <w:fldChar w:fldCharType="separate"/>
      </w:r>
      <w:r w:rsidR="0007759D">
        <w:rPr>
          <w:cs/>
        </w:rPr>
        <w:t>‎</w:t>
      </w:r>
      <w:r w:rsidR="0007759D">
        <w:t>3.4</w:t>
      </w:r>
      <w:r w:rsidR="009E5D29">
        <w:fldChar w:fldCharType="end"/>
      </w:r>
      <w:r>
        <w:t>.</w:t>
      </w:r>
    </w:p>
    <w:p w14:paraId="16DBD02E" w14:textId="77777777" w:rsidR="00EA2441" w:rsidRDefault="00EA2441">
      <w:pPr>
        <w:pStyle w:val="berschrift3"/>
      </w:pPr>
      <w:bookmarkStart w:id="44" w:name="_Ref229863430"/>
      <w:bookmarkStart w:id="45" w:name="_Ref229863484"/>
      <w:bookmarkStart w:id="46" w:name="_Ref229863543"/>
      <w:bookmarkStart w:id="47" w:name="_Ref229863571"/>
      <w:bookmarkStart w:id="48" w:name="_Toc229481982"/>
      <w:bookmarkStart w:id="49" w:name="_Toc230281169"/>
      <w:r>
        <w:t>Erste Differenzen als Transformation</w:t>
      </w:r>
      <w:bookmarkEnd w:id="44"/>
      <w:bookmarkEnd w:id="45"/>
      <w:bookmarkEnd w:id="46"/>
      <w:bookmarkEnd w:id="47"/>
      <w:bookmarkEnd w:id="49"/>
    </w:p>
    <w:p w14:paraId="0F380156" w14:textId="0A50BCE8" w:rsidR="00EA2441" w:rsidRDefault="0092421C" w:rsidP="00EA2441">
      <w:r w:rsidRPr="0092421C">
        <w:t>Für jedes Unternehmen i und jede Kennzahl k wird die erste Differenz gebildet: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974B66" w14:paraId="476135C9" w14:textId="77777777" w:rsidTr="009A102A">
        <w:tc>
          <w:tcPr>
            <w:tcW w:w="6804" w:type="dxa"/>
          </w:tcPr>
          <w:p w14:paraId="42320E46" w14:textId="49A2522B" w:rsidR="00974B66" w:rsidRPr="00405800" w:rsidRDefault="00921C0E" w:rsidP="00D168CF">
            <w:pPr>
              <w:jc w:val="center"/>
              <w:rPr>
                <w:rFonts w:ascii="Cambria Math" w:hAnsi="Cambria Math"/>
                <w:i/>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ik,t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ik,t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ik,t-1</m:t>
                    </m:r>
                  </m:sub>
                </m:sSub>
              </m:oMath>
            </m:oMathPara>
          </w:p>
        </w:tc>
        <w:tc>
          <w:tcPr>
            <w:tcW w:w="987" w:type="dxa"/>
          </w:tcPr>
          <w:p w14:paraId="155A61A8" w14:textId="30CDB14A" w:rsidR="00974B66" w:rsidRDefault="00974B66" w:rsidP="005B44DB">
            <w:pPr>
              <w:jc w:val="center"/>
            </w:pPr>
            <w:r>
              <w:t>(</w:t>
            </w:r>
            <w:r w:rsidR="0007759D">
              <w:fldChar w:fldCharType="begin"/>
            </w:r>
            <w:r w:rsidR="0007759D">
              <w:instrText xml:space="preserve"> SEQ Formel \* ARABIC </w:instrText>
            </w:r>
            <w:r w:rsidR="0007759D">
              <w:fldChar w:fldCharType="separate"/>
            </w:r>
            <w:r w:rsidR="00B46AFB">
              <w:rPr>
                <w:noProof/>
              </w:rPr>
              <w:t>11</w:t>
            </w:r>
            <w:r w:rsidR="0007759D">
              <w:rPr>
                <w:noProof/>
              </w:rPr>
              <w:fldChar w:fldCharType="end"/>
            </w:r>
            <w:r>
              <w:t>)</w:t>
            </w:r>
          </w:p>
        </w:tc>
      </w:tr>
    </w:tbl>
    <w:p w14:paraId="60DE3F3A" w14:textId="0BB646C8" w:rsidR="00FB6D6A" w:rsidRDefault="00FB6D6A" w:rsidP="00FB6D6A">
      <w:pPr>
        <w:spacing w:after="120"/>
      </w:pPr>
      <w:r>
        <w:t xml:space="preserve">wobei </w:t>
      </w:r>
      <w:proofErr w:type="gramStart"/>
      <w:r w:rsidRPr="00FB6D6A">
        <w:rPr>
          <w:i/>
          <w:iCs/>
        </w:rPr>
        <w:t>Yᵢ</w:t>
      </w:r>
      <w:r w:rsidRPr="00FB6D6A">
        <w:rPr>
          <w:rFonts w:ascii="Segoe UI Symbol" w:hAnsi="Segoe UI Symbol" w:cs="Segoe UI Symbol"/>
          <w:i/>
          <w:iCs/>
        </w:rPr>
        <w:t>ₖ</w:t>
      </w:r>
      <w:r w:rsidR="00BF6256">
        <w:rPr>
          <w:rFonts w:ascii="Segoe UI Symbol" w:hAnsi="Segoe UI Symbol" w:cs="Segoe UI Symbol"/>
          <w:i/>
          <w:iCs/>
          <w:vertAlign w:val="subscript"/>
        </w:rPr>
        <w:t>,t</w:t>
      </w:r>
      <w:proofErr w:type="gramEnd"/>
      <w:r>
        <w:t xml:space="preserve"> den Wert der Kennzahl </w:t>
      </w:r>
      <w:r w:rsidRPr="00FB6D6A">
        <w:rPr>
          <w:i/>
          <w:iCs/>
        </w:rPr>
        <w:t>k</w:t>
      </w:r>
      <w:r>
        <w:t xml:space="preserve"> für Unternehmen </w:t>
      </w:r>
      <w:r w:rsidRPr="00FB6D6A">
        <w:rPr>
          <w:i/>
          <w:iCs/>
        </w:rPr>
        <w:t>i</w:t>
      </w:r>
      <w:r>
        <w:t xml:space="preserve"> im Quartal </w:t>
      </w:r>
      <w:r w:rsidRPr="00A53DAA">
        <w:rPr>
          <w:i/>
          <w:iCs/>
        </w:rPr>
        <w:t>t</w:t>
      </w:r>
      <w:r>
        <w:t xml:space="preserve"> bezeichnet. Diese Transformation hat drei Vorteile</w:t>
      </w:r>
      <w:r w:rsidR="00A53DAA">
        <w:t>:</w:t>
      </w:r>
    </w:p>
    <w:p w14:paraId="6564254D" w14:textId="4D0155E0" w:rsidR="00235D92" w:rsidRDefault="00235D92" w:rsidP="00235D92">
      <w:pPr>
        <w:pStyle w:val="Listenabsatz"/>
        <w:numPr>
          <w:ilvl w:val="0"/>
          <w:numId w:val="33"/>
        </w:numPr>
        <w:spacing w:after="120"/>
      </w:pPr>
      <w:r>
        <w:t>Erstens hat Δ</w:t>
      </w:r>
      <w:r w:rsidRPr="00235D92">
        <w:rPr>
          <w:i/>
          <w:iCs/>
        </w:rPr>
        <w:t>Y</w:t>
      </w:r>
      <w:r>
        <w:t xml:space="preserve"> eine direkte ökonomische Interpretation: Der ROA eines Unternehmens hat sich in diesem Quartal um x Prozentpunkte verändert. </w:t>
      </w:r>
    </w:p>
    <w:p w14:paraId="4DF7E8E4" w14:textId="3B18D85F" w:rsidR="00235D92" w:rsidRDefault="00235D92" w:rsidP="00F81E3B">
      <w:pPr>
        <w:pStyle w:val="Listenabsatz"/>
        <w:numPr>
          <w:ilvl w:val="0"/>
          <w:numId w:val="33"/>
        </w:numPr>
        <w:spacing w:after="120"/>
      </w:pPr>
      <w:r>
        <w:t xml:space="preserve">Zweitens fördert die Differenzenbildung Stationarität, ohne Annahmen über die Integrationsordnung der Niveaus treffen zu müssen. Dies ist eine </w:t>
      </w:r>
      <w:r>
        <w:lastRenderedPageBreak/>
        <w:t xml:space="preserve">relevante Eigenschaft, da insbesondere Kennzahlen aus der Kapitalstruktur potenziell einheitswurzel-nah sind, eine Integrationsordnung von </w:t>
      </w:r>
      <w:proofErr w:type="gramStart"/>
      <w:r>
        <w:t>I(</w:t>
      </w:r>
      <w:proofErr w:type="gramEnd"/>
      <w:r>
        <w:t>2) oder höher für Finanzkennzahlen jedoch ökonomisch nicht plausibel ist.</w:t>
      </w:r>
    </w:p>
    <w:p w14:paraId="049AD219" w14:textId="5A6FB4D2" w:rsidR="00A53DAA" w:rsidRDefault="00235D92" w:rsidP="00F81E3B">
      <w:pPr>
        <w:pStyle w:val="Listenabsatz"/>
        <w:numPr>
          <w:ilvl w:val="0"/>
          <w:numId w:val="33"/>
        </w:numPr>
        <w:spacing w:after="120"/>
      </w:pPr>
      <w:r>
        <w:t>Drittens argumentieren</w:t>
      </w:r>
      <w:r w:rsidR="00EA5421">
        <w:t xml:space="preserve"> Fair</w:t>
      </w:r>
      <w:r w:rsidR="00845003">
        <w:t>field und Yohn</w:t>
      </w:r>
      <w:r w:rsidR="0055540E">
        <w:t xml:space="preserve"> </w:t>
      </w:r>
      <w:sdt>
        <w:sdtPr>
          <w:id w:val="-1623064457"/>
          <w:citation/>
        </w:sdtPr>
        <w:sdtEndPr/>
        <w:sdtContent>
          <w:r w:rsidR="0034616E">
            <w:fldChar w:fldCharType="begin"/>
          </w:r>
          <w:r w:rsidR="0034616E">
            <w:instrText xml:space="preserve"> CITATION Fai01 \l 1031 </w:instrText>
          </w:r>
          <w:r w:rsidR="0034616E">
            <w:fldChar w:fldCharType="separate"/>
          </w:r>
          <w:r w:rsidR="0004311B">
            <w:rPr>
              <w:noProof/>
            </w:rPr>
            <w:t>(Fairfield &amp; Yohn, 2001)</w:t>
          </w:r>
          <w:r w:rsidR="0034616E">
            <w:fldChar w:fldCharType="end"/>
          </w:r>
        </w:sdtContent>
      </w:sdt>
      <w:r w:rsidR="00EA5421">
        <w:t>,</w:t>
      </w:r>
      <w:r>
        <w:t xml:space="preserve"> dass Veränderungen in der Profitabilität informativer für die Prognose zukünftiger Profitabilität sind als deren Niveaus.</w:t>
      </w:r>
    </w:p>
    <w:p w14:paraId="1A502EEA" w14:textId="3C79B5F3" w:rsidR="00974B66" w:rsidRPr="00EA2441" w:rsidRDefault="00E473FA" w:rsidP="00E473FA">
      <w:r w:rsidRPr="005E4819">
        <w:t xml:space="preserve">Eine Einschränkung der ersten Differenzen besteht darin, dass saisonale Muster in Quartalskennzahlen (etwa höhere Q4-Umsätze im Einzelhandel) nicht eliminiert werden. Dieser Aspekt wird in </w:t>
      </w:r>
      <w:r w:rsidR="0069770A" w:rsidRPr="005E4819">
        <w:t xml:space="preserve">Kapitel </w:t>
      </w:r>
      <w:r w:rsidR="00C944D5" w:rsidRPr="005E4819">
        <w:fldChar w:fldCharType="begin"/>
      </w:r>
      <w:r w:rsidR="00C944D5" w:rsidRPr="005E4819">
        <w:instrText xml:space="preserve"> REF _Ref230002400 \r \h  \* MERGEFORMAT </w:instrText>
      </w:r>
      <w:r w:rsidR="00C944D5" w:rsidRPr="005E4819">
        <w:fldChar w:fldCharType="separate"/>
      </w:r>
      <w:r w:rsidR="0007759D">
        <w:rPr>
          <w:cs/>
        </w:rPr>
        <w:t>‎</w:t>
      </w:r>
      <w:r w:rsidR="0007759D">
        <w:t>3.4.1</w:t>
      </w:r>
      <w:r w:rsidR="00C944D5" w:rsidRPr="005E4819">
        <w:fldChar w:fldCharType="end"/>
      </w:r>
      <w:r w:rsidRPr="005E4819">
        <w:t xml:space="preserve"> als eine der alternativen Spezifikationen im Modellauswahltest geprüft.</w:t>
      </w:r>
    </w:p>
    <w:p w14:paraId="6F92E903" w14:textId="3FC3136A" w:rsidR="00284FA6" w:rsidRDefault="00EA2441">
      <w:pPr>
        <w:pStyle w:val="berschrift3"/>
      </w:pPr>
      <w:bookmarkStart w:id="50" w:name="_Ref229863615"/>
      <w:bookmarkStart w:id="51" w:name="_Toc230281170"/>
      <w:bookmarkEnd w:id="48"/>
      <w:proofErr w:type="gramStart"/>
      <w:r>
        <w:t>AR(1)-</w:t>
      </w:r>
      <w:proofErr w:type="gramEnd"/>
      <w:r>
        <w:t>Gleichung und Kenngrößen</w:t>
      </w:r>
      <w:bookmarkEnd w:id="50"/>
      <w:bookmarkEnd w:id="51"/>
    </w:p>
    <w:p w14:paraId="5496B419" w14:textId="2B8FF4F9" w:rsidR="00EA2441" w:rsidRDefault="00AF0B09" w:rsidP="00EA2441">
      <w:r w:rsidRPr="00AF0B09">
        <w:t xml:space="preserve">Das </w:t>
      </w:r>
      <w:proofErr w:type="gramStart"/>
      <w:r w:rsidRPr="00AF0B09">
        <w:t>AR(1)-</w:t>
      </w:r>
      <w:proofErr w:type="gramEnd"/>
      <w:r w:rsidRPr="00AF0B09">
        <w:t xml:space="preserve">Modell und die Interpretation des Koeffizienten </w:t>
      </w:r>
      <w:r w:rsidR="00760AEB">
        <w:rPr>
          <w:rFonts w:ascii="Symbol" w:hAnsi="Symbol"/>
          <w:i/>
          <w:iCs/>
        </w:rPr>
        <w:t>j</w:t>
      </w:r>
      <w:r w:rsidRPr="00AF0B09">
        <w:t xml:space="preserve"> wurden in </w:t>
      </w:r>
      <w:r>
        <w:t>Kapitel</w:t>
      </w:r>
      <w:r w:rsidR="00845003">
        <w:t xml:space="preserve"> </w:t>
      </w:r>
      <w:r w:rsidR="00845003">
        <w:fldChar w:fldCharType="begin"/>
      </w:r>
      <w:r w:rsidR="00845003">
        <w:instrText xml:space="preserve"> REF _Ref230002319 \r \h </w:instrText>
      </w:r>
      <w:r w:rsidR="00845003">
        <w:fldChar w:fldCharType="separate"/>
      </w:r>
      <w:r w:rsidR="0007759D">
        <w:rPr>
          <w:cs/>
        </w:rPr>
        <w:t>‎</w:t>
      </w:r>
      <w:r w:rsidR="0007759D">
        <w:t>2.2</w:t>
      </w:r>
      <w:r w:rsidR="00845003">
        <w:fldChar w:fldCharType="end"/>
      </w:r>
      <w:r w:rsidR="0069770A">
        <w:t xml:space="preserve">. </w:t>
      </w:r>
      <w:r w:rsidRPr="00AF0B09">
        <w:t>Auf die differenzierten Zeitreihen der Stichprobe wird es wie folgt angewandt:</w:t>
      </w:r>
    </w:p>
    <w:tbl>
      <w:tblPr>
        <w:tblStyle w:val="Tabellenraster"/>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987"/>
      </w:tblGrid>
      <w:tr w:rsidR="00BD181B" w14:paraId="69D55854" w14:textId="77777777" w:rsidTr="009A102A">
        <w:tc>
          <w:tcPr>
            <w:tcW w:w="6804" w:type="dxa"/>
          </w:tcPr>
          <w:p w14:paraId="6B1A7611" w14:textId="6CE80B72" w:rsidR="00BD181B" w:rsidRPr="00405800" w:rsidRDefault="0004311B" w:rsidP="00D168CF">
            <w:pPr>
              <w:jc w:val="center"/>
              <w:rPr>
                <w:rFonts w:ascii="Cambria Math" w:hAnsi="Cambria Math"/>
                <w:i/>
              </w:rPr>
            </w:pPr>
            <m:oMathPara>
              <m:oMath>
                <m:sSub>
                  <m:sSubPr>
                    <m:ctrlPr>
                      <w:rPr>
                        <w:rFonts w:ascii="Cambria Math" w:hAnsi="Cambria Math"/>
                        <w:i/>
                      </w:rPr>
                    </m:ctrlPr>
                  </m:sSubPr>
                  <m:e>
                    <m:r>
                      <m:rPr>
                        <m:sty m:val="p"/>
                      </m:rPr>
                      <w:rPr>
                        <w:rFonts w:ascii="Cambria Math" w:hAnsi="Cambria Math"/>
                      </w:rPr>
                      <m:t>Δ</m:t>
                    </m:r>
                    <m:r>
                      <w:rPr>
                        <w:rFonts w:ascii="Cambria Math" w:hAnsi="Cambria Math"/>
                      </w:rPr>
                      <m:t>Y</m:t>
                    </m:r>
                  </m:e>
                  <m:sub>
                    <m:r>
                      <w:rPr>
                        <w:rFonts w:ascii="Cambria Math" w:hAnsi="Cambria Math"/>
                      </w:rPr>
                      <m:t>ik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ik</m:t>
                    </m:r>
                  </m:sub>
                </m:sSub>
                <m:r>
                  <w:rPr>
                    <w:rFonts w:ascii="Cambria Math" w:hAnsi="Cambria Math"/>
                  </w:rPr>
                  <m:t xml:space="preserve">+… </m:t>
                </m:r>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ik</m:t>
                    </m:r>
                  </m:sub>
                </m:sSub>
                <m:d>
                  <m:dPr>
                    <m:ctrlPr>
                      <w:rPr>
                        <w:rFonts w:ascii="Cambria Math" w:hAnsi="Cambria Math"/>
                        <w:i/>
                      </w:rPr>
                    </m:ctrlPr>
                  </m:dPr>
                  <m:e>
                    <m:r>
                      <w:rPr>
                        <w:rFonts w:ascii="Cambria Math" w:hAnsi="Cambria Math"/>
                      </w:rPr>
                      <m:t>t-1</m:t>
                    </m:r>
                  </m:e>
                </m:d>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ik</m:t>
                    </m:r>
                  </m:sub>
                </m:sSub>
                <m:d>
                  <m:dPr>
                    <m:ctrlPr>
                      <w:rPr>
                        <w:rFonts w:ascii="Cambria Math" w:hAnsi="Cambria Math"/>
                        <w:i/>
                      </w:rPr>
                    </m:ctrlPr>
                  </m:dPr>
                  <m:e>
                    <m:r>
                      <w:rPr>
                        <w:rFonts w:ascii="Cambria Math" w:hAnsi="Cambria Math"/>
                      </w:rPr>
                      <m:t>t</m:t>
                    </m:r>
                  </m:e>
                </m:d>
              </m:oMath>
            </m:oMathPara>
          </w:p>
        </w:tc>
        <w:tc>
          <w:tcPr>
            <w:tcW w:w="987" w:type="dxa"/>
          </w:tcPr>
          <w:p w14:paraId="71306D13" w14:textId="0A6985E4" w:rsidR="00BD181B" w:rsidRDefault="00BD181B" w:rsidP="005B44DB">
            <w:pPr>
              <w:jc w:val="center"/>
            </w:pPr>
            <w:r>
              <w:t>(</w:t>
            </w:r>
            <w:r w:rsidR="0007759D">
              <w:fldChar w:fldCharType="begin"/>
            </w:r>
            <w:r w:rsidR="0007759D">
              <w:instrText xml:space="preserve"> SEQ Formel \* ARABIC </w:instrText>
            </w:r>
            <w:r w:rsidR="0007759D">
              <w:fldChar w:fldCharType="separate"/>
            </w:r>
            <w:r w:rsidR="00B46AFB">
              <w:rPr>
                <w:noProof/>
              </w:rPr>
              <w:t>12</w:t>
            </w:r>
            <w:r w:rsidR="0007759D">
              <w:rPr>
                <w:noProof/>
              </w:rPr>
              <w:fldChar w:fldCharType="end"/>
            </w:r>
            <w:r>
              <w:t>)</w:t>
            </w:r>
          </w:p>
        </w:tc>
      </w:tr>
    </w:tbl>
    <w:p w14:paraId="3A70FE65" w14:textId="026353E9" w:rsidR="001745CF" w:rsidRDefault="001745CF" w:rsidP="001745CF">
      <w:pPr>
        <w:spacing w:after="120"/>
      </w:pPr>
      <w:r>
        <w:t xml:space="preserve">mit </w:t>
      </w:r>
      <m:oMath>
        <m:sSub>
          <m:sSubPr>
            <m:ctrlPr>
              <w:rPr>
                <w:rFonts w:ascii="Cambria Math" w:hAnsi="Cambria Math"/>
                <w:i/>
              </w:rPr>
            </m:ctrlPr>
          </m:sSubPr>
          <m:e>
            <m:r>
              <w:rPr>
                <w:rFonts w:ascii="Cambria Math" w:hAnsi="Cambria Math"/>
              </w:rPr>
              <m:t>c</m:t>
            </m:r>
          </m:e>
          <m:sub>
            <m:r>
              <w:rPr>
                <w:rFonts w:ascii="Cambria Math" w:hAnsi="Cambria Math"/>
              </w:rPr>
              <m:t>ik</m:t>
            </m:r>
          </m:sub>
        </m:sSub>
      </m:oMath>
      <w:r>
        <w:t xml:space="preserve"> als Drift-Konstante, </w:t>
      </w:r>
      <m:oMath>
        <m:sSub>
          <m:sSubPr>
            <m:ctrlPr>
              <w:rPr>
                <w:rFonts w:ascii="Cambria Math" w:hAnsi="Cambria Math"/>
              </w:rPr>
            </m:ctrlPr>
          </m:sSubPr>
          <m:e>
            <m:r>
              <w:rPr>
                <w:rFonts w:ascii="Cambria Math" w:hAnsi="Cambria Math"/>
              </w:rPr>
              <m:t>φ</m:t>
            </m:r>
          </m:e>
          <m:sub>
            <m:r>
              <w:rPr>
                <w:rFonts w:ascii="Cambria Math" w:hAnsi="Cambria Math"/>
              </w:rPr>
              <m:t>ik</m:t>
            </m:r>
          </m:sub>
        </m:sSub>
      </m:oMath>
      <w:r>
        <w:t xml:space="preserve"> als Autokorrelationskoeffizient der Veränderungen und </w:t>
      </w:r>
      <m:oMath>
        <m:sSub>
          <m:sSubPr>
            <m:ctrlPr>
              <w:rPr>
                <w:rFonts w:ascii="Cambria Math" w:hAnsi="Cambria Math"/>
                <w:i/>
              </w:rPr>
            </m:ctrlPr>
          </m:sSubPr>
          <m:e>
            <m:r>
              <w:rPr>
                <w:rFonts w:ascii="Cambria Math" w:hAnsi="Cambria Math"/>
              </w:rPr>
              <m:t>ε</m:t>
            </m:r>
          </m:e>
          <m:sub>
            <m:r>
              <w:rPr>
                <w:rFonts w:ascii="Cambria Math" w:hAnsi="Cambria Math"/>
              </w:rPr>
              <m:t>ik</m:t>
            </m:r>
          </m:sub>
        </m:sSub>
        <m:d>
          <m:dPr>
            <m:ctrlPr>
              <w:rPr>
                <w:rFonts w:ascii="Cambria Math" w:hAnsi="Cambria Math"/>
                <w:i/>
              </w:rPr>
            </m:ctrlPr>
          </m:dPr>
          <m:e>
            <m:r>
              <w:rPr>
                <w:rFonts w:ascii="Cambria Math" w:hAnsi="Cambria Math"/>
              </w:rPr>
              <m:t>t</m:t>
            </m:r>
          </m:e>
        </m:d>
      </m:oMath>
      <w:r w:rsidR="00C37966">
        <w:t xml:space="preserve"> </w:t>
      </w:r>
      <w:r>
        <w:t xml:space="preserve">als Fehlerterm, wobei </w:t>
      </w:r>
      <w:r>
        <w:rPr>
          <w:rStyle w:val="Hervorhebung"/>
        </w:rPr>
        <w:t>i</w:t>
      </w:r>
      <w:r>
        <w:t xml:space="preserve"> das Unternehmen, </w:t>
      </w:r>
      <w:r>
        <w:rPr>
          <w:rStyle w:val="Hervorhebung"/>
        </w:rPr>
        <w:t>k</w:t>
      </w:r>
      <w:r>
        <w:t xml:space="preserve"> die Kennzahl und </w:t>
      </w:r>
      <w:r>
        <w:rPr>
          <w:rStyle w:val="Hervorhebung"/>
        </w:rPr>
        <w:t>t</w:t>
      </w:r>
      <w:r>
        <w:t xml:space="preserve"> das Quartal bezeichnet. Die Berechnungen liefert für jede Kombination aus Unternehmen und Kennzahl zwei Größen, die unterschiedliche Aspekte der Dynamik beschreiben:</w:t>
      </w:r>
    </w:p>
    <w:p w14:paraId="76DDCF69" w14:textId="2542139B" w:rsidR="00AF0B09" w:rsidRDefault="0014312F" w:rsidP="004B710A">
      <w:pPr>
        <w:pStyle w:val="Listenabsatz"/>
        <w:numPr>
          <w:ilvl w:val="0"/>
          <w:numId w:val="34"/>
        </w:numPr>
      </w:pPr>
      <w:r w:rsidRPr="0014312F">
        <w:rPr>
          <w:rFonts w:ascii="Symbol" w:hAnsi="Symbol"/>
          <w:i/>
          <w:iCs/>
        </w:rPr>
        <w:t>j</w:t>
      </w:r>
      <w:r>
        <w:t xml:space="preserve"> </w:t>
      </w:r>
      <w:r w:rsidR="004B710A" w:rsidRPr="004B710A">
        <w:t xml:space="preserve">(Mean-Reversion-Koeffizient): Ein negatives </w:t>
      </w:r>
      <w:r w:rsidRPr="0014312F">
        <w:rPr>
          <w:rFonts w:ascii="Symbol" w:hAnsi="Symbol"/>
          <w:i/>
          <w:iCs/>
        </w:rPr>
        <w:t>j</w:t>
      </w:r>
      <w:r w:rsidR="004B710A" w:rsidRPr="004B710A">
        <w:t xml:space="preserve"> bedeutet, dass eine überdurchschnittliche Veränderung in Quartal </w:t>
      </w:r>
      <w:r w:rsidR="004B710A" w:rsidRPr="00C776D0">
        <w:rPr>
          <w:i/>
          <w:iCs/>
        </w:rPr>
        <w:t>t−1</w:t>
      </w:r>
      <w:r w:rsidR="004B710A" w:rsidRPr="004B710A">
        <w:t xml:space="preserve"> im Folgequartal teilweise rückgängig gemacht wird. Bei </w:t>
      </w:r>
      <w:r w:rsidRPr="0014312F">
        <w:rPr>
          <w:rFonts w:ascii="Symbol" w:hAnsi="Symbol"/>
          <w:i/>
          <w:iCs/>
        </w:rPr>
        <w:t>j</w:t>
      </w:r>
      <w:r w:rsidR="004B710A" w:rsidRPr="004B710A">
        <w:t xml:space="preserve"> = −0,43 (Median für ROA) werden 43 % einer Quartalsveränderung im Folgequartal korrigiert. Ein </w:t>
      </w:r>
      <w:r w:rsidR="00750756" w:rsidRPr="0014312F">
        <w:rPr>
          <w:rFonts w:ascii="Symbol" w:hAnsi="Symbol"/>
          <w:i/>
          <w:iCs/>
        </w:rPr>
        <w:t>j</w:t>
      </w:r>
      <w:r w:rsidR="004B710A" w:rsidRPr="004B710A">
        <w:t xml:space="preserve"> nahe </w:t>
      </w:r>
      <w:r w:rsidR="00B413A9">
        <w:t>N</w:t>
      </w:r>
      <w:r w:rsidR="004B710A" w:rsidRPr="004B710A">
        <w:t>ull bedeutet, dass aufeinanderfolgende Veränderungen unkorreliert sind, das Modell hat hier meistens keine Vorhersagekraft.</w:t>
      </w:r>
    </w:p>
    <w:p w14:paraId="0EA8F252" w14:textId="15B7D9D2" w:rsidR="00455F05" w:rsidRDefault="001B01E8" w:rsidP="004B710A">
      <w:pPr>
        <w:pStyle w:val="Listenabsatz"/>
        <w:numPr>
          <w:ilvl w:val="0"/>
          <w:numId w:val="34"/>
        </w:numPr>
      </w:pPr>
      <w:r w:rsidRPr="00750756">
        <w:rPr>
          <w:i/>
          <w:iCs/>
        </w:rPr>
        <w:t>σ</w:t>
      </w:r>
      <w:r w:rsidRPr="001B01E8">
        <w:t>(Δ</w:t>
      </w:r>
      <w:r w:rsidRPr="00750756">
        <w:rPr>
          <w:i/>
          <w:iCs/>
        </w:rPr>
        <w:t>Y</w:t>
      </w:r>
      <w:r w:rsidRPr="001B01E8">
        <w:t>) (Veränderungsvolatilität): Die Standardabweichung der ersten Differenzen misst, wie stark eine Kennzahl typischerweise von Quartal zu Quartal schwankt. Diese Größe ist die Standardabweichung der gesamten transformierten Reihe Δ</w:t>
      </w:r>
      <w:r w:rsidRPr="00750756">
        <w:rPr>
          <w:i/>
          <w:iCs/>
        </w:rPr>
        <w:t>Y</w:t>
      </w:r>
      <w:r w:rsidRPr="001B01E8">
        <w:t>, nicht die Residualvolatilität des AR-Modells.</w:t>
      </w:r>
    </w:p>
    <w:p w14:paraId="2FB0C304" w14:textId="2BB48148" w:rsidR="00CE15D7" w:rsidRDefault="00CE15D7" w:rsidP="00CE15D7">
      <w:r>
        <w:t>Die Streuung der Residuen (</w:t>
      </w:r>
      <w:r w:rsidRPr="00750756">
        <w:rPr>
          <w:i/>
          <w:iCs/>
        </w:rPr>
        <w:t>ε</w:t>
      </w:r>
      <w:r>
        <w:t xml:space="preserve">) findet sich in R² und in den p-Werten zu </w:t>
      </w:r>
      <w:r w:rsidR="00750756">
        <w:rPr>
          <w:rFonts w:ascii="Symbol" w:hAnsi="Symbol"/>
          <w:i/>
          <w:iCs/>
        </w:rPr>
        <w:t>j</w:t>
      </w:r>
      <w:r>
        <w:t xml:space="preserve"> wieder und bestimmt damit, wie belastbar die geschätzten Kenngrößen sind. Aus diesem Grund wird in dieser Arbeit mit R² und p-Werten gearbeitet.</w:t>
      </w:r>
    </w:p>
    <w:p w14:paraId="0C1B7197" w14:textId="3F59F24B" w:rsidR="00BD181B" w:rsidRDefault="00CE15D7" w:rsidP="00CE15D7">
      <w:r>
        <w:t xml:space="preserve">Mit </w:t>
      </w:r>
      <w:r w:rsidR="00A60B8A" w:rsidRPr="00A60B8A">
        <w:rPr>
          <w:rFonts w:ascii="Symbol" w:hAnsi="Symbol"/>
          <w:i/>
          <w:iCs/>
        </w:rPr>
        <w:t>j</w:t>
      </w:r>
      <w:r>
        <w:t xml:space="preserve"> und </w:t>
      </w:r>
      <w:r w:rsidRPr="00A60B8A">
        <w:rPr>
          <w:i/>
          <w:iCs/>
        </w:rPr>
        <w:t>σ</w:t>
      </w:r>
      <w:r>
        <w:t>(Δ</w:t>
      </w:r>
      <w:r w:rsidRPr="00A60B8A">
        <w:rPr>
          <w:i/>
          <w:iCs/>
        </w:rPr>
        <w:t>Y</w:t>
      </w:r>
      <w:r>
        <w:t>) liegen die beiden Größen vor, aus denen</w:t>
      </w:r>
      <w:r w:rsidR="00346C1E">
        <w:t xml:space="preserve"> in</w:t>
      </w:r>
      <w:r w:rsidR="00A117CF">
        <w:t xml:space="preserve"> </w:t>
      </w:r>
      <w:r w:rsidR="00A117CF" w:rsidRPr="00A117CF">
        <w:t>Kapitel</w:t>
      </w:r>
      <w:r w:rsidRPr="00A117CF">
        <w:t xml:space="preserve"> </w:t>
      </w:r>
      <w:r w:rsidR="00346C1E" w:rsidRPr="00A117CF">
        <w:fldChar w:fldCharType="begin"/>
      </w:r>
      <w:r w:rsidR="00346C1E" w:rsidRPr="00A117CF">
        <w:instrText xml:space="preserve"> REF _Ref229999253 \r \h </w:instrText>
      </w:r>
      <w:r w:rsidR="00A117CF">
        <w:instrText xml:space="preserve"> \* MERGEFORMAT </w:instrText>
      </w:r>
      <w:r w:rsidR="00346C1E" w:rsidRPr="00A117CF">
        <w:fldChar w:fldCharType="separate"/>
      </w:r>
      <w:r w:rsidR="0007759D">
        <w:rPr>
          <w:cs/>
        </w:rPr>
        <w:t>‎</w:t>
      </w:r>
      <w:r w:rsidR="0007759D">
        <w:t>3.3</w:t>
      </w:r>
      <w:r w:rsidR="00346C1E" w:rsidRPr="00A117CF">
        <w:fldChar w:fldCharType="end"/>
      </w:r>
      <w:r w:rsidRPr="00A117CF">
        <w:t xml:space="preserve"> die Qu</w:t>
      </w:r>
      <w:r>
        <w:t>a</w:t>
      </w:r>
      <w:r w:rsidR="005B497E">
        <w:t>-</w:t>
      </w:r>
      <w:proofErr w:type="spellStart"/>
      <w:r>
        <w:t>drantenklassifikation</w:t>
      </w:r>
      <w:proofErr w:type="spellEnd"/>
      <w:r>
        <w:t xml:space="preserve"> konstruiert.</w:t>
      </w:r>
    </w:p>
    <w:p w14:paraId="4EDE5DDE" w14:textId="18F67F90" w:rsidR="00EA2441" w:rsidRDefault="00EA2441" w:rsidP="00EA2441">
      <w:pPr>
        <w:pStyle w:val="berschrift3"/>
      </w:pPr>
      <w:bookmarkStart w:id="52" w:name="_Ref229863633"/>
      <w:bookmarkStart w:id="53" w:name="_Toc230281171"/>
      <w:r>
        <w:lastRenderedPageBreak/>
        <w:t>Individuelle OLS-Schätzung</w:t>
      </w:r>
      <w:bookmarkEnd w:id="52"/>
      <w:bookmarkEnd w:id="53"/>
    </w:p>
    <w:p w14:paraId="4F2E4AE6" w14:textId="37F9AC62" w:rsidR="00EA2441" w:rsidRDefault="003C145A" w:rsidP="00EA2441">
      <w:r w:rsidRPr="003C145A">
        <w:t xml:space="preserve">Für jede Unternehmen-Kennzahl-Kombination wird eine individuelle OLS-Regression gerechnet, und jede liefert einen eigenen </w:t>
      </w:r>
      <w:r w:rsidR="00A60B8A">
        <w:rPr>
          <w:rFonts w:ascii="Symbol" w:hAnsi="Symbol"/>
          <w:i/>
          <w:iCs/>
        </w:rPr>
        <w:t>j</w:t>
      </w:r>
      <w:r w:rsidRPr="003C145A">
        <w:t xml:space="preserve">-Wert. Jede Regression stützt sich auf 89-99 Beobachtungen, was für eine stabile Schätzung eines </w:t>
      </w:r>
      <w:proofErr w:type="gramStart"/>
      <w:r w:rsidRPr="003C145A">
        <w:t>AR(1)-</w:t>
      </w:r>
      <w:proofErr w:type="gramEnd"/>
      <w:r w:rsidRPr="003C145A">
        <w:t xml:space="preserve">Modells ausreichend ist. Es wird die Variation der </w:t>
      </w:r>
      <w:r w:rsidR="00A60B8A">
        <w:rPr>
          <w:rFonts w:ascii="Symbol" w:hAnsi="Symbol"/>
          <w:i/>
          <w:iCs/>
        </w:rPr>
        <w:t>j</w:t>
      </w:r>
      <w:r w:rsidRPr="003C145A">
        <w:t>-Werte untersucht, was die Basis zur Beantwortung der ersten Forschungsfrage ist. Die Grundlagen zu Regression, OLS und Panelstruktur wurden in</w:t>
      </w:r>
      <w:r w:rsidR="00C944D5">
        <w:t xml:space="preserve"> Kapitel </w:t>
      </w:r>
      <w:r w:rsidR="00C944D5">
        <w:fldChar w:fldCharType="begin"/>
      </w:r>
      <w:r w:rsidR="00C944D5">
        <w:instrText xml:space="preserve"> REF _Ref230002440 \r \h </w:instrText>
      </w:r>
      <w:r w:rsidR="00C944D5">
        <w:fldChar w:fldCharType="separate"/>
      </w:r>
      <w:r w:rsidR="0007759D">
        <w:rPr>
          <w:cs/>
        </w:rPr>
        <w:t>‎</w:t>
      </w:r>
      <w:r w:rsidR="0007759D">
        <w:t>2.2</w:t>
      </w:r>
      <w:r w:rsidR="00C944D5">
        <w:fldChar w:fldCharType="end"/>
      </w:r>
      <w:r w:rsidRPr="003C145A">
        <w:t xml:space="preserve"> gelegt.</w:t>
      </w:r>
    </w:p>
    <w:p w14:paraId="2D707678" w14:textId="306F4B51" w:rsidR="002C78CD" w:rsidRDefault="002C78CD" w:rsidP="00EA2441">
      <w:r w:rsidRPr="002C78CD">
        <w:t>Das in dieser Arbeit verwendete Vorgehen ist in der Literatur als Mean-Group-</w:t>
      </w:r>
      <w:proofErr w:type="spellStart"/>
      <w:r w:rsidRPr="002C78CD">
        <w:t>Estimator</w:t>
      </w:r>
      <w:proofErr w:type="spellEnd"/>
      <w:r w:rsidRPr="002C78CD">
        <w:t xml:space="preserve"> bekannt</w:t>
      </w:r>
      <w:r w:rsidR="00716246">
        <w:t xml:space="preserve"> </w:t>
      </w:r>
      <w:sdt>
        <w:sdtPr>
          <w:id w:val="295116019"/>
          <w:citation/>
        </w:sdtPr>
        <w:sdtEndPr/>
        <w:sdtContent>
          <w:r w:rsidR="00381B19">
            <w:fldChar w:fldCharType="begin"/>
          </w:r>
          <w:r w:rsidR="001521E4">
            <w:instrText xml:space="preserve">CITATION Pes95 \p 80 \t  \l 1031 </w:instrText>
          </w:r>
          <w:r w:rsidR="00381B19">
            <w:fldChar w:fldCharType="separate"/>
          </w:r>
          <w:r w:rsidR="0004311B">
            <w:rPr>
              <w:noProof/>
            </w:rPr>
            <w:t>(Pesaran &amp; Smith, 1995, S. 80)</w:t>
          </w:r>
          <w:r w:rsidR="00381B19">
            <w:fldChar w:fldCharType="end"/>
          </w:r>
        </w:sdtContent>
      </w:sdt>
      <w:r w:rsidR="00381B19">
        <w:t>:</w:t>
      </w:r>
      <w:r w:rsidRPr="002C78CD">
        <w:t xml:space="preserve"> individuelle Schätzung pro Einheit. Die resultierenden Koeffizienten werden nicht zu einem einzelnen Wert zusammengefasst, sondern als Verteilung über alle Schätzungen ausgewertet.</w:t>
      </w:r>
    </w:p>
    <w:p w14:paraId="3FAB8162" w14:textId="356722E1" w:rsidR="002C78CD" w:rsidRPr="00EA2441" w:rsidRDefault="009570AE" w:rsidP="00EA2441">
      <w:r w:rsidRPr="009570AE">
        <w:t xml:space="preserve">Eine individuelle Schätzung ist inhaltlich naheliegend, da Unternehmen sich in Größe, Geschäftsmodell, Sektor und </w:t>
      </w:r>
      <w:r w:rsidR="008A0159" w:rsidRPr="009570AE">
        <w:t>Zyklus</w:t>
      </w:r>
      <w:r w:rsidRPr="009570AE">
        <w:t xml:space="preserve"> erheblich unterscheiden, sodass ein eigener Mean-Reversion-Koeffizient pro Unternehmen plausibler ist als ein gemeinsamer</w:t>
      </w:r>
      <w:r w:rsidRPr="00C108D0">
        <w:t xml:space="preserve">. </w:t>
      </w:r>
      <w:proofErr w:type="spellStart"/>
      <w:r w:rsidRPr="00C108D0">
        <w:t>Pesaran</w:t>
      </w:r>
      <w:proofErr w:type="spellEnd"/>
      <w:r w:rsidRPr="00C108D0">
        <w:t xml:space="preserve"> und Yang</w:t>
      </w:r>
      <w:r w:rsidR="00C108D0">
        <w:t xml:space="preserve"> </w:t>
      </w:r>
      <w:sdt>
        <w:sdtPr>
          <w:id w:val="252171783"/>
          <w:citation/>
        </w:sdtPr>
        <w:sdtEndPr/>
        <w:sdtContent>
          <w:r w:rsidR="0026616F">
            <w:fldChar w:fldCharType="begin"/>
          </w:r>
          <w:r w:rsidR="00D961C1">
            <w:instrText xml:space="preserve">CITATION Pes24 \p 10 \t  \l 1031 </w:instrText>
          </w:r>
          <w:r w:rsidR="0026616F">
            <w:fldChar w:fldCharType="separate"/>
          </w:r>
          <w:r w:rsidR="0004311B">
            <w:rPr>
              <w:noProof/>
            </w:rPr>
            <w:t>(Pesaran &amp; Yang, 2024, S. 10)</w:t>
          </w:r>
          <w:r w:rsidR="0026616F">
            <w:fldChar w:fldCharType="end"/>
          </w:r>
        </w:sdtContent>
      </w:sdt>
      <w:r w:rsidR="00D961C1">
        <w:t xml:space="preserve"> </w:t>
      </w:r>
      <w:r w:rsidRPr="00C108D0">
        <w:t>untersuchen</w:t>
      </w:r>
      <w:r w:rsidRPr="009570AE">
        <w:t xml:space="preserve"> diesen Fall für </w:t>
      </w:r>
      <w:proofErr w:type="gramStart"/>
      <w:r w:rsidRPr="009570AE">
        <w:t>AR(1)-</w:t>
      </w:r>
      <w:proofErr w:type="gramEnd"/>
      <w:r w:rsidRPr="009570AE">
        <w:t xml:space="preserve">Modelle und zeigen, dass eine gemeinsame Schätzung für alle Unternehmen verzerrte Ergebnisse liefert, sobald sich die Koeffizienten zwischen den Unternehmen </w:t>
      </w:r>
      <w:r w:rsidR="00EA79A1">
        <w:t xml:space="preserve">stark </w:t>
      </w:r>
      <w:r w:rsidRPr="009570AE">
        <w:t>unterscheiden.</w:t>
      </w:r>
    </w:p>
    <w:p w14:paraId="06B50E66" w14:textId="77777777" w:rsidR="00E75C14" w:rsidRDefault="00E75C14">
      <w:pPr>
        <w:pStyle w:val="berschrift2"/>
      </w:pPr>
      <w:bookmarkStart w:id="54" w:name="_Toc229481990"/>
      <w:bookmarkStart w:id="55" w:name="_Ref229825082"/>
      <w:bookmarkStart w:id="56" w:name="_Ref229999253"/>
      <w:bookmarkStart w:id="57" w:name="_Ref230010529"/>
      <w:bookmarkStart w:id="58" w:name="_Ref230248440"/>
      <w:bookmarkStart w:id="59" w:name="_Toc230281172"/>
      <w:proofErr w:type="spellStart"/>
      <w:r>
        <w:t>Quadrantenklassifikation</w:t>
      </w:r>
      <w:bookmarkStart w:id="60" w:name="_Toc229481991"/>
      <w:bookmarkEnd w:id="54"/>
      <w:bookmarkEnd w:id="55"/>
      <w:bookmarkEnd w:id="56"/>
      <w:bookmarkEnd w:id="57"/>
      <w:bookmarkEnd w:id="58"/>
      <w:bookmarkEnd w:id="59"/>
      <w:proofErr w:type="spellEnd"/>
    </w:p>
    <w:p w14:paraId="6EF0E291" w14:textId="45C2F76E" w:rsidR="00BA2577" w:rsidRDefault="00BA2577" w:rsidP="00BA2577">
      <w:r>
        <w:t xml:space="preserve">Die </w:t>
      </w:r>
      <w:proofErr w:type="gramStart"/>
      <w:r>
        <w:t>AR(1)-</w:t>
      </w:r>
      <w:proofErr w:type="gramEnd"/>
      <w:r>
        <w:t xml:space="preserve">Berechnung liefert für jede der 6.521 Kombinationen von Unternehmen und Kennzahlen den Mean-Reversion-Koeffizienten </w:t>
      </w:r>
      <w:r w:rsidR="0053571D" w:rsidRPr="0014312F">
        <w:rPr>
          <w:rFonts w:ascii="Symbol" w:hAnsi="Symbol"/>
          <w:i/>
          <w:iCs/>
        </w:rPr>
        <w:t>j</w:t>
      </w:r>
      <w:r>
        <w:t xml:space="preserve"> und die Veränderungsvolatilität </w:t>
      </w:r>
      <w:r w:rsidRPr="0053571D">
        <w:rPr>
          <w:i/>
          <w:iCs/>
        </w:rPr>
        <w:t>σ</w:t>
      </w:r>
      <w:r>
        <w:t>(Δ</w:t>
      </w:r>
      <w:r w:rsidRPr="0053571D">
        <w:rPr>
          <w:i/>
          <w:iCs/>
        </w:rPr>
        <w:t>Y</w:t>
      </w:r>
      <w:r>
        <w:t xml:space="preserve">). Pro Kennzahl spannen diese beiden Größen einen zweidimensionalen Raum auf, in dem jedes Unternehmen einen Punkt bildet. Die </w:t>
      </w:r>
      <w:proofErr w:type="spellStart"/>
      <w:r>
        <w:t>Quadrantenklassifikation</w:t>
      </w:r>
      <w:proofErr w:type="spellEnd"/>
      <w:r>
        <w:t xml:space="preserve"> mittels Median-Split teilt diesen Raum in vier Dynamiktypen.</w:t>
      </w:r>
    </w:p>
    <w:p w14:paraId="2949BA2C" w14:textId="2D8CAEC8" w:rsidR="00E75C14" w:rsidRDefault="00BD2177" w:rsidP="00BA2577">
      <w:r w:rsidRPr="00BD2177">
        <w:t xml:space="preserve">Kapitel </w:t>
      </w:r>
      <w:r w:rsidRPr="00BD2177">
        <w:fldChar w:fldCharType="begin"/>
      </w:r>
      <w:r w:rsidRPr="00BD2177">
        <w:instrText xml:space="preserve"> REF _Ref229863430 \r \h </w:instrText>
      </w:r>
      <w:r>
        <w:instrText xml:space="preserve"> \* MERGEFORMAT </w:instrText>
      </w:r>
      <w:r w:rsidRPr="00BD2177">
        <w:fldChar w:fldCharType="separate"/>
      </w:r>
      <w:r w:rsidR="0007759D">
        <w:rPr>
          <w:cs/>
        </w:rPr>
        <w:t>‎</w:t>
      </w:r>
      <w:r w:rsidR="0007759D">
        <w:t>3.2.1</w:t>
      </w:r>
      <w:r w:rsidRPr="00BD2177">
        <w:fldChar w:fldCharType="end"/>
      </w:r>
      <w:r w:rsidR="00BA2577" w:rsidRPr="00BD2177">
        <w:t xml:space="preserve"> definiert die</w:t>
      </w:r>
      <w:r w:rsidR="00BA2577">
        <w:t xml:space="preserve"> vier </w:t>
      </w:r>
      <w:proofErr w:type="spellStart"/>
      <w:r w:rsidR="00BA2577">
        <w:t>Quadrantentypen</w:t>
      </w:r>
      <w:proofErr w:type="spellEnd"/>
      <w:r w:rsidR="00BA2577">
        <w:t xml:space="preserve"> und ihre Labels und</w:t>
      </w:r>
      <w:r w:rsidR="00BE4812">
        <w:t xml:space="preserve"> Kapitel </w:t>
      </w:r>
      <w:r w:rsidR="00BE4812">
        <w:fldChar w:fldCharType="begin"/>
      </w:r>
      <w:r w:rsidR="00BE4812">
        <w:instrText xml:space="preserve"> REF _Ref230004402 \r \h </w:instrText>
      </w:r>
      <w:r w:rsidR="00BE4812">
        <w:fldChar w:fldCharType="separate"/>
      </w:r>
      <w:r w:rsidR="0007759D">
        <w:rPr>
          <w:cs/>
        </w:rPr>
        <w:t>‎</w:t>
      </w:r>
      <w:r w:rsidR="0007759D">
        <w:t>3.3.2</w:t>
      </w:r>
      <w:r w:rsidR="00BE4812">
        <w:fldChar w:fldCharType="end"/>
      </w:r>
      <w:r w:rsidR="00BE4812">
        <w:t xml:space="preserve"> </w:t>
      </w:r>
      <w:r w:rsidR="00BA2577">
        <w:t>begründet den gewählten Median-Split als Trennmechanismus der Quadranten.</w:t>
      </w:r>
    </w:p>
    <w:p w14:paraId="55F66BB6" w14:textId="7B8DD20B" w:rsidR="00E75C14" w:rsidRDefault="00E75C14" w:rsidP="00E75C14">
      <w:pPr>
        <w:pStyle w:val="berschrift3"/>
      </w:pPr>
      <w:bookmarkStart w:id="61" w:name="_Toc230281173"/>
      <w:r>
        <w:t>Konstruktion und Labels</w:t>
      </w:r>
      <w:bookmarkEnd w:id="61"/>
    </w:p>
    <w:p w14:paraId="3E452AD2" w14:textId="442058BC" w:rsidR="00E75C14" w:rsidRDefault="00E2540D" w:rsidP="00E75C14">
      <w:r w:rsidRPr="00E2540D">
        <w:t>Pro Kennzahl wird in beiden Dimensionen am Median getrennt, sodass sich vier Quadranten mit jeweils eigener ökonomischer Bezeichnung ergeben.</w:t>
      </w:r>
    </w:p>
    <w:p w14:paraId="5CA7FBA1" w14:textId="67C7B976" w:rsidR="00A57C4F" w:rsidRDefault="007F2307" w:rsidP="00A57C4F">
      <w:pPr>
        <w:pStyle w:val="Abbildung"/>
        <w:rPr>
          <w:noProof/>
        </w:rPr>
      </w:pPr>
      <w:r>
        <w:rPr>
          <w:noProof/>
        </w:rPr>
        <w:lastRenderedPageBreak/>
        <w:drawing>
          <wp:inline distT="0" distB="0" distL="0" distR="0" wp14:anchorId="7422C9FE" wp14:editId="1D1D5783">
            <wp:extent cx="5400000" cy="3254400"/>
            <wp:effectExtent l="0" t="0" r="0" b="3175"/>
            <wp:docPr id="36904232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42323" name="Grafik 369042323"/>
                    <pic:cNvPicPr/>
                  </pic:nvPicPr>
                  <pic:blipFill rotWithShape="1">
                    <a:blip r:embed="rId18" cstate="print">
                      <a:extLst>
                        <a:ext uri="{28A0092B-C50C-407E-A947-70E740481C1C}">
                          <a14:useLocalDpi xmlns:a14="http://schemas.microsoft.com/office/drawing/2010/main" val="0"/>
                        </a:ext>
                      </a:extLst>
                    </a:blip>
                    <a:srcRect t="6235" b="7047"/>
                    <a:stretch>
                      <a:fillRect/>
                    </a:stretch>
                  </pic:blipFill>
                  <pic:spPr bwMode="auto">
                    <a:xfrm>
                      <a:off x="0" y="0"/>
                      <a:ext cx="5400000" cy="3254400"/>
                    </a:xfrm>
                    <a:prstGeom prst="rect">
                      <a:avLst/>
                    </a:prstGeom>
                    <a:ln>
                      <a:noFill/>
                    </a:ln>
                    <a:extLst>
                      <a:ext uri="{53640926-AAD7-44D8-BBD7-CCE9431645EC}">
                        <a14:shadowObscured xmlns:a14="http://schemas.microsoft.com/office/drawing/2010/main"/>
                      </a:ext>
                    </a:extLst>
                  </pic:spPr>
                </pic:pic>
              </a:graphicData>
            </a:graphic>
          </wp:inline>
        </w:drawing>
      </w:r>
    </w:p>
    <w:p w14:paraId="336D3E3C" w14:textId="3F831E11" w:rsidR="00A57C4F" w:rsidRPr="00AC490B" w:rsidRDefault="00A57C4F" w:rsidP="00BF7FDA">
      <w:pPr>
        <w:pStyle w:val="Beschriftung"/>
        <w:rPr>
          <w:rFonts w:asciiTheme="minorBidi" w:hAnsiTheme="minorBidi" w:cstheme="minorBidi"/>
          <w:sz w:val="24"/>
          <w:szCs w:val="24"/>
        </w:rPr>
      </w:pPr>
      <w:bookmarkStart w:id="62" w:name="_Ref229602499"/>
      <w:bookmarkStart w:id="63" w:name="_Ref229992428"/>
      <w:bookmarkStart w:id="64" w:name="_Toc230279791"/>
      <w:r>
        <w:t xml:space="preserve">Abbildung </w:t>
      </w:r>
      <w:r w:rsidR="0007759D">
        <w:fldChar w:fldCharType="begin"/>
      </w:r>
      <w:r w:rsidR="0007759D">
        <w:instrText xml:space="preserve"> SEQ Abbildung \* ARABIC </w:instrText>
      </w:r>
      <w:r w:rsidR="0007759D">
        <w:fldChar w:fldCharType="separate"/>
      </w:r>
      <w:r w:rsidR="0007759D">
        <w:rPr>
          <w:noProof/>
        </w:rPr>
        <w:t>2</w:t>
      </w:r>
      <w:r w:rsidR="0007759D">
        <w:rPr>
          <w:noProof/>
        </w:rPr>
        <w:fldChar w:fldCharType="end"/>
      </w:r>
      <w:bookmarkEnd w:id="62"/>
      <w:r>
        <w:t>:</w:t>
      </w:r>
      <w:r w:rsidR="00F42945">
        <w:tab/>
      </w:r>
      <w:r>
        <w:t xml:space="preserve">Übersicht aller Unternehmen im </w:t>
      </w:r>
      <w:r w:rsidR="0053571D" w:rsidRPr="0053571D">
        <w:rPr>
          <w:rFonts w:ascii="Symbol" w:hAnsi="Symbol"/>
          <w:i/>
          <w:iCs/>
          <w:sz w:val="24"/>
          <w:szCs w:val="24"/>
        </w:rPr>
        <w:t>j</w:t>
      </w:r>
      <w:r w:rsidR="00AC490B" w:rsidRPr="00AC490B">
        <w:rPr>
          <w:rFonts w:asciiTheme="minorBidi" w:hAnsiTheme="minorBidi" w:cstheme="minorBidi"/>
          <w:sz w:val="24"/>
          <w:szCs w:val="24"/>
        </w:rPr>
        <w:t>-</w:t>
      </w:r>
      <w:r w:rsidR="00AC490B" w:rsidRPr="0053571D">
        <w:rPr>
          <w:rFonts w:ascii="Symbol" w:hAnsi="Symbol"/>
          <w:i/>
          <w:iCs/>
          <w:sz w:val="24"/>
          <w:szCs w:val="24"/>
        </w:rPr>
        <w:t>s</w:t>
      </w:r>
      <w:r w:rsidR="00AC490B" w:rsidRPr="00AC490B">
        <w:rPr>
          <w:rFonts w:asciiTheme="minorBidi" w:hAnsiTheme="minorBidi" w:cstheme="minorBidi"/>
          <w:sz w:val="24"/>
          <w:szCs w:val="24"/>
        </w:rPr>
        <w:t>-</w:t>
      </w:r>
      <w:r w:rsidR="00AC490B">
        <w:rPr>
          <w:rFonts w:asciiTheme="minorBidi" w:hAnsiTheme="minorBidi" w:cstheme="minorBidi"/>
          <w:sz w:val="24"/>
          <w:szCs w:val="24"/>
        </w:rPr>
        <w:t>Raum</w:t>
      </w:r>
      <w:bookmarkEnd w:id="63"/>
      <w:bookmarkEnd w:id="64"/>
    </w:p>
    <w:p w14:paraId="68297FE1" w14:textId="626734E4" w:rsidR="00E60AF1" w:rsidRDefault="005E1370" w:rsidP="00E75C14">
      <w:r w:rsidRPr="005E1370">
        <w:t xml:space="preserve">Zur Veranschaulichung zeigt </w:t>
      </w:r>
      <w:r w:rsidR="008E6A7C">
        <w:fldChar w:fldCharType="begin"/>
      </w:r>
      <w:r w:rsidR="008E6A7C">
        <w:instrText xml:space="preserve"> REF _Ref229602499 \h </w:instrText>
      </w:r>
      <w:r w:rsidR="008E6A7C">
        <w:fldChar w:fldCharType="separate"/>
      </w:r>
      <w:r w:rsidR="0007759D">
        <w:t xml:space="preserve">Abbildung </w:t>
      </w:r>
      <w:r w:rsidR="0007759D">
        <w:rPr>
          <w:noProof/>
        </w:rPr>
        <w:t>2</w:t>
      </w:r>
      <w:r w:rsidR="008E6A7C">
        <w:fldChar w:fldCharType="end"/>
      </w:r>
      <w:r w:rsidRPr="005E1370">
        <w:t xml:space="preserve"> alle Kennzahlen aller Unternehmen, gefärbt nach Kennzahl. Die Trennlinien sind hierbei am globalen Median gezogen statt am kennzahlspezifischen Median, der Bereich oberhalb </w:t>
      </w:r>
      <w:r w:rsidRPr="0053571D">
        <w:rPr>
          <w:i/>
          <w:iCs/>
        </w:rPr>
        <w:t>σ</w:t>
      </w:r>
      <w:r w:rsidRPr="005E1370">
        <w:t>(Δ</w:t>
      </w:r>
      <w:r w:rsidRPr="0053571D">
        <w:rPr>
          <w:i/>
          <w:iCs/>
        </w:rPr>
        <w:t>Y</w:t>
      </w:r>
      <w:r w:rsidRPr="005E1370">
        <w:t>) = 1 ist aus Lesbarkeitsgründen abgeschnitten. Auf diese Art der Übersicht greif</w:t>
      </w:r>
      <w:r w:rsidR="002D2F35">
        <w:t>en</w:t>
      </w:r>
      <w:r w:rsidRPr="005E1370">
        <w:t xml:space="preserve"> auch die Analysen in</w:t>
      </w:r>
      <w:r w:rsidR="002D2F35">
        <w:t xml:space="preserve"> Kapitel </w:t>
      </w:r>
      <w:r w:rsidR="002D2F35">
        <w:fldChar w:fldCharType="begin"/>
      </w:r>
      <w:r w:rsidR="002D2F35">
        <w:instrText xml:space="preserve"> REF _Ref230004464 \r \h </w:instrText>
      </w:r>
      <w:r w:rsidR="002D2F35">
        <w:fldChar w:fldCharType="separate"/>
      </w:r>
      <w:r w:rsidR="0007759D">
        <w:rPr>
          <w:cs/>
        </w:rPr>
        <w:t>‎</w:t>
      </w:r>
      <w:r w:rsidR="0007759D">
        <w:t>4</w:t>
      </w:r>
      <w:r w:rsidR="002D2F35">
        <w:fldChar w:fldCharType="end"/>
      </w:r>
      <w:r w:rsidRPr="005E1370">
        <w:t xml:space="preserve"> zurück. Die nachfolgende</w:t>
      </w:r>
      <w:r w:rsidR="00392E68">
        <w:t xml:space="preserve"> </w:t>
      </w:r>
      <w:r w:rsidR="00392E68">
        <w:fldChar w:fldCharType="begin"/>
      </w:r>
      <w:r w:rsidR="00392E68">
        <w:instrText xml:space="preserve"> REF _Ref229866074 \h </w:instrText>
      </w:r>
      <w:r w:rsidR="00392E68">
        <w:fldChar w:fldCharType="separate"/>
      </w:r>
      <w:r w:rsidR="0007759D">
        <w:t xml:space="preserve">Tabelle </w:t>
      </w:r>
      <w:r w:rsidR="0007759D">
        <w:rPr>
          <w:noProof/>
        </w:rPr>
        <w:t>2</w:t>
      </w:r>
      <w:r w:rsidR="00392E68">
        <w:fldChar w:fldCharType="end"/>
      </w:r>
      <w:r w:rsidRPr="005E1370">
        <w:t xml:space="preserve"> benennt die vier Qua</w:t>
      </w:r>
      <w:r w:rsidR="00023572">
        <w:t>-</w:t>
      </w:r>
      <w:proofErr w:type="spellStart"/>
      <w:r w:rsidRPr="005E1370">
        <w:t>drantentypen</w:t>
      </w:r>
      <w:proofErr w:type="spellEnd"/>
      <w:r w:rsidRPr="005E1370">
        <w:t xml:space="preserve"> samt ihrer ökonomischen Interpretation.</w:t>
      </w:r>
    </w:p>
    <w:p w14:paraId="181746E2" w14:textId="29DB9845" w:rsidR="005E7DD4" w:rsidRDefault="005E7DD4" w:rsidP="00BF7FDA">
      <w:pPr>
        <w:pStyle w:val="Tabellenberschrift"/>
      </w:pPr>
      <w:bookmarkStart w:id="65" w:name="_Ref229866074"/>
      <w:bookmarkStart w:id="66" w:name="_Toc230216219"/>
      <w:r>
        <w:t xml:space="preserve">Tabelle </w:t>
      </w:r>
      <w:r w:rsidR="0007759D">
        <w:fldChar w:fldCharType="begin"/>
      </w:r>
      <w:r w:rsidR="0007759D">
        <w:instrText xml:space="preserve"> SEQ Tabelle \* ARABIC </w:instrText>
      </w:r>
      <w:r w:rsidR="0007759D">
        <w:fldChar w:fldCharType="separate"/>
      </w:r>
      <w:r w:rsidR="0007759D">
        <w:rPr>
          <w:noProof/>
        </w:rPr>
        <w:t>2</w:t>
      </w:r>
      <w:r w:rsidR="0007759D">
        <w:rPr>
          <w:noProof/>
        </w:rPr>
        <w:fldChar w:fldCharType="end"/>
      </w:r>
      <w:bookmarkEnd w:id="65"/>
      <w:r>
        <w:t xml:space="preserve">: </w:t>
      </w:r>
      <w:proofErr w:type="spellStart"/>
      <w:r w:rsidR="00516B73">
        <w:t>Quadrantentypen</w:t>
      </w:r>
      <w:bookmarkEnd w:id="66"/>
      <w:proofErr w:type="spellEnd"/>
    </w:p>
    <w:tbl>
      <w:tblPr>
        <w:tblW w:w="8319" w:type="dxa"/>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373"/>
        <w:gridCol w:w="1559"/>
        <w:gridCol w:w="1701"/>
        <w:gridCol w:w="3686"/>
      </w:tblGrid>
      <w:tr w:rsidR="00BB5252" w14:paraId="784429B1" w14:textId="77777777" w:rsidTr="0061293A">
        <w:trPr>
          <w:trHeight w:val="247"/>
        </w:trPr>
        <w:tc>
          <w:tcPr>
            <w:tcW w:w="1373" w:type="dxa"/>
            <w:shd w:val="clear" w:color="auto" w:fill="DAEEF3" w:themeFill="accent5" w:themeFillTint="33"/>
          </w:tcPr>
          <w:p w14:paraId="5006FFA7" w14:textId="6833B82B" w:rsidR="00BB5252" w:rsidRDefault="00BB5252">
            <w:pPr>
              <w:jc w:val="center"/>
              <w:rPr>
                <w:b/>
                <w:snapToGrid w:val="0"/>
                <w:color w:val="000000"/>
              </w:rPr>
            </w:pPr>
            <w:r>
              <w:rPr>
                <w:b/>
                <w:snapToGrid w:val="0"/>
                <w:color w:val="000000"/>
              </w:rPr>
              <w:t>Quadrant</w:t>
            </w:r>
          </w:p>
        </w:tc>
        <w:tc>
          <w:tcPr>
            <w:tcW w:w="1559" w:type="dxa"/>
            <w:shd w:val="clear" w:color="auto" w:fill="DAEEF3" w:themeFill="accent5" w:themeFillTint="33"/>
          </w:tcPr>
          <w:p w14:paraId="378A824F" w14:textId="5C2E4AD2" w:rsidR="00BB5252" w:rsidRDefault="0053571D">
            <w:pPr>
              <w:jc w:val="center"/>
              <w:rPr>
                <w:b/>
                <w:snapToGrid w:val="0"/>
                <w:color w:val="000000"/>
              </w:rPr>
            </w:pPr>
            <w:r w:rsidRPr="0014312F">
              <w:rPr>
                <w:rFonts w:ascii="Symbol" w:hAnsi="Symbol"/>
                <w:i/>
                <w:iCs/>
              </w:rPr>
              <w:t>j</w:t>
            </w:r>
          </w:p>
        </w:tc>
        <w:tc>
          <w:tcPr>
            <w:tcW w:w="1701" w:type="dxa"/>
            <w:shd w:val="clear" w:color="auto" w:fill="DAEEF3" w:themeFill="accent5" w:themeFillTint="33"/>
          </w:tcPr>
          <w:p w14:paraId="7AC18F10" w14:textId="725DDCAB" w:rsidR="00BB5252" w:rsidRDefault="009E43D5">
            <w:pPr>
              <w:jc w:val="center"/>
              <w:rPr>
                <w:b/>
                <w:snapToGrid w:val="0"/>
                <w:color w:val="000000"/>
              </w:rPr>
            </w:pPr>
            <w:r w:rsidRPr="0053571D">
              <w:rPr>
                <w:rFonts w:ascii="Symbol" w:hAnsi="Symbol"/>
                <w:b/>
                <w:i/>
                <w:iCs/>
                <w:snapToGrid w:val="0"/>
                <w:color w:val="000000"/>
              </w:rPr>
              <w:t>s</w:t>
            </w:r>
            <w:r>
              <w:rPr>
                <w:b/>
                <w:snapToGrid w:val="0"/>
                <w:color w:val="000000"/>
              </w:rPr>
              <w:t>(</w:t>
            </w:r>
            <w:r w:rsidRPr="009E43D5">
              <w:rPr>
                <w:rFonts w:ascii="Symbol" w:hAnsi="Symbol"/>
                <w:b/>
                <w:snapToGrid w:val="0"/>
                <w:color w:val="000000"/>
              </w:rPr>
              <w:t>D</w:t>
            </w:r>
            <w:r w:rsidRPr="0053571D">
              <w:rPr>
                <w:b/>
                <w:i/>
                <w:iCs/>
                <w:snapToGrid w:val="0"/>
                <w:color w:val="000000"/>
              </w:rPr>
              <w:t>Y</w:t>
            </w:r>
            <w:r>
              <w:rPr>
                <w:b/>
                <w:snapToGrid w:val="0"/>
                <w:color w:val="000000"/>
              </w:rPr>
              <w:t>)</w:t>
            </w:r>
          </w:p>
        </w:tc>
        <w:tc>
          <w:tcPr>
            <w:tcW w:w="3686" w:type="dxa"/>
            <w:shd w:val="clear" w:color="auto" w:fill="DAEEF3" w:themeFill="accent5" w:themeFillTint="33"/>
          </w:tcPr>
          <w:p w14:paraId="57B5E5F7" w14:textId="02DB4AAA" w:rsidR="00BB5252" w:rsidRDefault="004E78E2">
            <w:pPr>
              <w:jc w:val="center"/>
              <w:rPr>
                <w:b/>
                <w:snapToGrid w:val="0"/>
                <w:color w:val="000000"/>
              </w:rPr>
            </w:pPr>
            <w:r w:rsidRPr="004E78E2">
              <w:rPr>
                <w:b/>
                <w:snapToGrid w:val="0"/>
                <w:color w:val="000000"/>
              </w:rPr>
              <w:t>Ökonomische Interpretation</w:t>
            </w:r>
          </w:p>
        </w:tc>
      </w:tr>
      <w:tr w:rsidR="00CC5C58" w14:paraId="5C717D78" w14:textId="77777777" w:rsidTr="0061293A">
        <w:trPr>
          <w:trHeight w:val="247"/>
        </w:trPr>
        <w:tc>
          <w:tcPr>
            <w:tcW w:w="1373" w:type="dxa"/>
          </w:tcPr>
          <w:p w14:paraId="6A0059E5" w14:textId="50ED8E8D" w:rsidR="00CC5C58" w:rsidRDefault="00CC5C58" w:rsidP="00CC5C58">
            <w:pPr>
              <w:rPr>
                <w:snapToGrid w:val="0"/>
                <w:color w:val="000000"/>
              </w:rPr>
            </w:pPr>
            <w:r>
              <w:rPr>
                <w:sz w:val="20"/>
              </w:rPr>
              <w:t>Korrektiv-Stabil</w:t>
            </w:r>
          </w:p>
        </w:tc>
        <w:tc>
          <w:tcPr>
            <w:tcW w:w="1559" w:type="dxa"/>
          </w:tcPr>
          <w:p w14:paraId="2A8583EE" w14:textId="448290FD" w:rsidR="00CC5C58" w:rsidRDefault="00CC5C58" w:rsidP="00CC5C58">
            <w:pPr>
              <w:jc w:val="left"/>
              <w:rPr>
                <w:snapToGrid w:val="0"/>
                <w:color w:val="000000"/>
              </w:rPr>
            </w:pPr>
            <w:r>
              <w:rPr>
                <w:sz w:val="20"/>
              </w:rPr>
              <w:t>stark</w:t>
            </w:r>
          </w:p>
        </w:tc>
        <w:tc>
          <w:tcPr>
            <w:tcW w:w="1701" w:type="dxa"/>
          </w:tcPr>
          <w:p w14:paraId="7DF36BBA" w14:textId="6001049D" w:rsidR="00CC5C58" w:rsidRDefault="00CC5C58" w:rsidP="00CC5C58">
            <w:pPr>
              <w:rPr>
                <w:snapToGrid w:val="0"/>
                <w:color w:val="000000"/>
              </w:rPr>
            </w:pPr>
            <w:r>
              <w:rPr>
                <w:sz w:val="20"/>
              </w:rPr>
              <w:t>niedrig</w:t>
            </w:r>
          </w:p>
        </w:tc>
        <w:tc>
          <w:tcPr>
            <w:tcW w:w="3686" w:type="dxa"/>
          </w:tcPr>
          <w:p w14:paraId="5F22FDDA" w14:textId="221AD88C" w:rsidR="00CC5C58" w:rsidRDefault="00CC5C58" w:rsidP="00CC5C58">
            <w:pPr>
              <w:rPr>
                <w:snapToGrid w:val="0"/>
                <w:color w:val="000000"/>
              </w:rPr>
            </w:pPr>
            <w:r w:rsidRPr="00EA3E0C">
              <w:rPr>
                <w:sz w:val="20"/>
              </w:rPr>
              <w:t>Kleine Ausschläge, die sich zurückbilden. Höchste Vorhersagbarkeit.</w:t>
            </w:r>
          </w:p>
        </w:tc>
      </w:tr>
      <w:tr w:rsidR="00CC5C58" w14:paraId="2F42110F" w14:textId="77777777" w:rsidTr="0061293A">
        <w:trPr>
          <w:trHeight w:val="247"/>
        </w:trPr>
        <w:tc>
          <w:tcPr>
            <w:tcW w:w="1373" w:type="dxa"/>
          </w:tcPr>
          <w:p w14:paraId="08E7464E" w14:textId="7AF240B5" w:rsidR="00CC5C58" w:rsidRDefault="00CC5C58" w:rsidP="00CC5C58">
            <w:pPr>
              <w:rPr>
                <w:snapToGrid w:val="0"/>
                <w:color w:val="000000"/>
              </w:rPr>
            </w:pPr>
            <w:r>
              <w:rPr>
                <w:sz w:val="20"/>
              </w:rPr>
              <w:t>Korrektiv-Volatil</w:t>
            </w:r>
          </w:p>
        </w:tc>
        <w:tc>
          <w:tcPr>
            <w:tcW w:w="1559" w:type="dxa"/>
          </w:tcPr>
          <w:p w14:paraId="2B80CC6B" w14:textId="3AA95564" w:rsidR="00CC5C58" w:rsidRDefault="00CC5C58" w:rsidP="00CC5C58">
            <w:pPr>
              <w:jc w:val="left"/>
              <w:rPr>
                <w:snapToGrid w:val="0"/>
                <w:color w:val="000000"/>
              </w:rPr>
            </w:pPr>
            <w:r>
              <w:rPr>
                <w:sz w:val="20"/>
              </w:rPr>
              <w:t>stark</w:t>
            </w:r>
          </w:p>
        </w:tc>
        <w:tc>
          <w:tcPr>
            <w:tcW w:w="1701" w:type="dxa"/>
          </w:tcPr>
          <w:p w14:paraId="1F133831" w14:textId="0D3DBE10" w:rsidR="00CC5C58" w:rsidRDefault="00CC5C58" w:rsidP="00CC5C58">
            <w:pPr>
              <w:rPr>
                <w:snapToGrid w:val="0"/>
                <w:color w:val="000000"/>
              </w:rPr>
            </w:pPr>
            <w:r>
              <w:rPr>
                <w:sz w:val="20"/>
              </w:rPr>
              <w:t>hoch</w:t>
            </w:r>
          </w:p>
        </w:tc>
        <w:tc>
          <w:tcPr>
            <w:tcW w:w="3686" w:type="dxa"/>
          </w:tcPr>
          <w:p w14:paraId="072EF38D" w14:textId="14B13266" w:rsidR="00CC5C58" w:rsidRDefault="00CC5C58" w:rsidP="00CC5C58">
            <w:pPr>
              <w:rPr>
                <w:snapToGrid w:val="0"/>
                <w:color w:val="000000"/>
              </w:rPr>
            </w:pPr>
            <w:r w:rsidRPr="00EA3E0C">
              <w:rPr>
                <w:sz w:val="20"/>
              </w:rPr>
              <w:t>Große Ausschläge, die sich zurückbilden. Hohe Vorhersagbarkeit trotz starker Schwankungen.</w:t>
            </w:r>
          </w:p>
        </w:tc>
      </w:tr>
      <w:tr w:rsidR="00CC5C58" w14:paraId="52A112DD" w14:textId="77777777" w:rsidTr="0061293A">
        <w:trPr>
          <w:trHeight w:val="247"/>
        </w:trPr>
        <w:tc>
          <w:tcPr>
            <w:tcW w:w="1373" w:type="dxa"/>
          </w:tcPr>
          <w:p w14:paraId="45FA1175" w14:textId="6CE72A93" w:rsidR="00CC5C58" w:rsidRDefault="00CC5C58" w:rsidP="00CC5C58">
            <w:pPr>
              <w:rPr>
                <w:snapToGrid w:val="0"/>
                <w:color w:val="000000"/>
              </w:rPr>
            </w:pPr>
            <w:r>
              <w:rPr>
                <w:sz w:val="20"/>
              </w:rPr>
              <w:t>Persistent-Stabil</w:t>
            </w:r>
          </w:p>
        </w:tc>
        <w:tc>
          <w:tcPr>
            <w:tcW w:w="1559" w:type="dxa"/>
          </w:tcPr>
          <w:p w14:paraId="257C933E" w14:textId="7B593A17" w:rsidR="00CC5C58" w:rsidRDefault="00CC5C58" w:rsidP="00CC5C58">
            <w:pPr>
              <w:jc w:val="left"/>
              <w:rPr>
                <w:snapToGrid w:val="0"/>
                <w:color w:val="000000"/>
              </w:rPr>
            </w:pPr>
            <w:r>
              <w:rPr>
                <w:sz w:val="20"/>
              </w:rPr>
              <w:t>schwach</w:t>
            </w:r>
          </w:p>
        </w:tc>
        <w:tc>
          <w:tcPr>
            <w:tcW w:w="1701" w:type="dxa"/>
          </w:tcPr>
          <w:p w14:paraId="37296DEB" w14:textId="29168BC1" w:rsidR="00CC5C58" w:rsidRDefault="00CC5C58" w:rsidP="00CC5C58">
            <w:pPr>
              <w:rPr>
                <w:snapToGrid w:val="0"/>
                <w:color w:val="000000"/>
              </w:rPr>
            </w:pPr>
            <w:r>
              <w:rPr>
                <w:sz w:val="20"/>
              </w:rPr>
              <w:t>niedrig</w:t>
            </w:r>
          </w:p>
        </w:tc>
        <w:tc>
          <w:tcPr>
            <w:tcW w:w="3686" w:type="dxa"/>
          </w:tcPr>
          <w:p w14:paraId="4B6A9348" w14:textId="60FC2747" w:rsidR="00CC5C58" w:rsidRDefault="00CC5C58" w:rsidP="00CC5C58">
            <w:pPr>
              <w:rPr>
                <w:snapToGrid w:val="0"/>
                <w:color w:val="000000"/>
              </w:rPr>
            </w:pPr>
            <w:r w:rsidRPr="00EA3E0C">
              <w:rPr>
                <w:sz w:val="20"/>
              </w:rPr>
              <w:t>Kleine Ausschläge ohne nachfolgende Korrektur. Träge</w:t>
            </w:r>
            <w:r>
              <w:rPr>
                <w:sz w:val="20"/>
              </w:rPr>
              <w:t>r</w:t>
            </w:r>
            <w:r w:rsidRPr="00EA3E0C">
              <w:rPr>
                <w:sz w:val="20"/>
              </w:rPr>
              <w:t xml:space="preserve"> Drift.</w:t>
            </w:r>
          </w:p>
        </w:tc>
      </w:tr>
      <w:tr w:rsidR="00CC5C58" w14:paraId="391A7A70" w14:textId="77777777" w:rsidTr="0061293A">
        <w:trPr>
          <w:trHeight w:val="247"/>
        </w:trPr>
        <w:tc>
          <w:tcPr>
            <w:tcW w:w="1373" w:type="dxa"/>
          </w:tcPr>
          <w:p w14:paraId="14954611" w14:textId="447BC987" w:rsidR="00CC5C58" w:rsidRDefault="00CC5C58" w:rsidP="00CC5C58">
            <w:pPr>
              <w:rPr>
                <w:snapToGrid w:val="0"/>
                <w:color w:val="000000"/>
              </w:rPr>
            </w:pPr>
            <w:r>
              <w:rPr>
                <w:sz w:val="20"/>
              </w:rPr>
              <w:t>Persistent-Volatil</w:t>
            </w:r>
          </w:p>
        </w:tc>
        <w:tc>
          <w:tcPr>
            <w:tcW w:w="1559" w:type="dxa"/>
          </w:tcPr>
          <w:p w14:paraId="3DADB6F1" w14:textId="5BEF07BF" w:rsidR="00CC5C58" w:rsidRDefault="00CC5C58" w:rsidP="00CC5C58">
            <w:pPr>
              <w:jc w:val="left"/>
              <w:rPr>
                <w:snapToGrid w:val="0"/>
                <w:color w:val="000000"/>
              </w:rPr>
            </w:pPr>
            <w:r>
              <w:rPr>
                <w:sz w:val="20"/>
              </w:rPr>
              <w:t>schwach</w:t>
            </w:r>
          </w:p>
        </w:tc>
        <w:tc>
          <w:tcPr>
            <w:tcW w:w="1701" w:type="dxa"/>
          </w:tcPr>
          <w:p w14:paraId="72D7C6D7" w14:textId="7C092411" w:rsidR="00CC5C58" w:rsidRDefault="00CC5C58" w:rsidP="00CC5C58">
            <w:pPr>
              <w:rPr>
                <w:snapToGrid w:val="0"/>
                <w:color w:val="000000"/>
              </w:rPr>
            </w:pPr>
            <w:r>
              <w:rPr>
                <w:sz w:val="20"/>
              </w:rPr>
              <w:t>hoch</w:t>
            </w:r>
          </w:p>
        </w:tc>
        <w:tc>
          <w:tcPr>
            <w:tcW w:w="3686" w:type="dxa"/>
          </w:tcPr>
          <w:p w14:paraId="4C50214E" w14:textId="05B99FC8" w:rsidR="00CC5C58" w:rsidRDefault="00CC5C58" w:rsidP="00CC5C58">
            <w:pPr>
              <w:rPr>
                <w:snapToGrid w:val="0"/>
                <w:color w:val="000000"/>
              </w:rPr>
            </w:pPr>
            <w:r w:rsidRPr="00EA3E0C">
              <w:rPr>
                <w:sz w:val="20"/>
              </w:rPr>
              <w:t>Große Ausschläge ohne nachfolgende Korrektur. Höchstes Risikoprofil.</w:t>
            </w:r>
          </w:p>
        </w:tc>
      </w:tr>
    </w:tbl>
    <w:p w14:paraId="3769BB97" w14:textId="6987DBF4" w:rsidR="00E75C14" w:rsidRDefault="00E75C14" w:rsidP="00E75C14">
      <w:pPr>
        <w:pStyle w:val="berschrift3"/>
      </w:pPr>
      <w:bookmarkStart w:id="67" w:name="_Ref230004402"/>
      <w:bookmarkStart w:id="68" w:name="_Ref230005235"/>
      <w:bookmarkStart w:id="69" w:name="_Toc230281174"/>
      <w:r>
        <w:lastRenderedPageBreak/>
        <w:t xml:space="preserve">Median-Split und </w:t>
      </w:r>
      <w:proofErr w:type="spellStart"/>
      <w:r>
        <w:t>Quadrantenunabhängigkeit</w:t>
      </w:r>
      <w:bookmarkEnd w:id="67"/>
      <w:bookmarkEnd w:id="68"/>
      <w:bookmarkEnd w:id="69"/>
      <w:proofErr w:type="spellEnd"/>
    </w:p>
    <w:p w14:paraId="332E20DE" w14:textId="3CDA6DF4" w:rsidR="008738B5" w:rsidRDefault="008738B5" w:rsidP="008738B5">
      <w:r>
        <w:t>Der Median-Split wurde gegenüber datengetriebenen Alternativen wie K-Means gewählt, weil die resultierenden Labels direkt aus den Dimensionen abgeleitet und damit unmittelbar interpretierbar sind. Zudem schließt das Vorgehen an die etablierte Portfolio-Sort-Methodik der empirischen Finanzforschung an</w:t>
      </w:r>
      <w:r w:rsidR="00023572">
        <w:t xml:space="preserve"> </w:t>
      </w:r>
      <w:sdt>
        <w:sdtPr>
          <w:id w:val="-927495999"/>
          <w:citation/>
        </w:sdtPr>
        <w:sdtEndPr/>
        <w:sdtContent>
          <w:r w:rsidR="00A32E92">
            <w:fldChar w:fldCharType="begin"/>
          </w:r>
          <w:r w:rsidR="00B76DB6">
            <w:instrText xml:space="preserve">CITATION Fam93 \p 10 \t  \l 1031 </w:instrText>
          </w:r>
          <w:r w:rsidR="00A32E92">
            <w:fldChar w:fldCharType="separate"/>
          </w:r>
          <w:r w:rsidR="0004311B">
            <w:rPr>
              <w:noProof/>
            </w:rPr>
            <w:t>(Fama &amp; French, 1993, S. 10)</w:t>
          </w:r>
          <w:r w:rsidR="00A32E92">
            <w:fldChar w:fldCharType="end"/>
          </w:r>
        </w:sdtContent>
      </w:sdt>
      <w:r w:rsidR="00B76DB6">
        <w:t>.</w:t>
      </w:r>
    </w:p>
    <w:p w14:paraId="53F79582" w14:textId="3AB10695" w:rsidR="00E75C14" w:rsidRPr="00E75C14" w:rsidRDefault="008738B5" w:rsidP="008738B5">
      <w:r>
        <w:t>Eine methodische Schwäche wäre eine mechanische Kopplung der beiden Achsen: Höhere Volatilität könnte statistisch häufiger Umkehrungen erzeugen und so automatisch stärkere Mean-Reversion implizieren. Ob diese Kopplung in den Daten auftritt und in welcher Stärke, prüft</w:t>
      </w:r>
      <w:r w:rsidR="00D239E7">
        <w:t xml:space="preserve"> Kapitel </w:t>
      </w:r>
      <w:r w:rsidR="00D239E7">
        <w:fldChar w:fldCharType="begin"/>
      </w:r>
      <w:r w:rsidR="00D239E7">
        <w:instrText xml:space="preserve"> REF _Ref230004767 \r \h </w:instrText>
      </w:r>
      <w:r w:rsidR="00D239E7">
        <w:fldChar w:fldCharType="separate"/>
      </w:r>
      <w:r w:rsidR="0007759D">
        <w:rPr>
          <w:cs/>
        </w:rPr>
        <w:t>‎</w:t>
      </w:r>
      <w:r w:rsidR="0007759D">
        <w:t>3.4.3</w:t>
      </w:r>
      <w:r w:rsidR="00D239E7">
        <w:fldChar w:fldCharType="end"/>
      </w:r>
      <w:r w:rsidR="00D239E7">
        <w:t>.</w:t>
      </w:r>
    </w:p>
    <w:p w14:paraId="6F92E918" w14:textId="620ECDED" w:rsidR="00284FA6" w:rsidRDefault="00E75C14">
      <w:pPr>
        <w:pStyle w:val="berschrift2"/>
      </w:pPr>
      <w:bookmarkStart w:id="70" w:name="_Ref229825140"/>
      <w:bookmarkStart w:id="71" w:name="_Toc230281175"/>
      <w:bookmarkEnd w:id="60"/>
      <w:proofErr w:type="spellStart"/>
      <w:r>
        <w:t>Rohbustheits</w:t>
      </w:r>
      <w:r w:rsidR="0034288E">
        <w:t>analysen</w:t>
      </w:r>
      <w:bookmarkEnd w:id="70"/>
      <w:bookmarkEnd w:id="71"/>
      <w:proofErr w:type="spellEnd"/>
    </w:p>
    <w:p w14:paraId="78CC48A4" w14:textId="3FC6817D" w:rsidR="00BC31A2" w:rsidRPr="00BC31A2" w:rsidRDefault="00F535D6" w:rsidP="00BC31A2">
      <w:r w:rsidRPr="00F535D6">
        <w:t>Die Robustheit der Ergebnisse wird entlang vierer Dimensionen geprüft: Modellspezifikation, Stichprobenselektion, Dimensionsunabhängigkeit und Periodenstabilität</w:t>
      </w:r>
      <w:r>
        <w:t>.</w:t>
      </w:r>
    </w:p>
    <w:p w14:paraId="6F92E922" w14:textId="14968877" w:rsidR="00284FA6" w:rsidRDefault="00E75C14">
      <w:pPr>
        <w:pStyle w:val="berschrift3"/>
      </w:pPr>
      <w:bookmarkStart w:id="72" w:name="_Ref230002400"/>
      <w:bookmarkStart w:id="73" w:name="_Toc230281176"/>
      <w:r>
        <w:t xml:space="preserve">Alternative </w:t>
      </w:r>
      <w:r w:rsidR="007D6A54">
        <w:t>Modellspezifikation</w:t>
      </w:r>
      <w:bookmarkEnd w:id="72"/>
      <w:bookmarkEnd w:id="73"/>
    </w:p>
    <w:p w14:paraId="2FF089D5" w14:textId="3EE92E0C" w:rsidR="00BC31A2" w:rsidRDefault="00CD65E5" w:rsidP="00BC31A2">
      <w:r w:rsidRPr="00CD65E5">
        <w:t xml:space="preserve">Die Wahl von </w:t>
      </w:r>
      <w:proofErr w:type="gramStart"/>
      <w:r w:rsidRPr="00CD65E5">
        <w:t>AR(</w:t>
      </w:r>
      <w:proofErr w:type="gramEnd"/>
      <w:r w:rsidRPr="00CD65E5">
        <w:t>1) auf ersten Differenzen als Hauptspezifikation wurde aus der Forschungsfrage abgeleitet. Das Vorgehen entspricht dem etablierten Standard der empirischen Kapitalmarktforschung zur Analyse von Mean Reversion</w:t>
      </w:r>
      <w:r w:rsidR="00054A2D">
        <w:t xml:space="preserve"> </w:t>
      </w:r>
      <w:sdt>
        <w:sdtPr>
          <w:id w:val="825638534"/>
          <w:citation/>
        </w:sdtPr>
        <w:sdtEndPr/>
        <w:sdtContent>
          <w:r w:rsidR="00B0167D">
            <w:fldChar w:fldCharType="begin"/>
          </w:r>
          <w:r w:rsidR="00885F11">
            <w:instrText xml:space="preserve">CITATION Slo96 \p 299 \l 1031 </w:instrText>
          </w:r>
          <w:r w:rsidR="00B0167D">
            <w:fldChar w:fldCharType="separate"/>
          </w:r>
          <w:r w:rsidR="0004311B">
            <w:rPr>
              <w:noProof/>
            </w:rPr>
            <w:t>(Sloan, 1996, S. 299)</w:t>
          </w:r>
          <w:r w:rsidR="00B0167D">
            <w:fldChar w:fldCharType="end"/>
          </w:r>
        </w:sdtContent>
      </w:sdt>
      <w:r w:rsidR="00B0167D">
        <w:t>.</w:t>
      </w:r>
      <w:r w:rsidRPr="00CD65E5">
        <w:t xml:space="preserve"> Zusätzlich bietet dieses Modell (mit nur einem Lag) die einfachste und effizienteste Möglichkeit (</w:t>
      </w:r>
      <w:proofErr w:type="spellStart"/>
      <w:r w:rsidRPr="00CD65E5">
        <w:t>Parsimonie</w:t>
      </w:r>
      <w:proofErr w:type="spellEnd"/>
      <w:r w:rsidRPr="00CD65E5">
        <w:t>), um die Rückkehr zum Mittelwert statistisch zu erfassen. Zur Absicherung dieser Spezifikation werden im Folgenden drei Alternativmodelle gegenübergestellt:</w:t>
      </w:r>
    </w:p>
    <w:p w14:paraId="53F67509" w14:textId="3BB8D465" w:rsidR="00957B8C" w:rsidRDefault="00957B8C" w:rsidP="00957B8C">
      <w:pPr>
        <w:pStyle w:val="Listenabsatz"/>
        <w:numPr>
          <w:ilvl w:val="0"/>
          <w:numId w:val="35"/>
        </w:numPr>
      </w:pPr>
      <w:proofErr w:type="gramStart"/>
      <w:r>
        <w:t>AR(</w:t>
      </w:r>
      <w:proofErr w:type="gramEnd"/>
      <w:r>
        <w:t xml:space="preserve">2) auf ersten Differenzen: Erweitert das Modell um einen zweiten Lag. Prüft, ob zeitverzögerte Effekte über das Vorquartal </w:t>
      </w:r>
      <w:proofErr w:type="gramStart"/>
      <w:r>
        <w:t>hinaus wirken</w:t>
      </w:r>
      <w:proofErr w:type="gramEnd"/>
      <w:r>
        <w:t>, oder ob die Dynamik hauptsächlich durch das Vorquartal erklärt werden kann.</w:t>
      </w:r>
    </w:p>
    <w:p w14:paraId="30F4C664" w14:textId="4D3F91DE" w:rsidR="00957B8C" w:rsidRDefault="00957B8C" w:rsidP="00D45E51">
      <w:pPr>
        <w:pStyle w:val="Listenabsatz"/>
        <w:numPr>
          <w:ilvl w:val="0"/>
          <w:numId w:val="35"/>
        </w:numPr>
      </w:pPr>
      <w:proofErr w:type="gramStart"/>
      <w:r>
        <w:t>AR(</w:t>
      </w:r>
      <w:proofErr w:type="gramEnd"/>
      <w:r>
        <w:t>1) auf Niveaus: Untersucht die Persistenz der absoluten Werte. Prüft, ob die Trägheit der Zeitreihe in den Werten selbst oder in deren Veränderungsraten liegt.</w:t>
      </w:r>
    </w:p>
    <w:p w14:paraId="396BC84A" w14:textId="0EB21C4C" w:rsidR="00957B8C" w:rsidRDefault="00957B8C" w:rsidP="00D45E51">
      <w:pPr>
        <w:pStyle w:val="Listenabsatz"/>
        <w:numPr>
          <w:ilvl w:val="0"/>
          <w:numId w:val="35"/>
        </w:numPr>
      </w:pPr>
      <w:proofErr w:type="gramStart"/>
      <w:r>
        <w:t>AR(</w:t>
      </w:r>
      <w:proofErr w:type="gramEnd"/>
      <w:r>
        <w:t>1) auf saisonalen Differenzen (Δ</w:t>
      </w:r>
      <w:r w:rsidRPr="00D45E51">
        <w:rPr>
          <w:rFonts w:ascii="Cambria Math" w:hAnsi="Cambria Math" w:cs="Cambria Math"/>
        </w:rPr>
        <w:t>₄</w:t>
      </w:r>
      <w:r>
        <w:t>): Pr</w:t>
      </w:r>
      <w:r w:rsidRPr="00D45E51">
        <w:t>ü</w:t>
      </w:r>
      <w:r>
        <w:t>ft, ob die Autokorrelation durch saisonale Muster getrieben wird.</w:t>
      </w:r>
    </w:p>
    <w:p w14:paraId="5BEE404C" w14:textId="600DCE3E" w:rsidR="00957B8C" w:rsidRDefault="00957B8C" w:rsidP="00D45E51">
      <w:pPr>
        <w:pStyle w:val="Listenabsatz"/>
        <w:numPr>
          <w:ilvl w:val="0"/>
          <w:numId w:val="35"/>
        </w:numPr>
      </w:pPr>
      <w:proofErr w:type="gramStart"/>
      <w:r>
        <w:t>AR(</w:t>
      </w:r>
      <w:proofErr w:type="gramEnd"/>
      <w:r>
        <w:t>1) auf doppelt differenzierten Werten (Δ</w:t>
      </w:r>
      <w:r w:rsidRPr="00D45E51">
        <w:rPr>
          <w:rFonts w:ascii="Cambria Math" w:hAnsi="Cambria Math" w:cs="Cambria Math"/>
        </w:rPr>
        <w:t>₁</w:t>
      </w:r>
      <w:r w:rsidRPr="00D45E51">
        <w:t>Δ</w:t>
      </w:r>
      <w:r w:rsidRPr="00D45E51">
        <w:rPr>
          <w:rFonts w:ascii="Cambria Math" w:hAnsi="Cambria Math" w:cs="Cambria Math"/>
        </w:rPr>
        <w:t>₄</w:t>
      </w:r>
      <w:r>
        <w:t>): Kombiniert die erste mit der saisonalen Differenzierung. Dient als Robustheitspr</w:t>
      </w:r>
      <w:r w:rsidRPr="00D45E51">
        <w:t>ü</w:t>
      </w:r>
      <w:r>
        <w:t>fung, um sicherzustellen, dass die beobachtete Mean Reversion in den Quartalsver</w:t>
      </w:r>
      <w:r w:rsidRPr="00D45E51">
        <w:t>ä</w:t>
      </w:r>
      <w:r>
        <w:t xml:space="preserve">nderungen nicht durch saisonale Verzerrungen </w:t>
      </w:r>
      <w:r w:rsidRPr="00D45E51">
        <w:t>ü</w:t>
      </w:r>
      <w:r>
        <w:t>berlagert wird.</w:t>
      </w:r>
    </w:p>
    <w:p w14:paraId="4C61D174" w14:textId="443D7D9B" w:rsidR="00A26A13" w:rsidRDefault="00B961EA" w:rsidP="00A26A13">
      <w:r w:rsidRPr="00B961EA">
        <w:lastRenderedPageBreak/>
        <w:t xml:space="preserve">Dieser Vergleich ermöglicht die Beurteilung, ob das </w:t>
      </w:r>
      <w:proofErr w:type="gramStart"/>
      <w:r w:rsidRPr="00B961EA">
        <w:t>AR(1)-</w:t>
      </w:r>
      <w:proofErr w:type="gramEnd"/>
      <w:r w:rsidRPr="00B961EA">
        <w:t>Modell auf ersten Differenzen eine gut geeignete Spezifikation darstellt.</w:t>
      </w:r>
    </w:p>
    <w:p w14:paraId="27369C70" w14:textId="1F0E6E57" w:rsidR="0054782E" w:rsidRDefault="0054782E" w:rsidP="00BF7FDA">
      <w:pPr>
        <w:pStyle w:val="Tabellenberschrift"/>
      </w:pPr>
      <w:bookmarkStart w:id="74" w:name="_Ref229924723"/>
      <w:bookmarkStart w:id="75" w:name="_Ref229924708"/>
      <w:bookmarkStart w:id="76" w:name="_Toc230216220"/>
      <w:r>
        <w:t xml:space="preserve">Tabelle </w:t>
      </w:r>
      <w:r w:rsidR="0007759D">
        <w:fldChar w:fldCharType="begin"/>
      </w:r>
      <w:r w:rsidR="0007759D">
        <w:instrText xml:space="preserve"> SEQ Tabelle \* ARABIC </w:instrText>
      </w:r>
      <w:r w:rsidR="0007759D">
        <w:fldChar w:fldCharType="separate"/>
      </w:r>
      <w:r w:rsidR="0007759D">
        <w:rPr>
          <w:noProof/>
        </w:rPr>
        <w:t>3</w:t>
      </w:r>
      <w:r w:rsidR="0007759D">
        <w:rPr>
          <w:noProof/>
        </w:rPr>
        <w:fldChar w:fldCharType="end"/>
      </w:r>
      <w:bookmarkEnd w:id="74"/>
      <w:r>
        <w:t xml:space="preserve">: </w:t>
      </w:r>
      <w:bookmarkEnd w:id="75"/>
      <w:r w:rsidR="00666BDF">
        <w:t>Überblick über a</w:t>
      </w:r>
      <w:r w:rsidR="001216ED">
        <w:t>lternative Modellspezifikatione</w:t>
      </w:r>
      <w:r w:rsidR="00666BDF">
        <w:t>n</w:t>
      </w:r>
      <w:bookmarkEnd w:id="76"/>
    </w:p>
    <w:tbl>
      <w:tblPr>
        <w:tblW w:w="8319" w:type="dxa"/>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30" w:type="dxa"/>
          <w:right w:w="30" w:type="dxa"/>
        </w:tblCellMar>
        <w:tblLook w:val="0080" w:firstRow="0" w:lastRow="0" w:firstColumn="1" w:lastColumn="0" w:noHBand="0" w:noVBand="0"/>
      </w:tblPr>
      <w:tblGrid>
        <w:gridCol w:w="948"/>
        <w:gridCol w:w="708"/>
        <w:gridCol w:w="851"/>
        <w:gridCol w:w="850"/>
        <w:gridCol w:w="993"/>
        <w:gridCol w:w="992"/>
        <w:gridCol w:w="1417"/>
        <w:gridCol w:w="1560"/>
      </w:tblGrid>
      <w:tr w:rsidR="00B31D3C" w14:paraId="008FA7B5" w14:textId="77777777" w:rsidTr="006512BF">
        <w:trPr>
          <w:trHeight w:val="479"/>
        </w:trPr>
        <w:tc>
          <w:tcPr>
            <w:tcW w:w="948" w:type="dxa"/>
            <w:shd w:val="clear" w:color="auto" w:fill="DAEEF3" w:themeFill="accent5" w:themeFillTint="33"/>
          </w:tcPr>
          <w:p w14:paraId="751C4708" w14:textId="6D75360C" w:rsidR="00B31D3C" w:rsidRDefault="00B31D3C" w:rsidP="00B31D3C">
            <w:pPr>
              <w:jc w:val="center"/>
              <w:rPr>
                <w:b/>
                <w:snapToGrid w:val="0"/>
                <w:color w:val="000000"/>
              </w:rPr>
            </w:pPr>
            <w:r w:rsidRPr="00612CD1">
              <w:rPr>
                <w:b/>
                <w:snapToGrid w:val="0"/>
                <w:color w:val="000000"/>
              </w:rPr>
              <w:t>Kennzahl</w:t>
            </w:r>
          </w:p>
        </w:tc>
        <w:tc>
          <w:tcPr>
            <w:tcW w:w="708" w:type="dxa"/>
            <w:shd w:val="clear" w:color="auto" w:fill="DAEEF3" w:themeFill="accent5" w:themeFillTint="33"/>
          </w:tcPr>
          <w:p w14:paraId="7B5B3497" w14:textId="44A757E8" w:rsidR="00B31D3C" w:rsidRDefault="00B31D3C" w:rsidP="00B31D3C">
            <w:pPr>
              <w:jc w:val="center"/>
              <w:rPr>
                <w:b/>
                <w:snapToGrid w:val="0"/>
                <w:color w:val="000000"/>
              </w:rPr>
            </w:pPr>
            <w:r w:rsidRPr="00612CD1">
              <w:rPr>
                <w:b/>
                <w:snapToGrid w:val="0"/>
                <w:color w:val="000000"/>
              </w:rPr>
              <w:t>ROA</w:t>
            </w:r>
          </w:p>
        </w:tc>
        <w:tc>
          <w:tcPr>
            <w:tcW w:w="851" w:type="dxa"/>
            <w:shd w:val="clear" w:color="auto" w:fill="DAEEF3" w:themeFill="accent5" w:themeFillTint="33"/>
          </w:tcPr>
          <w:p w14:paraId="58DDEFA5" w14:textId="65EC48E7" w:rsidR="00B31D3C" w:rsidRDefault="00B31D3C" w:rsidP="00B31D3C">
            <w:pPr>
              <w:jc w:val="center"/>
              <w:rPr>
                <w:b/>
                <w:snapToGrid w:val="0"/>
                <w:color w:val="000000"/>
              </w:rPr>
            </w:pPr>
            <w:r w:rsidRPr="00612CD1">
              <w:rPr>
                <w:b/>
                <w:snapToGrid w:val="0"/>
                <w:color w:val="000000"/>
              </w:rPr>
              <w:t>ROE</w:t>
            </w:r>
          </w:p>
        </w:tc>
        <w:tc>
          <w:tcPr>
            <w:tcW w:w="850" w:type="dxa"/>
            <w:shd w:val="clear" w:color="auto" w:fill="DAEEF3" w:themeFill="accent5" w:themeFillTint="33"/>
          </w:tcPr>
          <w:p w14:paraId="1A1E3188" w14:textId="34B5A1B5" w:rsidR="00B31D3C" w:rsidRDefault="00B31D3C" w:rsidP="00B31D3C">
            <w:pPr>
              <w:jc w:val="center"/>
              <w:rPr>
                <w:b/>
                <w:snapToGrid w:val="0"/>
                <w:color w:val="000000"/>
              </w:rPr>
            </w:pPr>
            <w:r w:rsidRPr="00612CD1">
              <w:rPr>
                <w:b/>
                <w:snapToGrid w:val="0"/>
                <w:color w:val="000000"/>
              </w:rPr>
              <w:t>EBIT-Marge</w:t>
            </w:r>
          </w:p>
        </w:tc>
        <w:tc>
          <w:tcPr>
            <w:tcW w:w="993" w:type="dxa"/>
            <w:shd w:val="clear" w:color="auto" w:fill="DAEEF3" w:themeFill="accent5" w:themeFillTint="33"/>
          </w:tcPr>
          <w:p w14:paraId="50D39047" w14:textId="370963C9" w:rsidR="00B31D3C" w:rsidRDefault="00B31D3C" w:rsidP="00B31D3C">
            <w:pPr>
              <w:jc w:val="center"/>
              <w:rPr>
                <w:b/>
                <w:snapToGrid w:val="0"/>
                <w:color w:val="000000"/>
              </w:rPr>
            </w:pPr>
            <w:r w:rsidRPr="00612CD1">
              <w:rPr>
                <w:b/>
                <w:snapToGrid w:val="0"/>
                <w:color w:val="000000"/>
              </w:rPr>
              <w:t>FCF-Marge</w:t>
            </w:r>
          </w:p>
        </w:tc>
        <w:tc>
          <w:tcPr>
            <w:tcW w:w="992" w:type="dxa"/>
            <w:shd w:val="clear" w:color="auto" w:fill="DAEEF3" w:themeFill="accent5" w:themeFillTint="33"/>
          </w:tcPr>
          <w:p w14:paraId="5EA7DC22" w14:textId="7E45F759" w:rsidR="00B31D3C" w:rsidRDefault="00B31D3C" w:rsidP="00B31D3C">
            <w:pPr>
              <w:jc w:val="center"/>
              <w:rPr>
                <w:b/>
                <w:snapToGrid w:val="0"/>
                <w:color w:val="000000"/>
              </w:rPr>
            </w:pPr>
            <w:r w:rsidRPr="00612CD1">
              <w:rPr>
                <w:b/>
                <w:snapToGrid w:val="0"/>
                <w:color w:val="000000"/>
              </w:rPr>
              <w:t>Current Ratio</w:t>
            </w:r>
          </w:p>
        </w:tc>
        <w:tc>
          <w:tcPr>
            <w:tcW w:w="1417" w:type="dxa"/>
            <w:shd w:val="clear" w:color="auto" w:fill="DAEEF3" w:themeFill="accent5" w:themeFillTint="33"/>
          </w:tcPr>
          <w:p w14:paraId="25722CBF" w14:textId="5D2F0FA9" w:rsidR="00B31D3C" w:rsidRDefault="00B31D3C" w:rsidP="00B31D3C">
            <w:pPr>
              <w:jc w:val="center"/>
              <w:rPr>
                <w:b/>
                <w:snapToGrid w:val="0"/>
                <w:color w:val="000000"/>
              </w:rPr>
            </w:pPr>
            <w:proofErr w:type="spellStart"/>
            <w:r w:rsidRPr="00612CD1">
              <w:rPr>
                <w:b/>
                <w:snapToGrid w:val="0"/>
                <w:color w:val="000000"/>
              </w:rPr>
              <w:t>Debt</w:t>
            </w:r>
            <w:proofErr w:type="spellEnd"/>
            <w:r w:rsidRPr="00612CD1">
              <w:rPr>
                <w:b/>
                <w:snapToGrid w:val="0"/>
                <w:color w:val="000000"/>
              </w:rPr>
              <w:t>/Equity</w:t>
            </w:r>
          </w:p>
        </w:tc>
        <w:tc>
          <w:tcPr>
            <w:tcW w:w="1560" w:type="dxa"/>
            <w:shd w:val="clear" w:color="auto" w:fill="DAEEF3" w:themeFill="accent5" w:themeFillTint="33"/>
          </w:tcPr>
          <w:p w14:paraId="553F82F4" w14:textId="3D17DEEA" w:rsidR="00B31D3C" w:rsidRDefault="00B31D3C" w:rsidP="00B31D3C">
            <w:pPr>
              <w:jc w:val="center"/>
              <w:rPr>
                <w:b/>
                <w:snapToGrid w:val="0"/>
                <w:color w:val="000000"/>
              </w:rPr>
            </w:pPr>
            <w:r w:rsidRPr="00612CD1">
              <w:rPr>
                <w:b/>
                <w:snapToGrid w:val="0"/>
                <w:color w:val="000000"/>
              </w:rPr>
              <w:t>Eigenkapitalquote</w:t>
            </w:r>
          </w:p>
        </w:tc>
      </w:tr>
      <w:tr w:rsidR="00B31D3C" w14:paraId="54647D3E" w14:textId="77777777" w:rsidTr="00B11A7F">
        <w:trPr>
          <w:trHeight w:val="479"/>
        </w:trPr>
        <w:tc>
          <w:tcPr>
            <w:tcW w:w="948" w:type="dxa"/>
          </w:tcPr>
          <w:p w14:paraId="22216ECC" w14:textId="0131F50C" w:rsidR="00B31D3C" w:rsidRDefault="00B31D3C" w:rsidP="00B31D3C">
            <w:pPr>
              <w:rPr>
                <w:snapToGrid w:val="0"/>
                <w:color w:val="000000"/>
              </w:rPr>
            </w:pPr>
            <w:r w:rsidRPr="00A306FF">
              <w:rPr>
                <w:i/>
                <w:iCs/>
              </w:rPr>
              <w:t>φ</w:t>
            </w:r>
            <w:r w:rsidRPr="007B040D">
              <w:t xml:space="preserve"> </w:t>
            </w:r>
            <w:proofErr w:type="gramStart"/>
            <w:r>
              <w:t>AR(</w:t>
            </w:r>
            <w:proofErr w:type="gramEnd"/>
            <w:r>
              <w:t xml:space="preserve">1) </w:t>
            </w:r>
            <w:r w:rsidRPr="007B040D">
              <w:t>Δ₁</w:t>
            </w:r>
          </w:p>
        </w:tc>
        <w:tc>
          <w:tcPr>
            <w:tcW w:w="708" w:type="dxa"/>
          </w:tcPr>
          <w:p w14:paraId="78CE4E8A" w14:textId="52591677" w:rsidR="00B31D3C" w:rsidRDefault="00B31D3C" w:rsidP="00B31D3C">
            <w:pPr>
              <w:jc w:val="left"/>
              <w:rPr>
                <w:snapToGrid w:val="0"/>
                <w:color w:val="000000"/>
              </w:rPr>
            </w:pPr>
            <w:r w:rsidRPr="007B040D">
              <w:t>-0,43</w:t>
            </w:r>
          </w:p>
        </w:tc>
        <w:tc>
          <w:tcPr>
            <w:tcW w:w="851" w:type="dxa"/>
          </w:tcPr>
          <w:p w14:paraId="77A449BF" w14:textId="3EBFC6B2" w:rsidR="00B31D3C" w:rsidRDefault="00B31D3C" w:rsidP="00B31D3C">
            <w:pPr>
              <w:jc w:val="left"/>
              <w:rPr>
                <w:snapToGrid w:val="0"/>
                <w:color w:val="000000"/>
              </w:rPr>
            </w:pPr>
            <w:r w:rsidRPr="007B040D">
              <w:t>-0,43</w:t>
            </w:r>
          </w:p>
        </w:tc>
        <w:tc>
          <w:tcPr>
            <w:tcW w:w="850" w:type="dxa"/>
          </w:tcPr>
          <w:p w14:paraId="39349706" w14:textId="5E3670FB" w:rsidR="00B31D3C" w:rsidRDefault="00B31D3C" w:rsidP="00B31D3C">
            <w:pPr>
              <w:rPr>
                <w:snapToGrid w:val="0"/>
                <w:color w:val="000000"/>
              </w:rPr>
            </w:pPr>
            <w:r w:rsidRPr="007B040D">
              <w:t>-0,43</w:t>
            </w:r>
          </w:p>
        </w:tc>
        <w:tc>
          <w:tcPr>
            <w:tcW w:w="993" w:type="dxa"/>
          </w:tcPr>
          <w:p w14:paraId="60186322" w14:textId="6999309C" w:rsidR="00B31D3C" w:rsidRDefault="00B31D3C" w:rsidP="00B31D3C">
            <w:pPr>
              <w:rPr>
                <w:snapToGrid w:val="0"/>
                <w:color w:val="000000"/>
              </w:rPr>
            </w:pPr>
            <w:r w:rsidRPr="007B040D">
              <w:t>-0,46</w:t>
            </w:r>
          </w:p>
        </w:tc>
        <w:tc>
          <w:tcPr>
            <w:tcW w:w="992" w:type="dxa"/>
          </w:tcPr>
          <w:p w14:paraId="19C25286" w14:textId="34EAD24C" w:rsidR="00B31D3C" w:rsidRDefault="00B31D3C" w:rsidP="00B31D3C">
            <w:pPr>
              <w:rPr>
                <w:snapToGrid w:val="0"/>
                <w:color w:val="000000"/>
              </w:rPr>
            </w:pPr>
            <w:r w:rsidRPr="007B040D">
              <w:t>-0,17</w:t>
            </w:r>
          </w:p>
        </w:tc>
        <w:tc>
          <w:tcPr>
            <w:tcW w:w="1417" w:type="dxa"/>
          </w:tcPr>
          <w:p w14:paraId="1BADF959" w14:textId="2F929097" w:rsidR="00B31D3C" w:rsidRDefault="00B31D3C" w:rsidP="00B31D3C">
            <w:pPr>
              <w:rPr>
                <w:snapToGrid w:val="0"/>
                <w:color w:val="000000"/>
              </w:rPr>
            </w:pPr>
            <w:r w:rsidRPr="007B040D">
              <w:t>-0,09</w:t>
            </w:r>
          </w:p>
        </w:tc>
        <w:tc>
          <w:tcPr>
            <w:tcW w:w="1560" w:type="dxa"/>
          </w:tcPr>
          <w:p w14:paraId="74AE0E38" w14:textId="24C1C8AC" w:rsidR="00B31D3C" w:rsidRDefault="00B31D3C" w:rsidP="00B31D3C">
            <w:pPr>
              <w:rPr>
                <w:snapToGrid w:val="0"/>
                <w:color w:val="000000"/>
              </w:rPr>
            </w:pPr>
            <w:r w:rsidRPr="007B040D">
              <w:t>-0,04</w:t>
            </w:r>
          </w:p>
        </w:tc>
      </w:tr>
      <w:tr w:rsidR="00B31D3C" w14:paraId="1D15488F" w14:textId="77777777" w:rsidTr="00B11A7F">
        <w:trPr>
          <w:trHeight w:val="479"/>
        </w:trPr>
        <w:tc>
          <w:tcPr>
            <w:tcW w:w="948" w:type="dxa"/>
          </w:tcPr>
          <w:p w14:paraId="2E2599F4" w14:textId="393C43D4" w:rsidR="00B31D3C" w:rsidRDefault="00B31D3C" w:rsidP="00B31D3C">
            <w:pPr>
              <w:rPr>
                <w:snapToGrid w:val="0"/>
                <w:color w:val="000000"/>
              </w:rPr>
            </w:pPr>
            <w:r w:rsidRPr="007B040D">
              <w:t>R²</w:t>
            </w:r>
            <w:r>
              <w:t xml:space="preserve"> </w:t>
            </w:r>
            <w:proofErr w:type="gramStart"/>
            <w:r>
              <w:t>AR(</w:t>
            </w:r>
            <w:proofErr w:type="gramEnd"/>
            <w:r>
              <w:t xml:space="preserve">1) </w:t>
            </w:r>
            <w:r w:rsidRPr="007B040D">
              <w:t>Δ₁</w:t>
            </w:r>
          </w:p>
        </w:tc>
        <w:tc>
          <w:tcPr>
            <w:tcW w:w="708" w:type="dxa"/>
          </w:tcPr>
          <w:p w14:paraId="149A20AB" w14:textId="5802F195" w:rsidR="00B31D3C" w:rsidRDefault="00B31D3C" w:rsidP="00B31D3C">
            <w:pPr>
              <w:jc w:val="left"/>
              <w:rPr>
                <w:snapToGrid w:val="0"/>
                <w:color w:val="000000"/>
              </w:rPr>
            </w:pPr>
            <w:r w:rsidRPr="007B040D">
              <w:t>0,19</w:t>
            </w:r>
          </w:p>
        </w:tc>
        <w:tc>
          <w:tcPr>
            <w:tcW w:w="851" w:type="dxa"/>
          </w:tcPr>
          <w:p w14:paraId="738FE4BA" w14:textId="03FACB9B" w:rsidR="00B31D3C" w:rsidRDefault="00B31D3C" w:rsidP="00B31D3C">
            <w:pPr>
              <w:jc w:val="left"/>
              <w:rPr>
                <w:snapToGrid w:val="0"/>
                <w:color w:val="000000"/>
              </w:rPr>
            </w:pPr>
            <w:r w:rsidRPr="007B040D">
              <w:t>0,18</w:t>
            </w:r>
          </w:p>
        </w:tc>
        <w:tc>
          <w:tcPr>
            <w:tcW w:w="850" w:type="dxa"/>
          </w:tcPr>
          <w:p w14:paraId="2033D741" w14:textId="4761B10E" w:rsidR="00B31D3C" w:rsidRDefault="00B31D3C" w:rsidP="00B31D3C">
            <w:pPr>
              <w:rPr>
                <w:snapToGrid w:val="0"/>
                <w:color w:val="000000"/>
              </w:rPr>
            </w:pPr>
            <w:r w:rsidRPr="007B040D">
              <w:t>0,19</w:t>
            </w:r>
          </w:p>
        </w:tc>
        <w:tc>
          <w:tcPr>
            <w:tcW w:w="993" w:type="dxa"/>
          </w:tcPr>
          <w:p w14:paraId="09D4EAC7" w14:textId="09D24553" w:rsidR="00B31D3C" w:rsidRDefault="00B31D3C" w:rsidP="00B31D3C">
            <w:pPr>
              <w:rPr>
                <w:snapToGrid w:val="0"/>
                <w:color w:val="000000"/>
              </w:rPr>
            </w:pPr>
            <w:r w:rsidRPr="007B040D">
              <w:t>0,21</w:t>
            </w:r>
          </w:p>
        </w:tc>
        <w:tc>
          <w:tcPr>
            <w:tcW w:w="992" w:type="dxa"/>
          </w:tcPr>
          <w:p w14:paraId="7F0558DE" w14:textId="62BA2F75" w:rsidR="00B31D3C" w:rsidRDefault="00B31D3C" w:rsidP="00B31D3C">
            <w:pPr>
              <w:rPr>
                <w:snapToGrid w:val="0"/>
                <w:color w:val="000000"/>
              </w:rPr>
            </w:pPr>
            <w:r w:rsidRPr="007B040D">
              <w:t>0,03</w:t>
            </w:r>
          </w:p>
        </w:tc>
        <w:tc>
          <w:tcPr>
            <w:tcW w:w="1417" w:type="dxa"/>
          </w:tcPr>
          <w:p w14:paraId="6920DFAB" w14:textId="1BBB7F16" w:rsidR="00B31D3C" w:rsidRDefault="00B31D3C" w:rsidP="00B31D3C">
            <w:pPr>
              <w:rPr>
                <w:snapToGrid w:val="0"/>
                <w:color w:val="000000"/>
              </w:rPr>
            </w:pPr>
            <w:r w:rsidRPr="007B040D">
              <w:t>0,02</w:t>
            </w:r>
          </w:p>
        </w:tc>
        <w:tc>
          <w:tcPr>
            <w:tcW w:w="1560" w:type="dxa"/>
          </w:tcPr>
          <w:p w14:paraId="7246B186" w14:textId="030731D5" w:rsidR="00B31D3C" w:rsidRDefault="00B31D3C" w:rsidP="00B31D3C">
            <w:pPr>
              <w:rPr>
                <w:snapToGrid w:val="0"/>
                <w:color w:val="000000"/>
              </w:rPr>
            </w:pPr>
            <w:r w:rsidRPr="007B040D">
              <w:t>0,01</w:t>
            </w:r>
          </w:p>
        </w:tc>
      </w:tr>
      <w:tr w:rsidR="00B31D3C" w14:paraId="61DC77D9" w14:textId="77777777" w:rsidTr="00B11A7F">
        <w:trPr>
          <w:trHeight w:val="479"/>
        </w:trPr>
        <w:tc>
          <w:tcPr>
            <w:tcW w:w="948" w:type="dxa"/>
          </w:tcPr>
          <w:p w14:paraId="261ECFED" w14:textId="5AC4A3BC" w:rsidR="00B31D3C" w:rsidRDefault="00B31D3C" w:rsidP="00B31D3C">
            <w:pPr>
              <w:rPr>
                <w:snapToGrid w:val="0"/>
                <w:color w:val="000000"/>
              </w:rPr>
            </w:pPr>
            <w:r w:rsidRPr="00A306FF">
              <w:rPr>
                <w:i/>
                <w:iCs/>
              </w:rPr>
              <w:t>φ</w:t>
            </w:r>
            <w:r w:rsidRPr="007B040D">
              <w:t xml:space="preserve"> </w:t>
            </w:r>
            <w:proofErr w:type="gramStart"/>
            <w:r w:rsidRPr="007B040D">
              <w:t>AR(</w:t>
            </w:r>
            <w:proofErr w:type="gramEnd"/>
            <w:r w:rsidRPr="007B040D">
              <w:t>2)</w:t>
            </w:r>
          </w:p>
        </w:tc>
        <w:tc>
          <w:tcPr>
            <w:tcW w:w="708" w:type="dxa"/>
          </w:tcPr>
          <w:p w14:paraId="071B6C27" w14:textId="58CC00AE" w:rsidR="00B31D3C" w:rsidRDefault="00B31D3C" w:rsidP="00B31D3C">
            <w:pPr>
              <w:jc w:val="left"/>
              <w:rPr>
                <w:snapToGrid w:val="0"/>
                <w:color w:val="000000"/>
              </w:rPr>
            </w:pPr>
            <w:r w:rsidRPr="007B040D">
              <w:t>-0,56</w:t>
            </w:r>
          </w:p>
        </w:tc>
        <w:tc>
          <w:tcPr>
            <w:tcW w:w="851" w:type="dxa"/>
          </w:tcPr>
          <w:p w14:paraId="4210B85C" w14:textId="2542F884" w:rsidR="00B31D3C" w:rsidRDefault="00B31D3C" w:rsidP="00B31D3C">
            <w:pPr>
              <w:jc w:val="left"/>
              <w:rPr>
                <w:snapToGrid w:val="0"/>
                <w:color w:val="000000"/>
              </w:rPr>
            </w:pPr>
            <w:r w:rsidRPr="007B040D">
              <w:t>-0,55</w:t>
            </w:r>
          </w:p>
        </w:tc>
        <w:tc>
          <w:tcPr>
            <w:tcW w:w="850" w:type="dxa"/>
          </w:tcPr>
          <w:p w14:paraId="167D7100" w14:textId="1544A99C" w:rsidR="00B31D3C" w:rsidRDefault="00B31D3C" w:rsidP="00B31D3C">
            <w:pPr>
              <w:rPr>
                <w:snapToGrid w:val="0"/>
                <w:color w:val="000000"/>
              </w:rPr>
            </w:pPr>
            <w:r w:rsidRPr="007B040D">
              <w:t>-0,55</w:t>
            </w:r>
          </w:p>
        </w:tc>
        <w:tc>
          <w:tcPr>
            <w:tcW w:w="993" w:type="dxa"/>
          </w:tcPr>
          <w:p w14:paraId="6564BCBA" w14:textId="062B8E5B" w:rsidR="00B31D3C" w:rsidRDefault="00B31D3C" w:rsidP="00B31D3C">
            <w:pPr>
              <w:rPr>
                <w:snapToGrid w:val="0"/>
                <w:color w:val="000000"/>
              </w:rPr>
            </w:pPr>
            <w:r w:rsidRPr="007B040D">
              <w:t>-0,6</w:t>
            </w:r>
          </w:p>
        </w:tc>
        <w:tc>
          <w:tcPr>
            <w:tcW w:w="992" w:type="dxa"/>
          </w:tcPr>
          <w:p w14:paraId="64A92075" w14:textId="5000F3E0" w:rsidR="00B31D3C" w:rsidRDefault="00B31D3C" w:rsidP="00B31D3C">
            <w:pPr>
              <w:rPr>
                <w:snapToGrid w:val="0"/>
                <w:color w:val="000000"/>
              </w:rPr>
            </w:pPr>
            <w:r w:rsidRPr="007B040D">
              <w:t>-0,21</w:t>
            </w:r>
          </w:p>
        </w:tc>
        <w:tc>
          <w:tcPr>
            <w:tcW w:w="1417" w:type="dxa"/>
          </w:tcPr>
          <w:p w14:paraId="474F1021" w14:textId="4F98C8C4" w:rsidR="00B31D3C" w:rsidRDefault="00B31D3C" w:rsidP="00B31D3C">
            <w:pPr>
              <w:rPr>
                <w:snapToGrid w:val="0"/>
                <w:color w:val="000000"/>
              </w:rPr>
            </w:pPr>
            <w:r w:rsidRPr="007B040D">
              <w:t>-0,1</w:t>
            </w:r>
          </w:p>
        </w:tc>
        <w:tc>
          <w:tcPr>
            <w:tcW w:w="1560" w:type="dxa"/>
          </w:tcPr>
          <w:p w14:paraId="3F2AA3D8" w14:textId="335AF2BA" w:rsidR="00B31D3C" w:rsidRDefault="00B31D3C" w:rsidP="00B31D3C">
            <w:pPr>
              <w:rPr>
                <w:snapToGrid w:val="0"/>
                <w:color w:val="000000"/>
              </w:rPr>
            </w:pPr>
            <w:r w:rsidRPr="007B040D">
              <w:t>-0,04</w:t>
            </w:r>
          </w:p>
        </w:tc>
      </w:tr>
      <w:tr w:rsidR="00B31D3C" w14:paraId="587BE335" w14:textId="77777777" w:rsidTr="00B11A7F">
        <w:trPr>
          <w:trHeight w:val="479"/>
        </w:trPr>
        <w:tc>
          <w:tcPr>
            <w:tcW w:w="948" w:type="dxa"/>
          </w:tcPr>
          <w:p w14:paraId="4EA95A50" w14:textId="431E9626" w:rsidR="00B31D3C" w:rsidRDefault="00B31D3C" w:rsidP="00B31D3C">
            <w:pPr>
              <w:rPr>
                <w:snapToGrid w:val="0"/>
                <w:color w:val="000000"/>
              </w:rPr>
            </w:pPr>
            <w:r w:rsidRPr="007B040D">
              <w:t xml:space="preserve">R² </w:t>
            </w:r>
            <w:proofErr w:type="gramStart"/>
            <w:r w:rsidRPr="007B040D">
              <w:t>AR(</w:t>
            </w:r>
            <w:proofErr w:type="gramEnd"/>
            <w:r w:rsidRPr="007B040D">
              <w:t>2)</w:t>
            </w:r>
          </w:p>
        </w:tc>
        <w:tc>
          <w:tcPr>
            <w:tcW w:w="708" w:type="dxa"/>
          </w:tcPr>
          <w:p w14:paraId="51FA9B8F" w14:textId="0772FBB6" w:rsidR="00B31D3C" w:rsidRDefault="00B31D3C" w:rsidP="00B31D3C">
            <w:pPr>
              <w:jc w:val="left"/>
              <w:rPr>
                <w:snapToGrid w:val="0"/>
                <w:color w:val="000000"/>
              </w:rPr>
            </w:pPr>
            <w:r w:rsidRPr="007B040D">
              <w:t>0,29</w:t>
            </w:r>
          </w:p>
        </w:tc>
        <w:tc>
          <w:tcPr>
            <w:tcW w:w="851" w:type="dxa"/>
          </w:tcPr>
          <w:p w14:paraId="162E9764" w14:textId="612F28AB" w:rsidR="00B31D3C" w:rsidRDefault="00B31D3C" w:rsidP="00B31D3C">
            <w:pPr>
              <w:jc w:val="left"/>
              <w:rPr>
                <w:snapToGrid w:val="0"/>
                <w:color w:val="000000"/>
              </w:rPr>
            </w:pPr>
            <w:r w:rsidRPr="007B040D">
              <w:t>0,28</w:t>
            </w:r>
          </w:p>
        </w:tc>
        <w:tc>
          <w:tcPr>
            <w:tcW w:w="850" w:type="dxa"/>
          </w:tcPr>
          <w:p w14:paraId="14729406" w14:textId="693800C2" w:rsidR="00B31D3C" w:rsidRDefault="00B31D3C" w:rsidP="00B31D3C">
            <w:pPr>
              <w:rPr>
                <w:snapToGrid w:val="0"/>
                <w:color w:val="000000"/>
              </w:rPr>
            </w:pPr>
            <w:r w:rsidRPr="007B040D">
              <w:t>0,29</w:t>
            </w:r>
          </w:p>
        </w:tc>
        <w:tc>
          <w:tcPr>
            <w:tcW w:w="993" w:type="dxa"/>
          </w:tcPr>
          <w:p w14:paraId="0AA5629B" w14:textId="24820E1C" w:rsidR="00B31D3C" w:rsidRDefault="00B31D3C" w:rsidP="00B31D3C">
            <w:pPr>
              <w:rPr>
                <w:snapToGrid w:val="0"/>
                <w:color w:val="000000"/>
              </w:rPr>
            </w:pPr>
            <w:r w:rsidRPr="007B040D">
              <w:t>0,32</w:t>
            </w:r>
          </w:p>
        </w:tc>
        <w:tc>
          <w:tcPr>
            <w:tcW w:w="992" w:type="dxa"/>
          </w:tcPr>
          <w:p w14:paraId="05C47F2C" w14:textId="2C6416C6" w:rsidR="00B31D3C" w:rsidRDefault="00B31D3C" w:rsidP="00B31D3C">
            <w:pPr>
              <w:rPr>
                <w:snapToGrid w:val="0"/>
                <w:color w:val="000000"/>
              </w:rPr>
            </w:pPr>
            <w:r w:rsidRPr="007B040D">
              <w:t>0,08</w:t>
            </w:r>
          </w:p>
        </w:tc>
        <w:tc>
          <w:tcPr>
            <w:tcW w:w="1417" w:type="dxa"/>
          </w:tcPr>
          <w:p w14:paraId="5E4F6A90" w14:textId="16CA722A" w:rsidR="00B31D3C" w:rsidRDefault="00B31D3C" w:rsidP="00B31D3C">
            <w:pPr>
              <w:rPr>
                <w:snapToGrid w:val="0"/>
                <w:color w:val="000000"/>
              </w:rPr>
            </w:pPr>
            <w:r w:rsidRPr="007B040D">
              <w:t>0,05</w:t>
            </w:r>
          </w:p>
        </w:tc>
        <w:tc>
          <w:tcPr>
            <w:tcW w:w="1560" w:type="dxa"/>
          </w:tcPr>
          <w:p w14:paraId="27B7FD44" w14:textId="6F8A6CA1" w:rsidR="00B31D3C" w:rsidRDefault="00B31D3C" w:rsidP="00B31D3C">
            <w:pPr>
              <w:rPr>
                <w:snapToGrid w:val="0"/>
                <w:color w:val="000000"/>
              </w:rPr>
            </w:pPr>
            <w:r w:rsidRPr="007B040D">
              <w:t>0,02</w:t>
            </w:r>
          </w:p>
        </w:tc>
      </w:tr>
      <w:tr w:rsidR="00B31D3C" w14:paraId="647F1065" w14:textId="77777777" w:rsidTr="00B11A7F">
        <w:trPr>
          <w:trHeight w:val="479"/>
        </w:trPr>
        <w:tc>
          <w:tcPr>
            <w:tcW w:w="948" w:type="dxa"/>
          </w:tcPr>
          <w:p w14:paraId="782E5BB5" w14:textId="774AFAC1" w:rsidR="00B31D3C" w:rsidRDefault="00B31D3C" w:rsidP="00B31D3C">
            <w:pPr>
              <w:rPr>
                <w:snapToGrid w:val="0"/>
                <w:color w:val="000000"/>
              </w:rPr>
            </w:pPr>
            <w:r w:rsidRPr="00A306FF">
              <w:rPr>
                <w:i/>
                <w:iCs/>
              </w:rPr>
              <w:t>φ</w:t>
            </w:r>
            <w:r w:rsidRPr="007B040D">
              <w:t xml:space="preserve"> </w:t>
            </w:r>
            <w:r>
              <w:t>Niveaus</w:t>
            </w:r>
          </w:p>
        </w:tc>
        <w:tc>
          <w:tcPr>
            <w:tcW w:w="708" w:type="dxa"/>
          </w:tcPr>
          <w:p w14:paraId="25812990" w14:textId="4F6516F2" w:rsidR="00B31D3C" w:rsidRDefault="00B31D3C" w:rsidP="00B31D3C">
            <w:pPr>
              <w:jc w:val="left"/>
              <w:rPr>
                <w:snapToGrid w:val="0"/>
                <w:color w:val="000000"/>
              </w:rPr>
            </w:pPr>
            <w:r w:rsidRPr="007B040D">
              <w:t>0,36</w:t>
            </w:r>
          </w:p>
        </w:tc>
        <w:tc>
          <w:tcPr>
            <w:tcW w:w="851" w:type="dxa"/>
          </w:tcPr>
          <w:p w14:paraId="6724480F" w14:textId="742E318E" w:rsidR="00B31D3C" w:rsidRDefault="00B31D3C" w:rsidP="00B31D3C">
            <w:pPr>
              <w:jc w:val="left"/>
              <w:rPr>
                <w:snapToGrid w:val="0"/>
                <w:color w:val="000000"/>
              </w:rPr>
            </w:pPr>
            <w:r w:rsidRPr="007B040D">
              <w:t>0,32</w:t>
            </w:r>
          </w:p>
        </w:tc>
        <w:tc>
          <w:tcPr>
            <w:tcW w:w="850" w:type="dxa"/>
          </w:tcPr>
          <w:p w14:paraId="75ED63FA" w14:textId="2B300727" w:rsidR="00B31D3C" w:rsidRDefault="00B31D3C" w:rsidP="00B31D3C">
            <w:pPr>
              <w:rPr>
                <w:snapToGrid w:val="0"/>
                <w:color w:val="000000"/>
              </w:rPr>
            </w:pPr>
            <w:r w:rsidRPr="007B040D">
              <w:t>0,36</w:t>
            </w:r>
          </w:p>
        </w:tc>
        <w:tc>
          <w:tcPr>
            <w:tcW w:w="993" w:type="dxa"/>
          </w:tcPr>
          <w:p w14:paraId="2F2169AE" w14:textId="6C8F32AA" w:rsidR="00B31D3C" w:rsidRDefault="00B31D3C" w:rsidP="00B31D3C">
            <w:pPr>
              <w:rPr>
                <w:snapToGrid w:val="0"/>
                <w:color w:val="000000"/>
              </w:rPr>
            </w:pPr>
            <w:r w:rsidRPr="007B040D">
              <w:t>0,1</w:t>
            </w:r>
          </w:p>
        </w:tc>
        <w:tc>
          <w:tcPr>
            <w:tcW w:w="992" w:type="dxa"/>
          </w:tcPr>
          <w:p w14:paraId="2FDFF56E" w14:textId="4C97993F" w:rsidR="00B31D3C" w:rsidRDefault="00B31D3C" w:rsidP="00B31D3C">
            <w:pPr>
              <w:rPr>
                <w:snapToGrid w:val="0"/>
                <w:color w:val="000000"/>
              </w:rPr>
            </w:pPr>
            <w:r w:rsidRPr="007B040D">
              <w:t>0,8</w:t>
            </w:r>
          </w:p>
        </w:tc>
        <w:tc>
          <w:tcPr>
            <w:tcW w:w="1417" w:type="dxa"/>
          </w:tcPr>
          <w:p w14:paraId="3DD73FCC" w14:textId="6EDED888" w:rsidR="00B31D3C" w:rsidRDefault="00B31D3C" w:rsidP="00B31D3C">
            <w:pPr>
              <w:rPr>
                <w:snapToGrid w:val="0"/>
                <w:color w:val="000000"/>
              </w:rPr>
            </w:pPr>
            <w:r w:rsidRPr="007B040D">
              <w:t>0,87</w:t>
            </w:r>
          </w:p>
        </w:tc>
        <w:tc>
          <w:tcPr>
            <w:tcW w:w="1560" w:type="dxa"/>
          </w:tcPr>
          <w:p w14:paraId="05B74FDA" w14:textId="7625C0A8" w:rsidR="00B31D3C" w:rsidRDefault="00B31D3C" w:rsidP="00B31D3C">
            <w:pPr>
              <w:rPr>
                <w:snapToGrid w:val="0"/>
                <w:color w:val="000000"/>
              </w:rPr>
            </w:pPr>
            <w:r w:rsidRPr="007B040D">
              <w:t>0,93</w:t>
            </w:r>
          </w:p>
        </w:tc>
      </w:tr>
      <w:tr w:rsidR="00B31D3C" w14:paraId="2AA54838" w14:textId="77777777" w:rsidTr="00B11A7F">
        <w:trPr>
          <w:trHeight w:val="479"/>
        </w:trPr>
        <w:tc>
          <w:tcPr>
            <w:tcW w:w="948" w:type="dxa"/>
          </w:tcPr>
          <w:p w14:paraId="7DBF3F94" w14:textId="215CD290" w:rsidR="00B31D3C" w:rsidRDefault="00B31D3C" w:rsidP="00B31D3C">
            <w:pPr>
              <w:rPr>
                <w:snapToGrid w:val="0"/>
                <w:color w:val="000000"/>
              </w:rPr>
            </w:pPr>
            <w:r w:rsidRPr="007B040D">
              <w:t xml:space="preserve">R² </w:t>
            </w:r>
            <w:r>
              <w:t>Niveaus</w:t>
            </w:r>
          </w:p>
        </w:tc>
        <w:tc>
          <w:tcPr>
            <w:tcW w:w="708" w:type="dxa"/>
          </w:tcPr>
          <w:p w14:paraId="2CF71996" w14:textId="01069696" w:rsidR="00B31D3C" w:rsidRDefault="00B31D3C" w:rsidP="00B31D3C">
            <w:pPr>
              <w:jc w:val="left"/>
              <w:rPr>
                <w:snapToGrid w:val="0"/>
                <w:color w:val="000000"/>
              </w:rPr>
            </w:pPr>
            <w:r w:rsidRPr="007B040D">
              <w:t>0,13</w:t>
            </w:r>
          </w:p>
        </w:tc>
        <w:tc>
          <w:tcPr>
            <w:tcW w:w="851" w:type="dxa"/>
          </w:tcPr>
          <w:p w14:paraId="1E9D5D0C" w14:textId="74CBBBC6" w:rsidR="00B31D3C" w:rsidRDefault="00B31D3C" w:rsidP="00B31D3C">
            <w:pPr>
              <w:jc w:val="left"/>
              <w:rPr>
                <w:snapToGrid w:val="0"/>
                <w:color w:val="000000"/>
              </w:rPr>
            </w:pPr>
            <w:r w:rsidRPr="007B040D">
              <w:t>0,1</w:t>
            </w:r>
          </w:p>
        </w:tc>
        <w:tc>
          <w:tcPr>
            <w:tcW w:w="850" w:type="dxa"/>
          </w:tcPr>
          <w:p w14:paraId="160748C3" w14:textId="46EF9F7B" w:rsidR="00B31D3C" w:rsidRDefault="00B31D3C" w:rsidP="00B31D3C">
            <w:pPr>
              <w:rPr>
                <w:snapToGrid w:val="0"/>
                <w:color w:val="000000"/>
              </w:rPr>
            </w:pPr>
            <w:r w:rsidRPr="007B040D">
              <w:t>0,13</w:t>
            </w:r>
          </w:p>
        </w:tc>
        <w:tc>
          <w:tcPr>
            <w:tcW w:w="993" w:type="dxa"/>
          </w:tcPr>
          <w:p w14:paraId="307F2B8B" w14:textId="71C5FD22" w:rsidR="00B31D3C" w:rsidRDefault="00B31D3C" w:rsidP="00B31D3C">
            <w:pPr>
              <w:rPr>
                <w:snapToGrid w:val="0"/>
                <w:color w:val="000000"/>
              </w:rPr>
            </w:pPr>
            <w:r w:rsidRPr="007B040D">
              <w:t>0,04</w:t>
            </w:r>
          </w:p>
        </w:tc>
        <w:tc>
          <w:tcPr>
            <w:tcW w:w="992" w:type="dxa"/>
          </w:tcPr>
          <w:p w14:paraId="19B65102" w14:textId="538CFE2E" w:rsidR="00B31D3C" w:rsidRDefault="00B31D3C" w:rsidP="00B31D3C">
            <w:pPr>
              <w:rPr>
                <w:snapToGrid w:val="0"/>
                <w:color w:val="000000"/>
              </w:rPr>
            </w:pPr>
            <w:r w:rsidRPr="007B040D">
              <w:t>0,64</w:t>
            </w:r>
          </w:p>
        </w:tc>
        <w:tc>
          <w:tcPr>
            <w:tcW w:w="1417" w:type="dxa"/>
          </w:tcPr>
          <w:p w14:paraId="024E8795" w14:textId="63001C3A" w:rsidR="00B31D3C" w:rsidRDefault="00B31D3C" w:rsidP="00B31D3C">
            <w:pPr>
              <w:rPr>
                <w:snapToGrid w:val="0"/>
                <w:color w:val="000000"/>
              </w:rPr>
            </w:pPr>
            <w:r w:rsidRPr="007B040D">
              <w:t>0,77</w:t>
            </w:r>
          </w:p>
        </w:tc>
        <w:tc>
          <w:tcPr>
            <w:tcW w:w="1560" w:type="dxa"/>
          </w:tcPr>
          <w:p w14:paraId="19B4080B" w14:textId="1647BE08" w:rsidR="00B31D3C" w:rsidRDefault="00B31D3C" w:rsidP="00B31D3C">
            <w:pPr>
              <w:rPr>
                <w:snapToGrid w:val="0"/>
                <w:color w:val="000000"/>
              </w:rPr>
            </w:pPr>
            <w:r w:rsidRPr="007B040D">
              <w:t>0,87</w:t>
            </w:r>
          </w:p>
        </w:tc>
      </w:tr>
      <w:tr w:rsidR="00B31D3C" w14:paraId="22569F54" w14:textId="77777777" w:rsidTr="00B11A7F">
        <w:trPr>
          <w:trHeight w:val="479"/>
        </w:trPr>
        <w:tc>
          <w:tcPr>
            <w:tcW w:w="948" w:type="dxa"/>
          </w:tcPr>
          <w:p w14:paraId="7DD83B73" w14:textId="38653FAC" w:rsidR="00B31D3C" w:rsidRDefault="00B31D3C" w:rsidP="00B31D3C">
            <w:pPr>
              <w:rPr>
                <w:snapToGrid w:val="0"/>
                <w:color w:val="000000"/>
              </w:rPr>
            </w:pPr>
            <w:r w:rsidRPr="00A306FF">
              <w:rPr>
                <w:i/>
                <w:iCs/>
              </w:rPr>
              <w:t>φ</w:t>
            </w:r>
            <w:r w:rsidRPr="007B040D">
              <w:t xml:space="preserve"> Δ₄</w:t>
            </w:r>
          </w:p>
        </w:tc>
        <w:tc>
          <w:tcPr>
            <w:tcW w:w="708" w:type="dxa"/>
          </w:tcPr>
          <w:p w14:paraId="6B6D9553" w14:textId="37257A6E" w:rsidR="00B31D3C" w:rsidRDefault="00B31D3C" w:rsidP="00B31D3C">
            <w:pPr>
              <w:jc w:val="left"/>
              <w:rPr>
                <w:snapToGrid w:val="0"/>
                <w:color w:val="000000"/>
              </w:rPr>
            </w:pPr>
            <w:r w:rsidRPr="007B040D">
              <w:t>0,21</w:t>
            </w:r>
          </w:p>
        </w:tc>
        <w:tc>
          <w:tcPr>
            <w:tcW w:w="851" w:type="dxa"/>
          </w:tcPr>
          <w:p w14:paraId="66067661" w14:textId="33D6996A" w:rsidR="00B31D3C" w:rsidRDefault="00B31D3C" w:rsidP="00B31D3C">
            <w:pPr>
              <w:jc w:val="left"/>
              <w:rPr>
                <w:snapToGrid w:val="0"/>
                <w:color w:val="000000"/>
              </w:rPr>
            </w:pPr>
            <w:r w:rsidRPr="007B040D">
              <w:t>0,21</w:t>
            </w:r>
          </w:p>
        </w:tc>
        <w:tc>
          <w:tcPr>
            <w:tcW w:w="850" w:type="dxa"/>
          </w:tcPr>
          <w:p w14:paraId="20F8505D" w14:textId="4AC84DFA" w:rsidR="00B31D3C" w:rsidRDefault="00B31D3C" w:rsidP="00B31D3C">
            <w:pPr>
              <w:rPr>
                <w:snapToGrid w:val="0"/>
                <w:color w:val="000000"/>
              </w:rPr>
            </w:pPr>
            <w:r w:rsidRPr="007B040D">
              <w:t>0,21</w:t>
            </w:r>
          </w:p>
        </w:tc>
        <w:tc>
          <w:tcPr>
            <w:tcW w:w="993" w:type="dxa"/>
          </w:tcPr>
          <w:p w14:paraId="712FD38D" w14:textId="01643AD4" w:rsidR="00B31D3C" w:rsidRDefault="00B31D3C" w:rsidP="00B31D3C">
            <w:pPr>
              <w:rPr>
                <w:snapToGrid w:val="0"/>
                <w:color w:val="000000"/>
              </w:rPr>
            </w:pPr>
            <w:r w:rsidRPr="007B040D">
              <w:t>0,12</w:t>
            </w:r>
          </w:p>
        </w:tc>
        <w:tc>
          <w:tcPr>
            <w:tcW w:w="992" w:type="dxa"/>
          </w:tcPr>
          <w:p w14:paraId="52D3CB45" w14:textId="7D3183AB" w:rsidR="00B31D3C" w:rsidRDefault="00B31D3C" w:rsidP="00B31D3C">
            <w:pPr>
              <w:rPr>
                <w:snapToGrid w:val="0"/>
                <w:color w:val="000000"/>
              </w:rPr>
            </w:pPr>
            <w:r w:rsidRPr="007B040D">
              <w:t>0,59</w:t>
            </w:r>
          </w:p>
        </w:tc>
        <w:tc>
          <w:tcPr>
            <w:tcW w:w="1417" w:type="dxa"/>
          </w:tcPr>
          <w:p w14:paraId="222A0A6F" w14:textId="6F954136" w:rsidR="00B31D3C" w:rsidRDefault="00B31D3C" w:rsidP="00B31D3C">
            <w:pPr>
              <w:rPr>
                <w:snapToGrid w:val="0"/>
                <w:color w:val="000000"/>
              </w:rPr>
            </w:pPr>
            <w:r w:rsidRPr="007B040D">
              <w:t>0,66</w:t>
            </w:r>
          </w:p>
        </w:tc>
        <w:tc>
          <w:tcPr>
            <w:tcW w:w="1560" w:type="dxa"/>
          </w:tcPr>
          <w:p w14:paraId="41DEFB2C" w14:textId="4BF3B75E" w:rsidR="00B31D3C" w:rsidRDefault="00B31D3C" w:rsidP="00B31D3C">
            <w:pPr>
              <w:rPr>
                <w:snapToGrid w:val="0"/>
                <w:color w:val="000000"/>
              </w:rPr>
            </w:pPr>
            <w:r w:rsidRPr="007B040D">
              <w:t>0,72</w:t>
            </w:r>
          </w:p>
        </w:tc>
      </w:tr>
      <w:tr w:rsidR="00B31D3C" w14:paraId="768A8954" w14:textId="77777777" w:rsidTr="00B11A7F">
        <w:trPr>
          <w:trHeight w:val="479"/>
        </w:trPr>
        <w:tc>
          <w:tcPr>
            <w:tcW w:w="948" w:type="dxa"/>
          </w:tcPr>
          <w:p w14:paraId="2D722645" w14:textId="5FCE69A3" w:rsidR="00B31D3C" w:rsidRDefault="00B31D3C" w:rsidP="00B31D3C">
            <w:pPr>
              <w:rPr>
                <w:snapToGrid w:val="0"/>
                <w:color w:val="000000"/>
              </w:rPr>
            </w:pPr>
            <w:r w:rsidRPr="007B040D">
              <w:t>R² Δ₄</w:t>
            </w:r>
          </w:p>
        </w:tc>
        <w:tc>
          <w:tcPr>
            <w:tcW w:w="708" w:type="dxa"/>
          </w:tcPr>
          <w:p w14:paraId="0F32FFCF" w14:textId="0CB77FEA" w:rsidR="00B31D3C" w:rsidRDefault="00B31D3C" w:rsidP="00B31D3C">
            <w:pPr>
              <w:jc w:val="left"/>
              <w:rPr>
                <w:snapToGrid w:val="0"/>
                <w:color w:val="000000"/>
              </w:rPr>
            </w:pPr>
            <w:r w:rsidRPr="007B040D">
              <w:t>0,04</w:t>
            </w:r>
          </w:p>
        </w:tc>
        <w:tc>
          <w:tcPr>
            <w:tcW w:w="851" w:type="dxa"/>
          </w:tcPr>
          <w:p w14:paraId="328C5A67" w14:textId="76B2E47C" w:rsidR="00B31D3C" w:rsidRDefault="00B31D3C" w:rsidP="00B31D3C">
            <w:pPr>
              <w:jc w:val="left"/>
              <w:rPr>
                <w:snapToGrid w:val="0"/>
                <w:color w:val="000000"/>
              </w:rPr>
            </w:pPr>
            <w:r w:rsidRPr="007B040D">
              <w:t>0,05</w:t>
            </w:r>
          </w:p>
        </w:tc>
        <w:tc>
          <w:tcPr>
            <w:tcW w:w="850" w:type="dxa"/>
          </w:tcPr>
          <w:p w14:paraId="4D74EFB8" w14:textId="47F456E4" w:rsidR="00B31D3C" w:rsidRDefault="00B31D3C" w:rsidP="00B31D3C">
            <w:pPr>
              <w:rPr>
                <w:snapToGrid w:val="0"/>
                <w:color w:val="000000"/>
              </w:rPr>
            </w:pPr>
            <w:r w:rsidRPr="007B040D">
              <w:t>0,05</w:t>
            </w:r>
          </w:p>
        </w:tc>
        <w:tc>
          <w:tcPr>
            <w:tcW w:w="993" w:type="dxa"/>
          </w:tcPr>
          <w:p w14:paraId="1A1D3891" w14:textId="03B64DC3" w:rsidR="00B31D3C" w:rsidRDefault="00B31D3C" w:rsidP="00B31D3C">
            <w:pPr>
              <w:rPr>
                <w:snapToGrid w:val="0"/>
                <w:color w:val="000000"/>
              </w:rPr>
            </w:pPr>
            <w:r w:rsidRPr="007B040D">
              <w:t>0,03</w:t>
            </w:r>
          </w:p>
        </w:tc>
        <w:tc>
          <w:tcPr>
            <w:tcW w:w="992" w:type="dxa"/>
          </w:tcPr>
          <w:p w14:paraId="6E0FDA88" w14:textId="03D1D8A8" w:rsidR="00B31D3C" w:rsidRDefault="00B31D3C" w:rsidP="00B31D3C">
            <w:pPr>
              <w:rPr>
                <w:snapToGrid w:val="0"/>
                <w:color w:val="000000"/>
              </w:rPr>
            </w:pPr>
            <w:r w:rsidRPr="007B040D">
              <w:t>0,35</w:t>
            </w:r>
          </w:p>
        </w:tc>
        <w:tc>
          <w:tcPr>
            <w:tcW w:w="1417" w:type="dxa"/>
          </w:tcPr>
          <w:p w14:paraId="713F74A9" w14:textId="24715BF5" w:rsidR="00B31D3C" w:rsidRDefault="00B31D3C" w:rsidP="00B31D3C">
            <w:pPr>
              <w:rPr>
                <w:snapToGrid w:val="0"/>
                <w:color w:val="000000"/>
              </w:rPr>
            </w:pPr>
            <w:r w:rsidRPr="007B040D">
              <w:t>0,45</w:t>
            </w:r>
          </w:p>
        </w:tc>
        <w:tc>
          <w:tcPr>
            <w:tcW w:w="1560" w:type="dxa"/>
          </w:tcPr>
          <w:p w14:paraId="2A6B6EE8" w14:textId="2BE17EF3" w:rsidR="00B31D3C" w:rsidRDefault="00B31D3C" w:rsidP="00B31D3C">
            <w:pPr>
              <w:rPr>
                <w:snapToGrid w:val="0"/>
                <w:color w:val="000000"/>
              </w:rPr>
            </w:pPr>
            <w:r w:rsidRPr="007B040D">
              <w:t>0,53</w:t>
            </w:r>
          </w:p>
        </w:tc>
      </w:tr>
      <w:tr w:rsidR="00B31D3C" w14:paraId="087DBDF0" w14:textId="77777777" w:rsidTr="00723DEF">
        <w:trPr>
          <w:trHeight w:val="479"/>
        </w:trPr>
        <w:tc>
          <w:tcPr>
            <w:tcW w:w="948" w:type="dxa"/>
            <w:tcBorders>
              <w:bottom w:val="single" w:sz="4" w:space="0" w:color="auto"/>
            </w:tcBorders>
          </w:tcPr>
          <w:p w14:paraId="3C9DB3CC" w14:textId="4CAEE14D" w:rsidR="00B31D3C" w:rsidRDefault="00B31D3C" w:rsidP="00B31D3C">
            <w:pPr>
              <w:rPr>
                <w:snapToGrid w:val="0"/>
                <w:color w:val="000000"/>
              </w:rPr>
            </w:pPr>
            <w:r w:rsidRPr="00A306FF">
              <w:rPr>
                <w:i/>
                <w:iCs/>
              </w:rPr>
              <w:t>φ</w:t>
            </w:r>
            <w:r w:rsidRPr="007B040D">
              <w:t xml:space="preserve"> Δ₁Δ₄</w:t>
            </w:r>
          </w:p>
        </w:tc>
        <w:tc>
          <w:tcPr>
            <w:tcW w:w="708" w:type="dxa"/>
            <w:tcBorders>
              <w:bottom w:val="single" w:sz="4" w:space="0" w:color="auto"/>
            </w:tcBorders>
          </w:tcPr>
          <w:p w14:paraId="09076D08" w14:textId="3C65EF78" w:rsidR="00B31D3C" w:rsidRDefault="00B31D3C" w:rsidP="00B31D3C">
            <w:pPr>
              <w:jc w:val="left"/>
              <w:rPr>
                <w:snapToGrid w:val="0"/>
                <w:color w:val="000000"/>
              </w:rPr>
            </w:pPr>
            <w:r w:rsidRPr="007B040D">
              <w:t>-0,44</w:t>
            </w:r>
          </w:p>
        </w:tc>
        <w:tc>
          <w:tcPr>
            <w:tcW w:w="851" w:type="dxa"/>
            <w:tcBorders>
              <w:bottom w:val="single" w:sz="4" w:space="0" w:color="auto"/>
            </w:tcBorders>
          </w:tcPr>
          <w:p w14:paraId="7CEE902A" w14:textId="2DA091CE" w:rsidR="00B31D3C" w:rsidRDefault="00B31D3C" w:rsidP="00B31D3C">
            <w:pPr>
              <w:jc w:val="left"/>
              <w:rPr>
                <w:snapToGrid w:val="0"/>
                <w:color w:val="000000"/>
              </w:rPr>
            </w:pPr>
            <w:r w:rsidRPr="007B040D">
              <w:t>-0,43</w:t>
            </w:r>
          </w:p>
        </w:tc>
        <w:tc>
          <w:tcPr>
            <w:tcW w:w="850" w:type="dxa"/>
            <w:tcBorders>
              <w:bottom w:val="single" w:sz="4" w:space="0" w:color="auto"/>
            </w:tcBorders>
          </w:tcPr>
          <w:p w14:paraId="671D874D" w14:textId="0406630E" w:rsidR="00B31D3C" w:rsidRDefault="00B31D3C" w:rsidP="00B31D3C">
            <w:pPr>
              <w:rPr>
                <w:snapToGrid w:val="0"/>
                <w:color w:val="000000"/>
              </w:rPr>
            </w:pPr>
            <w:r w:rsidRPr="007B040D">
              <w:t>-0,43</w:t>
            </w:r>
          </w:p>
        </w:tc>
        <w:tc>
          <w:tcPr>
            <w:tcW w:w="993" w:type="dxa"/>
            <w:tcBorders>
              <w:bottom w:val="single" w:sz="4" w:space="0" w:color="auto"/>
            </w:tcBorders>
          </w:tcPr>
          <w:p w14:paraId="72DC927A" w14:textId="0412D40D" w:rsidR="00B31D3C" w:rsidRDefault="00B31D3C" w:rsidP="00B31D3C">
            <w:pPr>
              <w:rPr>
                <w:snapToGrid w:val="0"/>
                <w:color w:val="000000"/>
              </w:rPr>
            </w:pPr>
            <w:r w:rsidRPr="007B040D">
              <w:t>-0,46</w:t>
            </w:r>
          </w:p>
        </w:tc>
        <w:tc>
          <w:tcPr>
            <w:tcW w:w="992" w:type="dxa"/>
            <w:tcBorders>
              <w:bottom w:val="single" w:sz="4" w:space="0" w:color="auto"/>
            </w:tcBorders>
          </w:tcPr>
          <w:p w14:paraId="12EC35AE" w14:textId="615DA088" w:rsidR="00B31D3C" w:rsidRDefault="00B31D3C" w:rsidP="00B31D3C">
            <w:pPr>
              <w:rPr>
                <w:snapToGrid w:val="0"/>
                <w:color w:val="000000"/>
              </w:rPr>
            </w:pPr>
            <w:r w:rsidRPr="007B040D">
              <w:t>-0,13</w:t>
            </w:r>
          </w:p>
        </w:tc>
        <w:tc>
          <w:tcPr>
            <w:tcW w:w="1417" w:type="dxa"/>
            <w:tcBorders>
              <w:bottom w:val="single" w:sz="4" w:space="0" w:color="auto"/>
            </w:tcBorders>
          </w:tcPr>
          <w:p w14:paraId="0AD4024C" w14:textId="5FE468E1" w:rsidR="00B31D3C" w:rsidRDefault="00B31D3C" w:rsidP="00B31D3C">
            <w:pPr>
              <w:rPr>
                <w:snapToGrid w:val="0"/>
                <w:color w:val="000000"/>
              </w:rPr>
            </w:pPr>
            <w:r w:rsidRPr="007B040D">
              <w:t>-0,06</w:t>
            </w:r>
          </w:p>
        </w:tc>
        <w:tc>
          <w:tcPr>
            <w:tcW w:w="1560" w:type="dxa"/>
            <w:tcBorders>
              <w:bottom w:val="single" w:sz="4" w:space="0" w:color="auto"/>
            </w:tcBorders>
          </w:tcPr>
          <w:p w14:paraId="0268C5ED" w14:textId="58987A05" w:rsidR="00B31D3C" w:rsidRDefault="00B31D3C" w:rsidP="00B31D3C">
            <w:pPr>
              <w:rPr>
                <w:snapToGrid w:val="0"/>
                <w:color w:val="000000"/>
              </w:rPr>
            </w:pPr>
            <w:r w:rsidRPr="007B040D">
              <w:t>-0,01</w:t>
            </w:r>
          </w:p>
        </w:tc>
      </w:tr>
      <w:tr w:rsidR="00B31D3C" w14:paraId="7CFC487E" w14:textId="77777777" w:rsidTr="00723DEF">
        <w:trPr>
          <w:trHeight w:val="479"/>
        </w:trPr>
        <w:tc>
          <w:tcPr>
            <w:tcW w:w="948" w:type="dxa"/>
            <w:tcBorders>
              <w:top w:val="single" w:sz="4" w:space="0" w:color="auto"/>
              <w:bottom w:val="double" w:sz="4" w:space="0" w:color="auto"/>
            </w:tcBorders>
          </w:tcPr>
          <w:p w14:paraId="64BAACD9" w14:textId="6C8DFC70" w:rsidR="00B31D3C" w:rsidRDefault="00B31D3C" w:rsidP="00B31D3C">
            <w:pPr>
              <w:rPr>
                <w:snapToGrid w:val="0"/>
                <w:color w:val="000000"/>
              </w:rPr>
            </w:pPr>
            <w:r w:rsidRPr="007B040D">
              <w:t>R² Δ₁Δ₄</w:t>
            </w:r>
          </w:p>
        </w:tc>
        <w:tc>
          <w:tcPr>
            <w:tcW w:w="708" w:type="dxa"/>
            <w:tcBorders>
              <w:top w:val="single" w:sz="4" w:space="0" w:color="auto"/>
              <w:bottom w:val="double" w:sz="4" w:space="0" w:color="auto"/>
            </w:tcBorders>
          </w:tcPr>
          <w:p w14:paraId="6885F245" w14:textId="1E1A40BD" w:rsidR="00B31D3C" w:rsidRDefault="00B31D3C" w:rsidP="00B31D3C">
            <w:pPr>
              <w:jc w:val="left"/>
              <w:rPr>
                <w:snapToGrid w:val="0"/>
                <w:color w:val="000000"/>
              </w:rPr>
            </w:pPr>
            <w:r w:rsidRPr="007B040D">
              <w:t>0,2</w:t>
            </w:r>
          </w:p>
        </w:tc>
        <w:tc>
          <w:tcPr>
            <w:tcW w:w="851" w:type="dxa"/>
            <w:tcBorders>
              <w:top w:val="single" w:sz="4" w:space="0" w:color="auto"/>
              <w:bottom w:val="double" w:sz="4" w:space="0" w:color="auto"/>
            </w:tcBorders>
          </w:tcPr>
          <w:p w14:paraId="75AC416A" w14:textId="70324370" w:rsidR="00B31D3C" w:rsidRDefault="00B31D3C" w:rsidP="00B31D3C">
            <w:pPr>
              <w:jc w:val="left"/>
              <w:rPr>
                <w:snapToGrid w:val="0"/>
                <w:color w:val="000000"/>
              </w:rPr>
            </w:pPr>
            <w:r w:rsidRPr="007B040D">
              <w:t>0,18</w:t>
            </w:r>
          </w:p>
        </w:tc>
        <w:tc>
          <w:tcPr>
            <w:tcW w:w="850" w:type="dxa"/>
            <w:tcBorders>
              <w:top w:val="single" w:sz="4" w:space="0" w:color="auto"/>
              <w:bottom w:val="double" w:sz="4" w:space="0" w:color="auto"/>
            </w:tcBorders>
          </w:tcPr>
          <w:p w14:paraId="6C56857A" w14:textId="5352030B" w:rsidR="00B31D3C" w:rsidRDefault="00B31D3C" w:rsidP="00B31D3C">
            <w:pPr>
              <w:rPr>
                <w:snapToGrid w:val="0"/>
                <w:color w:val="000000"/>
              </w:rPr>
            </w:pPr>
            <w:r w:rsidRPr="007B040D">
              <w:t>0,19</w:t>
            </w:r>
          </w:p>
        </w:tc>
        <w:tc>
          <w:tcPr>
            <w:tcW w:w="993" w:type="dxa"/>
            <w:tcBorders>
              <w:top w:val="single" w:sz="4" w:space="0" w:color="auto"/>
              <w:bottom w:val="double" w:sz="4" w:space="0" w:color="auto"/>
            </w:tcBorders>
          </w:tcPr>
          <w:p w14:paraId="4E4B90D5" w14:textId="0C4B9172" w:rsidR="00B31D3C" w:rsidRDefault="00B31D3C" w:rsidP="00B31D3C">
            <w:pPr>
              <w:rPr>
                <w:snapToGrid w:val="0"/>
                <w:color w:val="000000"/>
              </w:rPr>
            </w:pPr>
            <w:r w:rsidRPr="007B040D">
              <w:t>0,22</w:t>
            </w:r>
          </w:p>
        </w:tc>
        <w:tc>
          <w:tcPr>
            <w:tcW w:w="992" w:type="dxa"/>
            <w:tcBorders>
              <w:top w:val="single" w:sz="4" w:space="0" w:color="auto"/>
              <w:bottom w:val="double" w:sz="4" w:space="0" w:color="auto"/>
            </w:tcBorders>
          </w:tcPr>
          <w:p w14:paraId="44000A6E" w14:textId="4A176ABA" w:rsidR="00B31D3C" w:rsidRDefault="00B31D3C" w:rsidP="00B31D3C">
            <w:pPr>
              <w:rPr>
                <w:snapToGrid w:val="0"/>
                <w:color w:val="000000"/>
              </w:rPr>
            </w:pPr>
            <w:r w:rsidRPr="007B040D">
              <w:t>0,02</w:t>
            </w:r>
          </w:p>
        </w:tc>
        <w:tc>
          <w:tcPr>
            <w:tcW w:w="1417" w:type="dxa"/>
            <w:tcBorders>
              <w:top w:val="single" w:sz="4" w:space="0" w:color="auto"/>
              <w:bottom w:val="double" w:sz="4" w:space="0" w:color="auto"/>
            </w:tcBorders>
          </w:tcPr>
          <w:p w14:paraId="509CE9A3" w14:textId="7F6630C4" w:rsidR="00B31D3C" w:rsidRDefault="00B31D3C" w:rsidP="00B31D3C">
            <w:pPr>
              <w:rPr>
                <w:snapToGrid w:val="0"/>
                <w:color w:val="000000"/>
              </w:rPr>
            </w:pPr>
            <w:r w:rsidRPr="007B040D">
              <w:t>0,02</w:t>
            </w:r>
          </w:p>
        </w:tc>
        <w:tc>
          <w:tcPr>
            <w:tcW w:w="1560" w:type="dxa"/>
            <w:tcBorders>
              <w:top w:val="single" w:sz="4" w:space="0" w:color="auto"/>
              <w:bottom w:val="double" w:sz="4" w:space="0" w:color="auto"/>
            </w:tcBorders>
          </w:tcPr>
          <w:p w14:paraId="2EBBFD97" w14:textId="0E69CF2F" w:rsidR="00B31D3C" w:rsidRDefault="00B31D3C" w:rsidP="00B31D3C">
            <w:pPr>
              <w:rPr>
                <w:snapToGrid w:val="0"/>
                <w:color w:val="000000"/>
              </w:rPr>
            </w:pPr>
            <w:r w:rsidRPr="007B040D">
              <w:t>0,01</w:t>
            </w:r>
          </w:p>
        </w:tc>
      </w:tr>
    </w:tbl>
    <w:p w14:paraId="66A2F354" w14:textId="77777777" w:rsidR="00B961EA" w:rsidRDefault="00B961EA" w:rsidP="00A26A13"/>
    <w:p w14:paraId="2547E0CB" w14:textId="77777777" w:rsidR="00FD246D" w:rsidRDefault="00FD246D" w:rsidP="00FD246D">
      <w:r>
        <w:t>Die Erweiterung um einen zweiten Lag (</w:t>
      </w:r>
      <w:proofErr w:type="gramStart"/>
      <w:r>
        <w:t>AR(</w:t>
      </w:r>
      <w:proofErr w:type="gramEnd"/>
      <w:r>
        <w:t xml:space="preserve">2)) bringt für die Profitabilitätskennzahlen einen messbaren Zugewinn an Erklärungskraft (19% auf 29%). Bei Liquidität und Kapitalstruktur fällt der Unterschied gering aus, bleibt aber immer über den Werten mit nur einem Lag. Der zweite Lag liefert also einen weiteren Beitrag, aber es muss </w:t>
      </w:r>
      <w:proofErr w:type="gramStart"/>
      <w:r>
        <w:t>ein zweiter Koeffizienten</w:t>
      </w:r>
      <w:proofErr w:type="gramEnd"/>
      <w:r>
        <w:t xml:space="preserve"> bestimmt werden, der für die zentrale Frage nach der Rückkehr zum Mittelwert keine zusätzliche Information liefert.</w:t>
      </w:r>
    </w:p>
    <w:p w14:paraId="51879207" w14:textId="77777777" w:rsidR="00FD246D" w:rsidRDefault="00FD246D" w:rsidP="00FD246D">
      <w:r>
        <w:t>Die Schätzung auf Niveaus erreicht für die Kapitalstruktur die höchsten R²-Werte (87%). Diese hohe Erklärungskraft entsteht jedoch hauptsächlich durch die Trägheit der Zeitreihe selbst. Wenn der Vorperiodenwert gleich dem Folgewert ist, erklärt er ihn per Definition.</w:t>
      </w:r>
    </w:p>
    <w:p w14:paraId="58F9FEEB" w14:textId="77777777" w:rsidR="00FD246D" w:rsidRDefault="00FD246D" w:rsidP="00FD246D">
      <w:r>
        <w:lastRenderedPageBreak/>
        <w:t>Die saisonale Differenzierung (Δ</w:t>
      </w:r>
      <w:r>
        <w:rPr>
          <w:rFonts w:ascii="Cambria Math" w:hAnsi="Cambria Math" w:cs="Cambria Math"/>
        </w:rPr>
        <w:t>₄</w:t>
      </w:r>
      <w:r w:rsidRPr="00B47607">
        <w:rPr>
          <w:i/>
          <w:iCs/>
        </w:rPr>
        <w:t>Y</w:t>
      </w:r>
      <w:r>
        <w:t xml:space="preserve">) liefert für die Profitabilitätskennzahlen die niedrigsten R²-Werte aller Spezifikationen (3% - 5%). Sie misst die Persistenz von Jahresveränderungen, die deutlich schwächer ausfällt als die der Quartalsveränderungen. Bei Liquidität und Kapitalstruktur fallen die R²-Werte hingegen wieder hoch aus, was wie bei der </w:t>
      </w:r>
      <w:proofErr w:type="gramStart"/>
      <w:r>
        <w:t>Schätzung  auf</w:t>
      </w:r>
      <w:proofErr w:type="gramEnd"/>
      <w:r>
        <w:t xml:space="preserve"> Niveaus durch die Trägheit der Zeitreihe selbst entsteht.</w:t>
      </w:r>
    </w:p>
    <w:p w14:paraId="09B55830" w14:textId="2381FEDC" w:rsidR="00FD246D" w:rsidRDefault="00FD246D" w:rsidP="00FD246D">
      <w:r>
        <w:t xml:space="preserve">Eine direkte Prüfung auf saisonale Verzerrung erfolgt über die saisonbereinigten ersten Differenzen. Die Werte für </w:t>
      </w:r>
      <w:r w:rsidR="00B47607" w:rsidRPr="0014312F">
        <w:rPr>
          <w:rFonts w:ascii="Symbol" w:hAnsi="Symbol"/>
          <w:i/>
          <w:iCs/>
        </w:rPr>
        <w:t>j</w:t>
      </w:r>
      <w:r>
        <w:t xml:space="preserve"> und R² sind dabei nahezu identisch mit denen des Hauptmodells (</w:t>
      </w:r>
      <w:r w:rsidR="00C96979">
        <w:fldChar w:fldCharType="begin"/>
      </w:r>
      <w:r w:rsidR="00C96979">
        <w:instrText xml:space="preserve"> REF _Ref229924723 \h </w:instrText>
      </w:r>
      <w:r w:rsidR="00C96979">
        <w:fldChar w:fldCharType="separate"/>
      </w:r>
      <w:r w:rsidR="0007759D">
        <w:t xml:space="preserve">Tabelle </w:t>
      </w:r>
      <w:r w:rsidR="0007759D">
        <w:rPr>
          <w:noProof/>
        </w:rPr>
        <w:t>3</w:t>
      </w:r>
      <w:r w:rsidR="00C96979">
        <w:fldChar w:fldCharType="end"/>
      </w:r>
      <w:r>
        <w:t>). Saisonalität verzerrt die unter Δ</w:t>
      </w:r>
      <w:r>
        <w:rPr>
          <w:rFonts w:ascii="Cambria Math" w:hAnsi="Cambria Math" w:cs="Cambria Math"/>
        </w:rPr>
        <w:t>₁</w:t>
      </w:r>
      <w:r w:rsidRPr="00B47607">
        <w:rPr>
          <w:i/>
          <w:iCs/>
        </w:rPr>
        <w:t>Y</w:t>
      </w:r>
      <w:r>
        <w:t xml:space="preserve"> beobachtete Mean-Reversion damit nicht.</w:t>
      </w:r>
    </w:p>
    <w:p w14:paraId="0FB99709" w14:textId="0F7644DB" w:rsidR="00FD246D" w:rsidRDefault="00FD246D" w:rsidP="00FD246D">
      <w:r>
        <w:t xml:space="preserve">Aus diesen vier Vergleichen ergibt sich </w:t>
      </w:r>
      <w:proofErr w:type="gramStart"/>
      <w:r>
        <w:t>AR(</w:t>
      </w:r>
      <w:proofErr w:type="gramEnd"/>
      <w:r>
        <w:t>1) auf ersten Differenzen als passende Wahl für diese Arbeit.</w:t>
      </w:r>
    </w:p>
    <w:p w14:paraId="0AABA611" w14:textId="7CB5F895" w:rsidR="00E75C14" w:rsidRDefault="00E75C14" w:rsidP="00E75C14">
      <w:pPr>
        <w:pStyle w:val="berschrift3"/>
      </w:pPr>
      <w:bookmarkStart w:id="77" w:name="_Ref229924511"/>
      <w:bookmarkStart w:id="78" w:name="_Ref229924521"/>
      <w:bookmarkStart w:id="79" w:name="_Toc230281177"/>
      <w:r>
        <w:t>Variable Stichproben</w:t>
      </w:r>
      <w:r w:rsidR="007D6A54">
        <w:t>selektion</w:t>
      </w:r>
      <w:bookmarkEnd w:id="77"/>
      <w:bookmarkEnd w:id="78"/>
      <w:bookmarkEnd w:id="79"/>
    </w:p>
    <w:p w14:paraId="3BB5DD2D" w14:textId="21C4D886" w:rsidR="00CC4494" w:rsidRDefault="00CC4494" w:rsidP="00CC4494">
      <w:pPr>
        <w:spacing w:after="120"/>
      </w:pPr>
      <w:r>
        <w:t>Der in</w:t>
      </w:r>
      <w:r w:rsidR="00D4631F">
        <w:t xml:space="preserve"> Kapitel </w:t>
      </w:r>
      <w:r w:rsidR="00D4631F" w:rsidRPr="00D4631F">
        <w:fldChar w:fldCharType="begin"/>
      </w:r>
      <w:r w:rsidR="00D4631F" w:rsidRPr="00D4631F">
        <w:instrText xml:space="preserve"> REF _Ref230005165 \r \h </w:instrText>
      </w:r>
      <w:r w:rsidR="00D4631F">
        <w:instrText xml:space="preserve"> \* MERGEFORMAT </w:instrText>
      </w:r>
      <w:r w:rsidR="00D4631F" w:rsidRPr="00D4631F">
        <w:fldChar w:fldCharType="separate"/>
      </w:r>
      <w:r w:rsidR="00B46AFB">
        <w:rPr>
          <w:cs/>
        </w:rPr>
        <w:t>‎</w:t>
      </w:r>
      <w:r w:rsidR="00B46AFB">
        <w:t>3.1.2</w:t>
      </w:r>
      <w:r w:rsidR="00D4631F" w:rsidRPr="00D4631F">
        <w:fldChar w:fldCharType="end"/>
      </w:r>
      <w:r w:rsidRPr="00D4631F">
        <w:t xml:space="preserve"> beschriebene V</w:t>
      </w:r>
      <w:r>
        <w:t>ollständigkeitsfilter erzeugt durch den Ausschluss von 77 % der Unternehmen einen Survivorship Bias. Um dessen Einfluss auf die Ergebnisse zu quantifizieren, werden neben der Hauptstichprobe drei weitere Stichproben mit abgesenkten Vollständigkeitsschwellen geprüft:</w:t>
      </w:r>
    </w:p>
    <w:p w14:paraId="4AF2D8F2" w14:textId="77777777" w:rsidR="00CC4494" w:rsidRDefault="00CC4494" w:rsidP="00CC4494">
      <w:pPr>
        <w:pStyle w:val="Listenabsatz"/>
        <w:numPr>
          <w:ilvl w:val="0"/>
          <w:numId w:val="36"/>
        </w:numPr>
        <w:spacing w:before="0" w:after="120" w:line="240" w:lineRule="auto"/>
        <w:contextualSpacing w:val="0"/>
        <w:jc w:val="left"/>
      </w:pPr>
      <w:r>
        <w:t>100 Quartale (Hauptstichprobe): 932 Unternehmen.</w:t>
      </w:r>
    </w:p>
    <w:p w14:paraId="61798E55" w14:textId="77777777" w:rsidR="00CC4494" w:rsidRDefault="00CC4494" w:rsidP="00CC4494">
      <w:pPr>
        <w:pStyle w:val="Listenabsatz"/>
        <w:numPr>
          <w:ilvl w:val="0"/>
          <w:numId w:val="36"/>
        </w:numPr>
        <w:spacing w:before="0" w:after="120" w:line="240" w:lineRule="auto"/>
        <w:contextualSpacing w:val="0"/>
        <w:jc w:val="left"/>
      </w:pPr>
      <w:r>
        <w:t>80 Quartale: 1.231 Unternehmen.</w:t>
      </w:r>
    </w:p>
    <w:p w14:paraId="0F564B97" w14:textId="77777777" w:rsidR="00CC4494" w:rsidRDefault="00CC4494" w:rsidP="00CC4494">
      <w:pPr>
        <w:pStyle w:val="Listenabsatz"/>
        <w:numPr>
          <w:ilvl w:val="0"/>
          <w:numId w:val="36"/>
        </w:numPr>
        <w:spacing w:before="0" w:after="120" w:line="240" w:lineRule="auto"/>
        <w:contextualSpacing w:val="0"/>
        <w:jc w:val="left"/>
      </w:pPr>
      <w:r>
        <w:t>60 Quartale: 1.855 Unternehmen.</w:t>
      </w:r>
    </w:p>
    <w:p w14:paraId="7C9EAB3B" w14:textId="77777777" w:rsidR="00CC4494" w:rsidRDefault="00CC4494" w:rsidP="00CC4494">
      <w:pPr>
        <w:pStyle w:val="Listenabsatz"/>
        <w:numPr>
          <w:ilvl w:val="0"/>
          <w:numId w:val="36"/>
        </w:numPr>
        <w:spacing w:before="0" w:after="120" w:line="240" w:lineRule="auto"/>
        <w:contextualSpacing w:val="0"/>
        <w:jc w:val="left"/>
      </w:pPr>
      <w:r>
        <w:t>40 Quartale: 2.356 Unternehmen.</w:t>
      </w:r>
    </w:p>
    <w:p w14:paraId="6E1BEC4B" w14:textId="572BFC9A" w:rsidR="00CC4494" w:rsidRDefault="00CC4494" w:rsidP="00CC4494">
      <w:pPr>
        <w:spacing w:after="120"/>
      </w:pPr>
      <w:r>
        <w:t>Alle vier Stichproben durchla</w:t>
      </w:r>
      <w:r w:rsidRPr="009A6ADC">
        <w:t xml:space="preserve">ufen dieselben Aufbereitungsschritte (vgl. </w:t>
      </w:r>
      <w:r w:rsidR="00D4631F" w:rsidRPr="009A6ADC">
        <w:t xml:space="preserve">Kapitel </w:t>
      </w:r>
      <w:r w:rsidR="009A6ADC" w:rsidRPr="009A6ADC">
        <w:fldChar w:fldCharType="begin"/>
      </w:r>
      <w:r w:rsidR="009A6ADC" w:rsidRPr="009A6ADC">
        <w:instrText xml:space="preserve"> REF _Ref230005197 \r \h </w:instrText>
      </w:r>
      <w:r w:rsidR="009A6ADC">
        <w:instrText xml:space="preserve"> \* MERGEFORMAT </w:instrText>
      </w:r>
      <w:r w:rsidR="009A6ADC" w:rsidRPr="009A6ADC">
        <w:fldChar w:fldCharType="separate"/>
      </w:r>
      <w:r w:rsidR="0007759D">
        <w:rPr>
          <w:cs/>
        </w:rPr>
        <w:t>‎</w:t>
      </w:r>
      <w:r w:rsidR="0007759D">
        <w:t>3.1.1</w:t>
      </w:r>
      <w:r w:rsidR="009A6ADC" w:rsidRPr="009A6ADC">
        <w:fldChar w:fldCharType="end"/>
      </w:r>
      <w:r w:rsidRPr="009A6ADC">
        <w:t>). Der einzige</w:t>
      </w:r>
      <w:r>
        <w:t xml:space="preserve"> Unterschied ist die Mindestanzahl an Quartalen innerhalb der vorhandenen Zeitreihe. Die erweiterten Stichproben enthalten damit Unternehmen, die nach 2000 gelistet oder vor 2024 </w:t>
      </w:r>
      <w:proofErr w:type="spellStart"/>
      <w:r>
        <w:t>delistet</w:t>
      </w:r>
      <w:proofErr w:type="spellEnd"/>
      <w:r>
        <w:t xml:space="preserve"> wurden.</w:t>
      </w:r>
    </w:p>
    <w:p w14:paraId="4044EECF" w14:textId="1731E736" w:rsidR="00CC4494" w:rsidRDefault="00CC4494" w:rsidP="00CC4494">
      <w:pPr>
        <w:spacing w:after="120"/>
      </w:pPr>
      <w:r>
        <w:t xml:space="preserve">Die Robustheitshypothese lautet: Bleiben die </w:t>
      </w:r>
      <w:r w:rsidR="00B47607" w:rsidRPr="0014312F">
        <w:rPr>
          <w:rFonts w:ascii="Symbol" w:hAnsi="Symbol"/>
          <w:i/>
          <w:iCs/>
        </w:rPr>
        <w:t>j</w:t>
      </w:r>
      <w:r w:rsidR="00B47607">
        <w:t xml:space="preserve"> </w:t>
      </w:r>
      <w:r>
        <w:t>-Mediane pro Kennzahl über alle Stichproben stabil, so sind die Ergebnisse vom Survivorship Bias unabhängig.</w:t>
      </w:r>
    </w:p>
    <w:p w14:paraId="76AF97AC" w14:textId="0BFE01B6" w:rsidR="00307343" w:rsidRDefault="00307343" w:rsidP="00BF7FDA">
      <w:pPr>
        <w:pStyle w:val="Tabellenberschrift"/>
      </w:pPr>
      <w:bookmarkStart w:id="80" w:name="_Ref229911561"/>
      <w:bookmarkStart w:id="81" w:name="_Toc230216221"/>
      <w:r>
        <w:t xml:space="preserve">Tabelle </w:t>
      </w:r>
      <w:r w:rsidR="0007759D">
        <w:fldChar w:fldCharType="begin"/>
      </w:r>
      <w:r w:rsidR="0007759D">
        <w:instrText xml:space="preserve"> SEQ Tabelle \* ARABIC </w:instrText>
      </w:r>
      <w:r w:rsidR="0007759D">
        <w:fldChar w:fldCharType="separate"/>
      </w:r>
      <w:r w:rsidR="0007759D">
        <w:rPr>
          <w:noProof/>
        </w:rPr>
        <w:t>4</w:t>
      </w:r>
      <w:r w:rsidR="0007759D">
        <w:rPr>
          <w:noProof/>
        </w:rPr>
        <w:fldChar w:fldCharType="end"/>
      </w:r>
      <w:bookmarkEnd w:id="80"/>
      <w:r>
        <w:t xml:space="preserve">: </w:t>
      </w:r>
      <w:r w:rsidR="006A648E">
        <w:t>Kennzahl-Median für unterschiedliche Stichprobenanzahl</w:t>
      </w:r>
      <w:bookmarkEnd w:id="81"/>
    </w:p>
    <w:tbl>
      <w:tblPr>
        <w:tblW w:w="0" w:type="auto"/>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080" w:firstRow="0" w:lastRow="0" w:firstColumn="1" w:lastColumn="0" w:noHBand="0" w:noVBand="0"/>
      </w:tblPr>
      <w:tblGrid>
        <w:gridCol w:w="2223"/>
        <w:gridCol w:w="1134"/>
        <w:gridCol w:w="1134"/>
        <w:gridCol w:w="1134"/>
        <w:gridCol w:w="1134"/>
      </w:tblGrid>
      <w:tr w:rsidR="001D6435" w14:paraId="7F477FED" w14:textId="77777777" w:rsidTr="00F678E9">
        <w:trPr>
          <w:trHeight w:val="479"/>
          <w:tblHeader/>
        </w:trPr>
        <w:tc>
          <w:tcPr>
            <w:tcW w:w="2223" w:type="dxa"/>
            <w:shd w:val="clear" w:color="auto" w:fill="DAEEF3" w:themeFill="accent5" w:themeFillTint="33"/>
          </w:tcPr>
          <w:p w14:paraId="495A9FE3" w14:textId="77777777" w:rsidR="001D6435" w:rsidRDefault="001D6435">
            <w:pPr>
              <w:jc w:val="center"/>
              <w:rPr>
                <w:b/>
                <w:snapToGrid w:val="0"/>
                <w:color w:val="000000"/>
              </w:rPr>
            </w:pPr>
            <w:r w:rsidRPr="00612CD1">
              <w:rPr>
                <w:b/>
                <w:snapToGrid w:val="0"/>
                <w:color w:val="000000"/>
              </w:rPr>
              <w:t>Kennzahl</w:t>
            </w:r>
          </w:p>
        </w:tc>
        <w:tc>
          <w:tcPr>
            <w:tcW w:w="1134" w:type="dxa"/>
            <w:shd w:val="clear" w:color="auto" w:fill="DAEEF3" w:themeFill="accent5" w:themeFillTint="33"/>
          </w:tcPr>
          <w:p w14:paraId="34B4B1CA" w14:textId="3D339009" w:rsidR="001D6435" w:rsidRDefault="00B47607">
            <w:pPr>
              <w:jc w:val="center"/>
              <w:rPr>
                <w:b/>
                <w:snapToGrid w:val="0"/>
                <w:color w:val="000000"/>
              </w:rPr>
            </w:pPr>
            <w:r w:rsidRPr="0014312F">
              <w:rPr>
                <w:rFonts w:ascii="Symbol" w:hAnsi="Symbol"/>
                <w:i/>
                <w:iCs/>
              </w:rPr>
              <w:t>j</w:t>
            </w:r>
            <w:r>
              <w:rPr>
                <w:b/>
                <w:snapToGrid w:val="0"/>
                <w:color w:val="000000"/>
              </w:rPr>
              <w:t xml:space="preserve"> </w:t>
            </w:r>
            <w:r w:rsidR="007B2C16">
              <w:rPr>
                <w:b/>
                <w:snapToGrid w:val="0"/>
                <w:color w:val="000000"/>
              </w:rPr>
              <w:t>100Q</w:t>
            </w:r>
          </w:p>
        </w:tc>
        <w:tc>
          <w:tcPr>
            <w:tcW w:w="1134" w:type="dxa"/>
            <w:shd w:val="clear" w:color="auto" w:fill="DAEEF3" w:themeFill="accent5" w:themeFillTint="33"/>
          </w:tcPr>
          <w:p w14:paraId="1315628F" w14:textId="7ADCDDEB" w:rsidR="001D6435" w:rsidRDefault="00B47607">
            <w:pPr>
              <w:jc w:val="center"/>
              <w:rPr>
                <w:b/>
                <w:snapToGrid w:val="0"/>
                <w:color w:val="000000"/>
              </w:rPr>
            </w:pPr>
            <w:r w:rsidRPr="0014312F">
              <w:rPr>
                <w:rFonts w:ascii="Symbol" w:hAnsi="Symbol"/>
                <w:i/>
                <w:iCs/>
              </w:rPr>
              <w:t>j</w:t>
            </w:r>
            <w:r>
              <w:rPr>
                <w:b/>
                <w:snapToGrid w:val="0"/>
                <w:color w:val="000000"/>
              </w:rPr>
              <w:t xml:space="preserve"> </w:t>
            </w:r>
            <w:r w:rsidR="007B2C16">
              <w:rPr>
                <w:b/>
                <w:snapToGrid w:val="0"/>
                <w:color w:val="000000"/>
              </w:rPr>
              <w:t>80Q</w:t>
            </w:r>
          </w:p>
        </w:tc>
        <w:tc>
          <w:tcPr>
            <w:tcW w:w="1134" w:type="dxa"/>
            <w:shd w:val="clear" w:color="auto" w:fill="DAEEF3" w:themeFill="accent5" w:themeFillTint="33"/>
          </w:tcPr>
          <w:p w14:paraId="77F011B4" w14:textId="2F67441D" w:rsidR="001D6435" w:rsidRDefault="00683704" w:rsidP="004327C5">
            <w:pPr>
              <w:jc w:val="center"/>
              <w:rPr>
                <w:b/>
                <w:snapToGrid w:val="0"/>
                <w:color w:val="000000"/>
              </w:rPr>
            </w:pPr>
            <w:r w:rsidRPr="0014312F">
              <w:rPr>
                <w:rFonts w:ascii="Symbol" w:hAnsi="Symbol"/>
                <w:i/>
                <w:iCs/>
              </w:rPr>
              <w:t>j</w:t>
            </w:r>
            <w:r>
              <w:rPr>
                <w:b/>
                <w:snapToGrid w:val="0"/>
                <w:color w:val="000000"/>
              </w:rPr>
              <w:t xml:space="preserve"> </w:t>
            </w:r>
            <w:r w:rsidR="007B2C16">
              <w:rPr>
                <w:b/>
                <w:snapToGrid w:val="0"/>
                <w:color w:val="000000"/>
              </w:rPr>
              <w:t>60Q</w:t>
            </w:r>
          </w:p>
        </w:tc>
        <w:tc>
          <w:tcPr>
            <w:tcW w:w="1134" w:type="dxa"/>
            <w:shd w:val="clear" w:color="auto" w:fill="DAEEF3" w:themeFill="accent5" w:themeFillTint="33"/>
          </w:tcPr>
          <w:p w14:paraId="4FE42AB7" w14:textId="5C010B4A" w:rsidR="001D6435" w:rsidRDefault="00683704">
            <w:pPr>
              <w:jc w:val="center"/>
              <w:rPr>
                <w:b/>
                <w:snapToGrid w:val="0"/>
                <w:color w:val="000000"/>
              </w:rPr>
            </w:pPr>
            <w:r w:rsidRPr="0014312F">
              <w:rPr>
                <w:rFonts w:ascii="Symbol" w:hAnsi="Symbol"/>
                <w:i/>
                <w:iCs/>
              </w:rPr>
              <w:t>j</w:t>
            </w:r>
            <w:r>
              <w:rPr>
                <w:b/>
                <w:snapToGrid w:val="0"/>
                <w:color w:val="000000"/>
              </w:rPr>
              <w:t xml:space="preserve"> </w:t>
            </w:r>
            <w:r w:rsidR="007B2C16">
              <w:rPr>
                <w:b/>
                <w:snapToGrid w:val="0"/>
                <w:color w:val="000000"/>
              </w:rPr>
              <w:t>40Q</w:t>
            </w:r>
          </w:p>
        </w:tc>
      </w:tr>
      <w:tr w:rsidR="000779CA" w14:paraId="23BF6841" w14:textId="77777777" w:rsidTr="00F678E9">
        <w:trPr>
          <w:trHeight w:val="479"/>
        </w:trPr>
        <w:tc>
          <w:tcPr>
            <w:tcW w:w="2223" w:type="dxa"/>
            <w:vAlign w:val="bottom"/>
          </w:tcPr>
          <w:p w14:paraId="4E8CFCD6" w14:textId="469A523D" w:rsidR="000779CA" w:rsidRDefault="000779CA" w:rsidP="000779CA">
            <w:pPr>
              <w:rPr>
                <w:snapToGrid w:val="0"/>
                <w:color w:val="000000"/>
              </w:rPr>
            </w:pPr>
            <w:r w:rsidRPr="0063048A">
              <w:rPr>
                <w:color w:val="000000"/>
              </w:rPr>
              <w:t>ROA</w:t>
            </w:r>
          </w:p>
        </w:tc>
        <w:tc>
          <w:tcPr>
            <w:tcW w:w="1134" w:type="dxa"/>
            <w:vAlign w:val="bottom"/>
          </w:tcPr>
          <w:p w14:paraId="11CC897E" w14:textId="2951D7A9" w:rsidR="000779CA" w:rsidRDefault="000779CA" w:rsidP="000779CA">
            <w:pPr>
              <w:jc w:val="left"/>
              <w:rPr>
                <w:snapToGrid w:val="0"/>
                <w:color w:val="000000"/>
              </w:rPr>
            </w:pPr>
            <w:r w:rsidRPr="0063048A">
              <w:rPr>
                <w:color w:val="000000"/>
              </w:rPr>
              <w:t>-0,43</w:t>
            </w:r>
          </w:p>
        </w:tc>
        <w:tc>
          <w:tcPr>
            <w:tcW w:w="1134" w:type="dxa"/>
            <w:vAlign w:val="bottom"/>
          </w:tcPr>
          <w:p w14:paraId="6EC361E4" w14:textId="43CB3EA5" w:rsidR="000779CA" w:rsidRDefault="000779CA" w:rsidP="000779CA">
            <w:pPr>
              <w:jc w:val="left"/>
              <w:rPr>
                <w:snapToGrid w:val="0"/>
                <w:color w:val="000000"/>
              </w:rPr>
            </w:pPr>
            <w:r w:rsidRPr="0063048A">
              <w:rPr>
                <w:color w:val="000000"/>
              </w:rPr>
              <w:t>-0,43</w:t>
            </w:r>
          </w:p>
        </w:tc>
        <w:tc>
          <w:tcPr>
            <w:tcW w:w="1134" w:type="dxa"/>
            <w:vAlign w:val="bottom"/>
          </w:tcPr>
          <w:p w14:paraId="33368C96" w14:textId="672F0805" w:rsidR="000779CA" w:rsidRDefault="000779CA" w:rsidP="000779CA">
            <w:pPr>
              <w:rPr>
                <w:snapToGrid w:val="0"/>
                <w:color w:val="000000"/>
              </w:rPr>
            </w:pPr>
            <w:r w:rsidRPr="0063048A">
              <w:rPr>
                <w:color w:val="000000"/>
              </w:rPr>
              <w:t>-0,43</w:t>
            </w:r>
          </w:p>
        </w:tc>
        <w:tc>
          <w:tcPr>
            <w:tcW w:w="1134" w:type="dxa"/>
            <w:vAlign w:val="bottom"/>
          </w:tcPr>
          <w:p w14:paraId="4EBC2AB6" w14:textId="12539DFB" w:rsidR="000779CA" w:rsidRDefault="000779CA" w:rsidP="000779CA">
            <w:pPr>
              <w:rPr>
                <w:snapToGrid w:val="0"/>
                <w:color w:val="000000"/>
              </w:rPr>
            </w:pPr>
            <w:r w:rsidRPr="0063048A">
              <w:rPr>
                <w:color w:val="000000"/>
              </w:rPr>
              <w:t>-0,43</w:t>
            </w:r>
          </w:p>
        </w:tc>
      </w:tr>
      <w:tr w:rsidR="000779CA" w14:paraId="083EB5EE" w14:textId="77777777" w:rsidTr="00F678E9">
        <w:trPr>
          <w:trHeight w:val="479"/>
        </w:trPr>
        <w:tc>
          <w:tcPr>
            <w:tcW w:w="2223" w:type="dxa"/>
            <w:vAlign w:val="bottom"/>
          </w:tcPr>
          <w:p w14:paraId="010F3AD1" w14:textId="2CE06AD2" w:rsidR="000779CA" w:rsidRDefault="000779CA" w:rsidP="000779CA">
            <w:pPr>
              <w:rPr>
                <w:snapToGrid w:val="0"/>
                <w:color w:val="000000"/>
              </w:rPr>
            </w:pPr>
            <w:r w:rsidRPr="0063048A">
              <w:rPr>
                <w:color w:val="000000"/>
              </w:rPr>
              <w:t>ROE</w:t>
            </w:r>
          </w:p>
        </w:tc>
        <w:tc>
          <w:tcPr>
            <w:tcW w:w="1134" w:type="dxa"/>
            <w:vAlign w:val="bottom"/>
          </w:tcPr>
          <w:p w14:paraId="4050160E" w14:textId="386EBC74" w:rsidR="000779CA" w:rsidRDefault="000779CA" w:rsidP="000779CA">
            <w:pPr>
              <w:jc w:val="left"/>
              <w:rPr>
                <w:snapToGrid w:val="0"/>
                <w:color w:val="000000"/>
              </w:rPr>
            </w:pPr>
            <w:r w:rsidRPr="0063048A">
              <w:rPr>
                <w:color w:val="000000"/>
              </w:rPr>
              <w:t>-0,43</w:t>
            </w:r>
          </w:p>
        </w:tc>
        <w:tc>
          <w:tcPr>
            <w:tcW w:w="1134" w:type="dxa"/>
            <w:vAlign w:val="bottom"/>
          </w:tcPr>
          <w:p w14:paraId="5B6ADE6B" w14:textId="0B407088" w:rsidR="000779CA" w:rsidRDefault="000779CA" w:rsidP="000779CA">
            <w:pPr>
              <w:jc w:val="left"/>
              <w:rPr>
                <w:snapToGrid w:val="0"/>
                <w:color w:val="000000"/>
              </w:rPr>
            </w:pPr>
            <w:r w:rsidRPr="0063048A">
              <w:rPr>
                <w:color w:val="000000"/>
              </w:rPr>
              <w:t>-0,42</w:t>
            </w:r>
          </w:p>
        </w:tc>
        <w:tc>
          <w:tcPr>
            <w:tcW w:w="1134" w:type="dxa"/>
            <w:vAlign w:val="bottom"/>
          </w:tcPr>
          <w:p w14:paraId="291E7E12" w14:textId="4229C256" w:rsidR="000779CA" w:rsidRDefault="000779CA" w:rsidP="000779CA">
            <w:pPr>
              <w:rPr>
                <w:snapToGrid w:val="0"/>
                <w:color w:val="000000"/>
              </w:rPr>
            </w:pPr>
            <w:r w:rsidRPr="0063048A">
              <w:rPr>
                <w:color w:val="000000"/>
              </w:rPr>
              <w:t>-0,43</w:t>
            </w:r>
          </w:p>
        </w:tc>
        <w:tc>
          <w:tcPr>
            <w:tcW w:w="1134" w:type="dxa"/>
            <w:vAlign w:val="bottom"/>
          </w:tcPr>
          <w:p w14:paraId="11D735FC" w14:textId="5711282B" w:rsidR="000779CA" w:rsidRDefault="000779CA" w:rsidP="000779CA">
            <w:pPr>
              <w:rPr>
                <w:snapToGrid w:val="0"/>
                <w:color w:val="000000"/>
              </w:rPr>
            </w:pPr>
            <w:r w:rsidRPr="0063048A">
              <w:rPr>
                <w:color w:val="000000"/>
              </w:rPr>
              <w:t>-0,42</w:t>
            </w:r>
          </w:p>
        </w:tc>
      </w:tr>
      <w:tr w:rsidR="000779CA" w14:paraId="4F5202B3" w14:textId="77777777" w:rsidTr="00F678E9">
        <w:trPr>
          <w:trHeight w:val="479"/>
        </w:trPr>
        <w:tc>
          <w:tcPr>
            <w:tcW w:w="2223" w:type="dxa"/>
            <w:vAlign w:val="bottom"/>
          </w:tcPr>
          <w:p w14:paraId="68D61378" w14:textId="483EEC09" w:rsidR="000779CA" w:rsidRDefault="000779CA" w:rsidP="000779CA">
            <w:pPr>
              <w:rPr>
                <w:snapToGrid w:val="0"/>
                <w:color w:val="000000"/>
              </w:rPr>
            </w:pPr>
            <w:r w:rsidRPr="0063048A">
              <w:rPr>
                <w:color w:val="000000"/>
              </w:rPr>
              <w:t>EBIT-Marge</w:t>
            </w:r>
          </w:p>
        </w:tc>
        <w:tc>
          <w:tcPr>
            <w:tcW w:w="1134" w:type="dxa"/>
            <w:vAlign w:val="bottom"/>
          </w:tcPr>
          <w:p w14:paraId="77B5E2A5" w14:textId="30F1FD1F" w:rsidR="000779CA" w:rsidRDefault="000779CA" w:rsidP="000779CA">
            <w:pPr>
              <w:jc w:val="left"/>
              <w:rPr>
                <w:snapToGrid w:val="0"/>
                <w:color w:val="000000"/>
              </w:rPr>
            </w:pPr>
            <w:r w:rsidRPr="0063048A">
              <w:rPr>
                <w:color w:val="000000"/>
              </w:rPr>
              <w:t>-0,43</w:t>
            </w:r>
          </w:p>
        </w:tc>
        <w:tc>
          <w:tcPr>
            <w:tcW w:w="1134" w:type="dxa"/>
            <w:vAlign w:val="bottom"/>
          </w:tcPr>
          <w:p w14:paraId="17C4BE0B" w14:textId="4E885EA9" w:rsidR="000779CA" w:rsidRDefault="000779CA" w:rsidP="000779CA">
            <w:pPr>
              <w:jc w:val="left"/>
              <w:rPr>
                <w:snapToGrid w:val="0"/>
                <w:color w:val="000000"/>
              </w:rPr>
            </w:pPr>
            <w:r w:rsidRPr="0063048A">
              <w:rPr>
                <w:color w:val="000000"/>
              </w:rPr>
              <w:t>-0,43</w:t>
            </w:r>
          </w:p>
        </w:tc>
        <w:tc>
          <w:tcPr>
            <w:tcW w:w="1134" w:type="dxa"/>
            <w:vAlign w:val="bottom"/>
          </w:tcPr>
          <w:p w14:paraId="252DF5CB" w14:textId="60A44F69" w:rsidR="000779CA" w:rsidRDefault="000779CA" w:rsidP="000779CA">
            <w:pPr>
              <w:rPr>
                <w:snapToGrid w:val="0"/>
                <w:color w:val="000000"/>
              </w:rPr>
            </w:pPr>
            <w:r w:rsidRPr="0063048A">
              <w:rPr>
                <w:color w:val="000000"/>
              </w:rPr>
              <w:t>-0,43</w:t>
            </w:r>
          </w:p>
        </w:tc>
        <w:tc>
          <w:tcPr>
            <w:tcW w:w="1134" w:type="dxa"/>
            <w:vAlign w:val="bottom"/>
          </w:tcPr>
          <w:p w14:paraId="6F3B41A3" w14:textId="1A875D11" w:rsidR="000779CA" w:rsidRDefault="000779CA" w:rsidP="000779CA">
            <w:pPr>
              <w:rPr>
                <w:snapToGrid w:val="0"/>
                <w:color w:val="000000"/>
              </w:rPr>
            </w:pPr>
            <w:r w:rsidRPr="0063048A">
              <w:rPr>
                <w:color w:val="000000"/>
              </w:rPr>
              <w:t>-0,42</w:t>
            </w:r>
          </w:p>
        </w:tc>
      </w:tr>
      <w:tr w:rsidR="000779CA" w14:paraId="47C6ADF4" w14:textId="77777777" w:rsidTr="00F678E9">
        <w:trPr>
          <w:trHeight w:val="479"/>
        </w:trPr>
        <w:tc>
          <w:tcPr>
            <w:tcW w:w="2223" w:type="dxa"/>
            <w:vAlign w:val="bottom"/>
          </w:tcPr>
          <w:p w14:paraId="183E69DE" w14:textId="560A1A8F" w:rsidR="000779CA" w:rsidRDefault="000779CA" w:rsidP="000779CA">
            <w:pPr>
              <w:rPr>
                <w:snapToGrid w:val="0"/>
                <w:color w:val="000000"/>
              </w:rPr>
            </w:pPr>
            <w:r w:rsidRPr="0063048A">
              <w:rPr>
                <w:color w:val="000000"/>
              </w:rPr>
              <w:lastRenderedPageBreak/>
              <w:t>FCF-Marge</w:t>
            </w:r>
          </w:p>
        </w:tc>
        <w:tc>
          <w:tcPr>
            <w:tcW w:w="1134" w:type="dxa"/>
            <w:vAlign w:val="bottom"/>
          </w:tcPr>
          <w:p w14:paraId="2D701F26" w14:textId="5CA9C16E" w:rsidR="000779CA" w:rsidRDefault="000779CA" w:rsidP="000779CA">
            <w:pPr>
              <w:jc w:val="left"/>
              <w:rPr>
                <w:snapToGrid w:val="0"/>
                <w:color w:val="000000"/>
              </w:rPr>
            </w:pPr>
            <w:r w:rsidRPr="0063048A">
              <w:rPr>
                <w:color w:val="000000"/>
              </w:rPr>
              <w:t>-0,46</w:t>
            </w:r>
          </w:p>
        </w:tc>
        <w:tc>
          <w:tcPr>
            <w:tcW w:w="1134" w:type="dxa"/>
            <w:vAlign w:val="bottom"/>
          </w:tcPr>
          <w:p w14:paraId="4167C2CE" w14:textId="776E7EDC" w:rsidR="000779CA" w:rsidRDefault="000779CA" w:rsidP="000779CA">
            <w:pPr>
              <w:jc w:val="left"/>
              <w:rPr>
                <w:snapToGrid w:val="0"/>
                <w:color w:val="000000"/>
              </w:rPr>
            </w:pPr>
            <w:r w:rsidRPr="0063048A">
              <w:rPr>
                <w:color w:val="000000"/>
              </w:rPr>
              <w:t>-0,46</w:t>
            </w:r>
          </w:p>
        </w:tc>
        <w:tc>
          <w:tcPr>
            <w:tcW w:w="1134" w:type="dxa"/>
            <w:vAlign w:val="bottom"/>
          </w:tcPr>
          <w:p w14:paraId="52137A1A" w14:textId="6505BF52" w:rsidR="000779CA" w:rsidRDefault="000779CA" w:rsidP="000779CA">
            <w:pPr>
              <w:rPr>
                <w:snapToGrid w:val="0"/>
                <w:color w:val="000000"/>
              </w:rPr>
            </w:pPr>
            <w:r w:rsidRPr="0063048A">
              <w:rPr>
                <w:color w:val="000000"/>
              </w:rPr>
              <w:t>-0,46</w:t>
            </w:r>
          </w:p>
        </w:tc>
        <w:tc>
          <w:tcPr>
            <w:tcW w:w="1134" w:type="dxa"/>
            <w:vAlign w:val="bottom"/>
          </w:tcPr>
          <w:p w14:paraId="5040248A" w14:textId="2889A14E" w:rsidR="000779CA" w:rsidRDefault="000779CA" w:rsidP="000779CA">
            <w:pPr>
              <w:rPr>
                <w:snapToGrid w:val="0"/>
                <w:color w:val="000000"/>
              </w:rPr>
            </w:pPr>
            <w:r w:rsidRPr="0063048A">
              <w:rPr>
                <w:color w:val="000000"/>
              </w:rPr>
              <w:t>-0,46</w:t>
            </w:r>
          </w:p>
        </w:tc>
      </w:tr>
      <w:tr w:rsidR="000779CA" w14:paraId="6437075B" w14:textId="77777777" w:rsidTr="00F678E9">
        <w:trPr>
          <w:trHeight w:val="479"/>
        </w:trPr>
        <w:tc>
          <w:tcPr>
            <w:tcW w:w="2223" w:type="dxa"/>
            <w:vAlign w:val="bottom"/>
          </w:tcPr>
          <w:p w14:paraId="2C0C5218" w14:textId="42FDF21F" w:rsidR="000779CA" w:rsidRDefault="000779CA" w:rsidP="000779CA">
            <w:pPr>
              <w:rPr>
                <w:snapToGrid w:val="0"/>
                <w:color w:val="000000"/>
              </w:rPr>
            </w:pPr>
            <w:r w:rsidRPr="0063048A">
              <w:rPr>
                <w:color w:val="000000"/>
              </w:rPr>
              <w:t>Current Ratio</w:t>
            </w:r>
          </w:p>
        </w:tc>
        <w:tc>
          <w:tcPr>
            <w:tcW w:w="1134" w:type="dxa"/>
            <w:vAlign w:val="bottom"/>
          </w:tcPr>
          <w:p w14:paraId="6FB61E22" w14:textId="233E5F5D" w:rsidR="000779CA" w:rsidRDefault="000779CA" w:rsidP="000779CA">
            <w:pPr>
              <w:jc w:val="left"/>
              <w:rPr>
                <w:snapToGrid w:val="0"/>
                <w:color w:val="000000"/>
              </w:rPr>
            </w:pPr>
            <w:r w:rsidRPr="0063048A">
              <w:rPr>
                <w:color w:val="000000"/>
              </w:rPr>
              <w:t>-0,17</w:t>
            </w:r>
          </w:p>
        </w:tc>
        <w:tc>
          <w:tcPr>
            <w:tcW w:w="1134" w:type="dxa"/>
            <w:vAlign w:val="bottom"/>
          </w:tcPr>
          <w:p w14:paraId="38AF0021" w14:textId="2ADD2CEE" w:rsidR="000779CA" w:rsidRDefault="000779CA" w:rsidP="000779CA">
            <w:pPr>
              <w:jc w:val="left"/>
              <w:rPr>
                <w:snapToGrid w:val="0"/>
                <w:color w:val="000000"/>
              </w:rPr>
            </w:pPr>
            <w:r w:rsidRPr="0063048A">
              <w:rPr>
                <w:color w:val="000000"/>
              </w:rPr>
              <w:t>-0,17</w:t>
            </w:r>
          </w:p>
        </w:tc>
        <w:tc>
          <w:tcPr>
            <w:tcW w:w="1134" w:type="dxa"/>
            <w:vAlign w:val="bottom"/>
          </w:tcPr>
          <w:p w14:paraId="438EED60" w14:textId="02117E81" w:rsidR="000779CA" w:rsidRDefault="000779CA" w:rsidP="000779CA">
            <w:pPr>
              <w:rPr>
                <w:snapToGrid w:val="0"/>
                <w:color w:val="000000"/>
              </w:rPr>
            </w:pPr>
            <w:r w:rsidRPr="0063048A">
              <w:rPr>
                <w:color w:val="000000"/>
              </w:rPr>
              <w:t>-0,17</w:t>
            </w:r>
          </w:p>
        </w:tc>
        <w:tc>
          <w:tcPr>
            <w:tcW w:w="1134" w:type="dxa"/>
            <w:vAlign w:val="bottom"/>
          </w:tcPr>
          <w:p w14:paraId="5D356380" w14:textId="742EDEBF" w:rsidR="000779CA" w:rsidRDefault="000779CA" w:rsidP="000779CA">
            <w:pPr>
              <w:rPr>
                <w:snapToGrid w:val="0"/>
                <w:color w:val="000000"/>
              </w:rPr>
            </w:pPr>
            <w:r w:rsidRPr="0063048A">
              <w:rPr>
                <w:color w:val="000000"/>
              </w:rPr>
              <w:t>-0,17</w:t>
            </w:r>
          </w:p>
        </w:tc>
      </w:tr>
      <w:tr w:rsidR="000779CA" w14:paraId="511CD953" w14:textId="77777777" w:rsidTr="00F678E9">
        <w:trPr>
          <w:trHeight w:val="479"/>
        </w:trPr>
        <w:tc>
          <w:tcPr>
            <w:tcW w:w="2223" w:type="dxa"/>
            <w:vAlign w:val="bottom"/>
          </w:tcPr>
          <w:p w14:paraId="2E221071" w14:textId="452434F5" w:rsidR="000779CA" w:rsidRDefault="000779CA" w:rsidP="000779CA">
            <w:pPr>
              <w:rPr>
                <w:snapToGrid w:val="0"/>
                <w:color w:val="000000"/>
              </w:rPr>
            </w:pPr>
            <w:proofErr w:type="spellStart"/>
            <w:r w:rsidRPr="0063048A">
              <w:rPr>
                <w:color w:val="000000"/>
              </w:rPr>
              <w:t>Debt</w:t>
            </w:r>
            <w:proofErr w:type="spellEnd"/>
            <w:r w:rsidRPr="0063048A">
              <w:rPr>
                <w:color w:val="000000"/>
              </w:rPr>
              <w:t>/Equity</w:t>
            </w:r>
          </w:p>
        </w:tc>
        <w:tc>
          <w:tcPr>
            <w:tcW w:w="1134" w:type="dxa"/>
            <w:vAlign w:val="bottom"/>
          </w:tcPr>
          <w:p w14:paraId="6BDD857B" w14:textId="1910773E" w:rsidR="000779CA" w:rsidRDefault="000779CA" w:rsidP="000779CA">
            <w:pPr>
              <w:jc w:val="left"/>
              <w:rPr>
                <w:snapToGrid w:val="0"/>
                <w:color w:val="000000"/>
              </w:rPr>
            </w:pPr>
            <w:r w:rsidRPr="0063048A">
              <w:rPr>
                <w:color w:val="000000"/>
              </w:rPr>
              <w:t>-0,09</w:t>
            </w:r>
          </w:p>
        </w:tc>
        <w:tc>
          <w:tcPr>
            <w:tcW w:w="1134" w:type="dxa"/>
            <w:vAlign w:val="bottom"/>
          </w:tcPr>
          <w:p w14:paraId="2C56B5FF" w14:textId="27BB5001" w:rsidR="000779CA" w:rsidRDefault="000779CA" w:rsidP="000779CA">
            <w:pPr>
              <w:jc w:val="left"/>
              <w:rPr>
                <w:snapToGrid w:val="0"/>
                <w:color w:val="000000"/>
              </w:rPr>
            </w:pPr>
            <w:r w:rsidRPr="0063048A">
              <w:rPr>
                <w:color w:val="000000"/>
              </w:rPr>
              <w:t>-0,09</w:t>
            </w:r>
          </w:p>
        </w:tc>
        <w:tc>
          <w:tcPr>
            <w:tcW w:w="1134" w:type="dxa"/>
            <w:vAlign w:val="bottom"/>
          </w:tcPr>
          <w:p w14:paraId="08988F99" w14:textId="57F8FEF8" w:rsidR="000779CA" w:rsidRDefault="000779CA" w:rsidP="000779CA">
            <w:pPr>
              <w:rPr>
                <w:snapToGrid w:val="0"/>
                <w:color w:val="000000"/>
              </w:rPr>
            </w:pPr>
            <w:r w:rsidRPr="0063048A">
              <w:rPr>
                <w:color w:val="000000"/>
              </w:rPr>
              <w:t>-0,1</w:t>
            </w:r>
          </w:p>
        </w:tc>
        <w:tc>
          <w:tcPr>
            <w:tcW w:w="1134" w:type="dxa"/>
            <w:tcBorders>
              <w:bottom w:val="double" w:sz="4" w:space="0" w:color="auto"/>
            </w:tcBorders>
            <w:vAlign w:val="bottom"/>
          </w:tcPr>
          <w:p w14:paraId="5FC985BF" w14:textId="065A4A50" w:rsidR="000779CA" w:rsidRDefault="000779CA" w:rsidP="000779CA">
            <w:pPr>
              <w:rPr>
                <w:snapToGrid w:val="0"/>
                <w:color w:val="000000"/>
              </w:rPr>
            </w:pPr>
            <w:r w:rsidRPr="0063048A">
              <w:rPr>
                <w:color w:val="000000"/>
              </w:rPr>
              <w:t>-0,1</w:t>
            </w:r>
          </w:p>
        </w:tc>
      </w:tr>
      <w:tr w:rsidR="000779CA" w14:paraId="253D3D4C" w14:textId="77777777" w:rsidTr="00F678E9">
        <w:trPr>
          <w:trHeight w:val="479"/>
        </w:trPr>
        <w:tc>
          <w:tcPr>
            <w:tcW w:w="2223" w:type="dxa"/>
            <w:vAlign w:val="bottom"/>
          </w:tcPr>
          <w:p w14:paraId="598F9B3F" w14:textId="396547CE" w:rsidR="000779CA" w:rsidRPr="0063048A" w:rsidRDefault="000779CA" w:rsidP="000779CA">
            <w:pPr>
              <w:rPr>
                <w:color w:val="000000"/>
              </w:rPr>
            </w:pPr>
            <w:r w:rsidRPr="0063048A">
              <w:rPr>
                <w:color w:val="000000"/>
              </w:rPr>
              <w:t>Eigenkapitalquote</w:t>
            </w:r>
          </w:p>
        </w:tc>
        <w:tc>
          <w:tcPr>
            <w:tcW w:w="1134" w:type="dxa"/>
            <w:vAlign w:val="bottom"/>
          </w:tcPr>
          <w:p w14:paraId="7543AFD4" w14:textId="7D807057" w:rsidR="000779CA" w:rsidRPr="0063048A" w:rsidRDefault="000779CA" w:rsidP="000779CA">
            <w:pPr>
              <w:jc w:val="left"/>
              <w:rPr>
                <w:color w:val="000000"/>
              </w:rPr>
            </w:pPr>
            <w:r w:rsidRPr="0063048A">
              <w:rPr>
                <w:color w:val="000000"/>
              </w:rPr>
              <w:t>-0,04</w:t>
            </w:r>
          </w:p>
        </w:tc>
        <w:tc>
          <w:tcPr>
            <w:tcW w:w="1134" w:type="dxa"/>
            <w:vAlign w:val="bottom"/>
          </w:tcPr>
          <w:p w14:paraId="40BD4017" w14:textId="4362B6E3" w:rsidR="000779CA" w:rsidRPr="0063048A" w:rsidRDefault="000779CA" w:rsidP="000779CA">
            <w:pPr>
              <w:jc w:val="left"/>
              <w:rPr>
                <w:color w:val="000000"/>
              </w:rPr>
            </w:pPr>
            <w:r w:rsidRPr="0063048A">
              <w:rPr>
                <w:color w:val="000000"/>
              </w:rPr>
              <w:t>-0,04</w:t>
            </w:r>
          </w:p>
        </w:tc>
        <w:tc>
          <w:tcPr>
            <w:tcW w:w="1134" w:type="dxa"/>
            <w:vAlign w:val="bottom"/>
          </w:tcPr>
          <w:p w14:paraId="375097BC" w14:textId="3D0EF0EA" w:rsidR="000779CA" w:rsidRPr="0063048A" w:rsidRDefault="000779CA" w:rsidP="000779CA">
            <w:pPr>
              <w:rPr>
                <w:color w:val="000000"/>
              </w:rPr>
            </w:pPr>
            <w:r w:rsidRPr="0063048A">
              <w:rPr>
                <w:color w:val="000000"/>
              </w:rPr>
              <w:t>-0,05</w:t>
            </w:r>
          </w:p>
        </w:tc>
        <w:tc>
          <w:tcPr>
            <w:tcW w:w="1134" w:type="dxa"/>
            <w:tcBorders>
              <w:bottom w:val="double" w:sz="4" w:space="0" w:color="auto"/>
            </w:tcBorders>
            <w:vAlign w:val="bottom"/>
          </w:tcPr>
          <w:p w14:paraId="29D9D7EC" w14:textId="013D21AB" w:rsidR="000779CA" w:rsidRPr="0063048A" w:rsidRDefault="000779CA" w:rsidP="000779CA">
            <w:pPr>
              <w:rPr>
                <w:color w:val="000000"/>
              </w:rPr>
            </w:pPr>
            <w:r w:rsidRPr="0063048A">
              <w:rPr>
                <w:color w:val="000000"/>
              </w:rPr>
              <w:t>-0,06</w:t>
            </w:r>
          </w:p>
        </w:tc>
      </w:tr>
    </w:tbl>
    <w:p w14:paraId="2776C790" w14:textId="77777777" w:rsidR="00064A6E" w:rsidRDefault="00064A6E" w:rsidP="0061639D"/>
    <w:p w14:paraId="0DA50C0F" w14:textId="4F490EB9" w:rsidR="0061639D" w:rsidRDefault="0061639D" w:rsidP="0061639D">
      <w:r>
        <w:t>Die</w:t>
      </w:r>
      <w:r w:rsidR="00683704">
        <w:t xml:space="preserve"> </w:t>
      </w:r>
      <w:r w:rsidR="00683704" w:rsidRPr="0014312F">
        <w:rPr>
          <w:rFonts w:ascii="Symbol" w:hAnsi="Symbol"/>
          <w:i/>
          <w:iCs/>
        </w:rPr>
        <w:t>j</w:t>
      </w:r>
      <w:r w:rsidR="00683704">
        <w:t xml:space="preserve"> </w:t>
      </w:r>
      <w:r>
        <w:t>-Mediane bleiben über die vier Stichproben hinweg praktisch identisch (</w:t>
      </w:r>
      <w:r w:rsidR="0048326F">
        <w:fldChar w:fldCharType="begin"/>
      </w:r>
      <w:r w:rsidR="0048326F">
        <w:instrText xml:space="preserve"> REF _Ref229911561 \h </w:instrText>
      </w:r>
      <w:r w:rsidR="0048326F">
        <w:fldChar w:fldCharType="separate"/>
      </w:r>
      <w:r w:rsidR="0007759D">
        <w:t xml:space="preserve">Tabelle </w:t>
      </w:r>
      <w:r w:rsidR="0007759D">
        <w:rPr>
          <w:noProof/>
        </w:rPr>
        <w:t>4</w:t>
      </w:r>
      <w:r w:rsidR="0048326F">
        <w:fldChar w:fldCharType="end"/>
      </w:r>
      <w:r>
        <w:t>). Profitabilitätskennzahlen variieren um maximal 1 Prozentpunkt, Liquiditäts- und Kapitalstrukturkennzahlen um höchstens 2 Prozentpunkte.</w:t>
      </w:r>
    </w:p>
    <w:p w14:paraId="1BA9B970" w14:textId="0FCC4556" w:rsidR="00D319BD" w:rsidRDefault="0061639D" w:rsidP="0061639D">
      <w:r>
        <w:t>Die Signifikanzraten zeigen erwartungsgemäß einen leichten Rückgang bei kürzeren Zeitreihen (ROA: 92 % bei 100 Quartalen auf 86 % bei 40 Quartalen), bedingt durch die geringere Anzahl an Beobachtungen pro Schätzung. Die Einordnung der Mean-Reversion-Stärke ändert sich dadurch nicht.</w:t>
      </w:r>
    </w:p>
    <w:p w14:paraId="08BC6691" w14:textId="4A47EDA4" w:rsidR="00D319BD" w:rsidRDefault="00D319BD" w:rsidP="00D319BD">
      <w:pPr>
        <w:pStyle w:val="berschrift3"/>
      </w:pPr>
      <w:bookmarkStart w:id="82" w:name="_Ref230004767"/>
      <w:bookmarkStart w:id="83" w:name="_Toc230281178"/>
      <w:r w:rsidRPr="00D319BD">
        <w:t>Dimensionsunabhängigkeit</w:t>
      </w:r>
      <w:bookmarkEnd w:id="82"/>
      <w:bookmarkEnd w:id="83"/>
    </w:p>
    <w:p w14:paraId="2AE2E57B" w14:textId="1F5BAE07" w:rsidR="008A7E87" w:rsidRDefault="008A7E87" w:rsidP="008A7E87">
      <w:r>
        <w:t xml:space="preserve">Ob </w:t>
      </w:r>
      <w:r w:rsidRPr="009A6ADC">
        <w:t>die in</w:t>
      </w:r>
      <w:r w:rsidR="009A6ADC" w:rsidRPr="009A6ADC">
        <w:t xml:space="preserve"> Kapitel </w:t>
      </w:r>
      <w:r w:rsidR="009A6ADC" w:rsidRPr="009A6ADC">
        <w:fldChar w:fldCharType="begin"/>
      </w:r>
      <w:r w:rsidR="009A6ADC" w:rsidRPr="009A6ADC">
        <w:instrText xml:space="preserve"> REF _Ref230005235 \r \h </w:instrText>
      </w:r>
      <w:r w:rsidR="009A6ADC">
        <w:instrText xml:space="preserve"> \* MERGEFORMAT </w:instrText>
      </w:r>
      <w:r w:rsidR="009A6ADC" w:rsidRPr="009A6ADC">
        <w:fldChar w:fldCharType="separate"/>
      </w:r>
      <w:r w:rsidR="0007759D">
        <w:rPr>
          <w:cs/>
        </w:rPr>
        <w:t>‎</w:t>
      </w:r>
      <w:r w:rsidR="0007759D">
        <w:t>3.3.2</w:t>
      </w:r>
      <w:r w:rsidR="009A6ADC" w:rsidRPr="009A6ADC">
        <w:fldChar w:fldCharType="end"/>
      </w:r>
      <w:r w:rsidRPr="009A6ADC">
        <w:t xml:space="preserve"> angesprochene</w:t>
      </w:r>
      <w:r>
        <w:t xml:space="preserve"> mechanische Kopplung der beiden Achsen in den Daten wirksam ist, wird über die Spearman-Rangkorrelation zwischen</w:t>
      </w:r>
      <w:r w:rsidR="00683704">
        <w:t xml:space="preserve"> </w:t>
      </w:r>
      <w:r w:rsidR="00683704" w:rsidRPr="0014312F">
        <w:rPr>
          <w:rFonts w:ascii="Symbol" w:hAnsi="Symbol"/>
          <w:i/>
          <w:iCs/>
        </w:rPr>
        <w:t>j</w:t>
      </w:r>
      <w:r>
        <w:t xml:space="preserve"> und </w:t>
      </w:r>
      <w:r w:rsidRPr="00683704">
        <w:rPr>
          <w:i/>
          <w:iCs/>
        </w:rPr>
        <w:t>σ</w:t>
      </w:r>
      <w:r>
        <w:t>(Δ</w:t>
      </w:r>
      <w:r w:rsidRPr="00683704">
        <w:rPr>
          <w:i/>
          <w:iCs/>
        </w:rPr>
        <w:t>Y</w:t>
      </w:r>
      <w:r>
        <w:t>) pro Kennzahl geprüft. Spearman- wird der Pearson-Korrelation vorgezogen, weil sie keine Normalverteilung voraussetzt und robust gegenüber Ausreißern ist.</w:t>
      </w:r>
    </w:p>
    <w:p w14:paraId="40ABD295" w14:textId="7AF34EDB" w:rsidR="00D319BD" w:rsidRDefault="008A7E87" w:rsidP="008A7E87">
      <w:r>
        <w:t>Die Hypothese lautet</w:t>
      </w:r>
      <w:r w:rsidRPr="00FC4885">
        <w:t xml:space="preserve">: Wären </w:t>
      </w:r>
      <w:r w:rsidR="00FC4885" w:rsidRPr="00FC4885">
        <w:rPr>
          <w:rFonts w:ascii="Symbol" w:hAnsi="Symbol"/>
          <w:i/>
          <w:iCs/>
        </w:rPr>
        <w:t>j</w:t>
      </w:r>
      <w:r w:rsidRPr="00FC4885">
        <w:t xml:space="preserve"> und </w:t>
      </w:r>
      <w:r w:rsidR="00727067">
        <w:rPr>
          <w:rFonts w:ascii="Symbol" w:hAnsi="Symbol"/>
          <w:i/>
          <w:iCs/>
        </w:rPr>
        <w:t>s</w:t>
      </w:r>
      <w:r w:rsidRPr="00FC4885">
        <w:t>(Δ</w:t>
      </w:r>
      <w:r w:rsidRPr="007D4151">
        <w:rPr>
          <w:i/>
          <w:iCs/>
        </w:rPr>
        <w:t>Y</w:t>
      </w:r>
      <w:r w:rsidRPr="00FC4885">
        <w:t>) stark korreliert, würden die vier Quadranten weitgehend dieselbe Eigenschaft messen und sich die Unternehmen entlang einer Diagonale konzentrieren. Bleibt |</w:t>
      </w:r>
      <w:r w:rsidRPr="00FC4885">
        <w:rPr>
          <w:i/>
          <w:iCs/>
        </w:rPr>
        <w:t>ρ</w:t>
      </w:r>
      <w:r w:rsidRPr="00FC4885">
        <w:t>| dagegen</w:t>
      </w:r>
      <w:r>
        <w:t xml:space="preserve"> klein, tragen beide Achsen empirisch trennbare Information.</w:t>
      </w:r>
    </w:p>
    <w:p w14:paraId="28BBF905" w14:textId="219F0E12" w:rsidR="00390068" w:rsidRDefault="00390068" w:rsidP="00BF7FDA">
      <w:pPr>
        <w:pStyle w:val="Tabellenberschrift"/>
      </w:pPr>
      <w:bookmarkStart w:id="84" w:name="_Toc230216222"/>
      <w:r>
        <w:t xml:space="preserve">Tabelle </w:t>
      </w:r>
      <w:r w:rsidR="0007759D">
        <w:fldChar w:fldCharType="begin"/>
      </w:r>
      <w:r w:rsidR="0007759D">
        <w:instrText xml:space="preserve"> SEQ Tabelle \* ARABIC </w:instrText>
      </w:r>
      <w:r w:rsidR="0007759D">
        <w:fldChar w:fldCharType="separate"/>
      </w:r>
      <w:r w:rsidR="0007759D">
        <w:rPr>
          <w:noProof/>
        </w:rPr>
        <w:t>5</w:t>
      </w:r>
      <w:r w:rsidR="0007759D">
        <w:rPr>
          <w:noProof/>
        </w:rPr>
        <w:fldChar w:fldCharType="end"/>
      </w:r>
      <w:r>
        <w:t xml:space="preserve">: </w:t>
      </w:r>
      <w:r w:rsidR="00D1486D" w:rsidRPr="00FC4885">
        <w:t xml:space="preserve">Werte für die </w:t>
      </w:r>
      <w:r w:rsidR="00FB16CB" w:rsidRPr="00FC4885">
        <w:t xml:space="preserve">Unabhängigkeit von </w:t>
      </w:r>
      <w:r w:rsidR="00FC4885" w:rsidRPr="00FC4885">
        <w:rPr>
          <w:rFonts w:ascii="Symbol" w:hAnsi="Symbol"/>
          <w:i/>
          <w:iCs/>
        </w:rPr>
        <w:t>j</w:t>
      </w:r>
      <w:r w:rsidR="001C1406" w:rsidRPr="00FC4885">
        <w:t xml:space="preserve"> und </w:t>
      </w:r>
      <w:r w:rsidR="00FC4885" w:rsidRPr="00FC4885">
        <w:rPr>
          <w:rFonts w:ascii="Symbol" w:hAnsi="Symbol"/>
        </w:rPr>
        <w:t>D</w:t>
      </w:r>
      <w:r w:rsidR="00FC4885" w:rsidRPr="00FC4885">
        <w:rPr>
          <w:rFonts w:ascii="Symbol" w:hAnsi="Symbol"/>
          <w:i/>
          <w:iCs/>
        </w:rPr>
        <w:t>s</w:t>
      </w:r>
      <w:bookmarkEnd w:id="84"/>
    </w:p>
    <w:tbl>
      <w:tblPr>
        <w:tblW w:w="7428" w:type="dxa"/>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30" w:type="dxa"/>
          <w:right w:w="30" w:type="dxa"/>
        </w:tblCellMar>
        <w:tblLook w:val="0080" w:firstRow="0" w:lastRow="0" w:firstColumn="1" w:lastColumn="0" w:noHBand="0" w:noVBand="0"/>
      </w:tblPr>
      <w:tblGrid>
        <w:gridCol w:w="1515"/>
        <w:gridCol w:w="1005"/>
        <w:gridCol w:w="1644"/>
        <w:gridCol w:w="2028"/>
        <w:gridCol w:w="1236"/>
      </w:tblGrid>
      <w:tr w:rsidR="0037204E" w14:paraId="505ECF9D" w14:textId="77777777" w:rsidTr="0051524E">
        <w:trPr>
          <w:trHeight w:val="479"/>
          <w:tblHeader/>
        </w:trPr>
        <w:tc>
          <w:tcPr>
            <w:tcW w:w="1515" w:type="dxa"/>
            <w:shd w:val="clear" w:color="auto" w:fill="DAEEF3" w:themeFill="accent5" w:themeFillTint="33"/>
          </w:tcPr>
          <w:p w14:paraId="4E4CFC4C" w14:textId="77777777" w:rsidR="0037204E" w:rsidRDefault="0037204E">
            <w:pPr>
              <w:jc w:val="center"/>
              <w:rPr>
                <w:b/>
                <w:snapToGrid w:val="0"/>
                <w:color w:val="000000"/>
              </w:rPr>
            </w:pPr>
            <w:r w:rsidRPr="00612CD1">
              <w:rPr>
                <w:b/>
                <w:snapToGrid w:val="0"/>
                <w:color w:val="000000"/>
              </w:rPr>
              <w:t>Kennzahl</w:t>
            </w:r>
          </w:p>
        </w:tc>
        <w:tc>
          <w:tcPr>
            <w:tcW w:w="1005" w:type="dxa"/>
            <w:shd w:val="clear" w:color="auto" w:fill="DAEEF3" w:themeFill="accent5" w:themeFillTint="33"/>
          </w:tcPr>
          <w:p w14:paraId="7A77D462" w14:textId="5EAF04DF" w:rsidR="0037204E" w:rsidRDefault="00B04FF1">
            <w:pPr>
              <w:jc w:val="center"/>
              <w:rPr>
                <w:b/>
                <w:snapToGrid w:val="0"/>
                <w:color w:val="000000"/>
              </w:rPr>
            </w:pPr>
            <w:r>
              <w:rPr>
                <w:b/>
                <w:snapToGrid w:val="0"/>
                <w:color w:val="000000"/>
              </w:rPr>
              <w:t>n</w:t>
            </w:r>
          </w:p>
        </w:tc>
        <w:tc>
          <w:tcPr>
            <w:tcW w:w="1644" w:type="dxa"/>
            <w:shd w:val="clear" w:color="auto" w:fill="DAEEF3" w:themeFill="accent5" w:themeFillTint="33"/>
          </w:tcPr>
          <w:p w14:paraId="621BBF91" w14:textId="55DE0551" w:rsidR="0037204E" w:rsidRDefault="004767CD">
            <w:pPr>
              <w:jc w:val="center"/>
              <w:rPr>
                <w:b/>
                <w:snapToGrid w:val="0"/>
                <w:color w:val="000000"/>
              </w:rPr>
            </w:pPr>
            <w:r w:rsidRPr="00FC4885">
              <w:rPr>
                <w:rFonts w:ascii="Symbol" w:hAnsi="Symbol"/>
                <w:b/>
                <w:i/>
                <w:iCs/>
                <w:snapToGrid w:val="0"/>
                <w:color w:val="000000"/>
              </w:rPr>
              <w:t>r</w:t>
            </w:r>
            <w:r w:rsidR="00B04FF1">
              <w:rPr>
                <w:b/>
                <w:snapToGrid w:val="0"/>
                <w:color w:val="000000"/>
              </w:rPr>
              <w:t xml:space="preserve"> Spearman</w:t>
            </w:r>
          </w:p>
        </w:tc>
        <w:tc>
          <w:tcPr>
            <w:tcW w:w="2028" w:type="dxa"/>
            <w:shd w:val="clear" w:color="auto" w:fill="DAEEF3" w:themeFill="accent5" w:themeFillTint="33"/>
          </w:tcPr>
          <w:p w14:paraId="1FAE10D0" w14:textId="41C03101" w:rsidR="0037204E" w:rsidRPr="00CA7167" w:rsidRDefault="004767CD">
            <w:pPr>
              <w:jc w:val="center"/>
              <w:rPr>
                <w:rFonts w:ascii="Symbol" w:hAnsi="Symbol"/>
                <w:b/>
                <w:snapToGrid w:val="0"/>
                <w:color w:val="000000"/>
              </w:rPr>
            </w:pPr>
            <w:r w:rsidRPr="00FC4885">
              <w:rPr>
                <w:rFonts w:ascii="Symbol" w:hAnsi="Symbol"/>
                <w:b/>
                <w:i/>
                <w:iCs/>
                <w:snapToGrid w:val="0"/>
                <w:color w:val="000000"/>
              </w:rPr>
              <w:t>r</w:t>
            </w:r>
            <w:r w:rsidR="00B31FBB" w:rsidRPr="00B31FBB">
              <w:rPr>
                <w:rFonts w:asciiTheme="minorBidi" w:hAnsiTheme="minorBidi" w:cstheme="minorBidi"/>
                <w:b/>
                <w:snapToGrid w:val="0"/>
                <w:color w:val="000000"/>
                <w:vertAlign w:val="superscript"/>
              </w:rPr>
              <w:t>2</w:t>
            </w:r>
            <w:r w:rsidR="00CA7167">
              <w:rPr>
                <w:rFonts w:asciiTheme="minorBidi" w:hAnsiTheme="minorBidi" w:cstheme="minorBidi"/>
                <w:b/>
                <w:snapToGrid w:val="0"/>
                <w:color w:val="000000"/>
              </w:rPr>
              <w:t xml:space="preserve"> Bestimmtheitsmaß</w:t>
            </w:r>
          </w:p>
        </w:tc>
        <w:tc>
          <w:tcPr>
            <w:tcW w:w="1236" w:type="dxa"/>
            <w:shd w:val="clear" w:color="auto" w:fill="DAEEF3" w:themeFill="accent5" w:themeFillTint="33"/>
          </w:tcPr>
          <w:p w14:paraId="73C7BB06" w14:textId="5132415D" w:rsidR="0037204E" w:rsidRDefault="00CA7167">
            <w:pPr>
              <w:jc w:val="center"/>
              <w:rPr>
                <w:b/>
                <w:snapToGrid w:val="0"/>
                <w:color w:val="000000"/>
              </w:rPr>
            </w:pPr>
            <w:r>
              <w:rPr>
                <w:b/>
                <w:snapToGrid w:val="0"/>
                <w:color w:val="000000"/>
              </w:rPr>
              <w:t>p</w:t>
            </w:r>
          </w:p>
        </w:tc>
      </w:tr>
      <w:tr w:rsidR="0002434E" w14:paraId="2CBE50CC" w14:textId="77777777" w:rsidTr="0051524E">
        <w:trPr>
          <w:trHeight w:val="479"/>
        </w:trPr>
        <w:tc>
          <w:tcPr>
            <w:tcW w:w="1515" w:type="dxa"/>
          </w:tcPr>
          <w:p w14:paraId="604F8C61" w14:textId="17E1C414" w:rsidR="0002434E" w:rsidRDefault="0002434E" w:rsidP="0002434E">
            <w:pPr>
              <w:rPr>
                <w:snapToGrid w:val="0"/>
                <w:color w:val="000000"/>
              </w:rPr>
            </w:pPr>
            <w:r w:rsidRPr="00357641">
              <w:t>ROA</w:t>
            </w:r>
          </w:p>
        </w:tc>
        <w:tc>
          <w:tcPr>
            <w:tcW w:w="1005" w:type="dxa"/>
          </w:tcPr>
          <w:p w14:paraId="66C956FA" w14:textId="702E4273" w:rsidR="0002434E" w:rsidRDefault="0002434E" w:rsidP="0002434E">
            <w:pPr>
              <w:jc w:val="left"/>
              <w:rPr>
                <w:snapToGrid w:val="0"/>
                <w:color w:val="000000"/>
              </w:rPr>
            </w:pPr>
            <w:r w:rsidRPr="00357641">
              <w:t>931</w:t>
            </w:r>
          </w:p>
        </w:tc>
        <w:tc>
          <w:tcPr>
            <w:tcW w:w="1644" w:type="dxa"/>
          </w:tcPr>
          <w:p w14:paraId="551AAAAE" w14:textId="682D1042" w:rsidR="0002434E" w:rsidRDefault="0002434E" w:rsidP="0002434E">
            <w:pPr>
              <w:jc w:val="left"/>
              <w:rPr>
                <w:snapToGrid w:val="0"/>
                <w:color w:val="000000"/>
              </w:rPr>
            </w:pPr>
            <w:r w:rsidRPr="00357641">
              <w:t>-0,089</w:t>
            </w:r>
          </w:p>
        </w:tc>
        <w:tc>
          <w:tcPr>
            <w:tcW w:w="2028" w:type="dxa"/>
          </w:tcPr>
          <w:p w14:paraId="7B06498B" w14:textId="589378B3" w:rsidR="0002434E" w:rsidRDefault="0002434E" w:rsidP="0002434E">
            <w:pPr>
              <w:rPr>
                <w:snapToGrid w:val="0"/>
                <w:color w:val="000000"/>
              </w:rPr>
            </w:pPr>
            <w:r w:rsidRPr="00357641">
              <w:t>0,008</w:t>
            </w:r>
          </w:p>
        </w:tc>
        <w:tc>
          <w:tcPr>
            <w:tcW w:w="1236" w:type="dxa"/>
          </w:tcPr>
          <w:p w14:paraId="3B404C5D" w14:textId="52E7C322" w:rsidR="0002434E" w:rsidRDefault="0002434E" w:rsidP="0002434E">
            <w:pPr>
              <w:rPr>
                <w:snapToGrid w:val="0"/>
                <w:color w:val="000000"/>
              </w:rPr>
            </w:pPr>
            <w:r w:rsidRPr="00357641">
              <w:t>0,006284</w:t>
            </w:r>
          </w:p>
        </w:tc>
      </w:tr>
      <w:tr w:rsidR="0002434E" w14:paraId="589CE7A3" w14:textId="77777777" w:rsidTr="0051524E">
        <w:trPr>
          <w:trHeight w:val="479"/>
        </w:trPr>
        <w:tc>
          <w:tcPr>
            <w:tcW w:w="1515" w:type="dxa"/>
          </w:tcPr>
          <w:p w14:paraId="1C2E60C0" w14:textId="4CFAF160" w:rsidR="0002434E" w:rsidRDefault="0002434E" w:rsidP="0002434E">
            <w:pPr>
              <w:rPr>
                <w:snapToGrid w:val="0"/>
                <w:color w:val="000000"/>
              </w:rPr>
            </w:pPr>
            <w:r w:rsidRPr="00357641">
              <w:t>ROE</w:t>
            </w:r>
          </w:p>
        </w:tc>
        <w:tc>
          <w:tcPr>
            <w:tcW w:w="1005" w:type="dxa"/>
          </w:tcPr>
          <w:p w14:paraId="3A4279E5" w14:textId="01DDEF2F" w:rsidR="0002434E" w:rsidRDefault="0002434E" w:rsidP="0002434E">
            <w:pPr>
              <w:jc w:val="left"/>
              <w:rPr>
                <w:snapToGrid w:val="0"/>
                <w:color w:val="000000"/>
              </w:rPr>
            </w:pPr>
            <w:r w:rsidRPr="00357641">
              <w:t>931</w:t>
            </w:r>
          </w:p>
        </w:tc>
        <w:tc>
          <w:tcPr>
            <w:tcW w:w="1644" w:type="dxa"/>
          </w:tcPr>
          <w:p w14:paraId="234B1F5C" w14:textId="01160153" w:rsidR="0002434E" w:rsidRDefault="0002434E" w:rsidP="0002434E">
            <w:pPr>
              <w:jc w:val="left"/>
              <w:rPr>
                <w:snapToGrid w:val="0"/>
                <w:color w:val="000000"/>
              </w:rPr>
            </w:pPr>
            <w:r w:rsidRPr="00357641">
              <w:t>-0,041</w:t>
            </w:r>
          </w:p>
        </w:tc>
        <w:tc>
          <w:tcPr>
            <w:tcW w:w="2028" w:type="dxa"/>
          </w:tcPr>
          <w:p w14:paraId="33E51AE9" w14:textId="0529416D" w:rsidR="0002434E" w:rsidRDefault="0002434E" w:rsidP="0002434E">
            <w:pPr>
              <w:rPr>
                <w:snapToGrid w:val="0"/>
                <w:color w:val="000000"/>
              </w:rPr>
            </w:pPr>
            <w:r w:rsidRPr="00357641">
              <w:t>0,002</w:t>
            </w:r>
          </w:p>
        </w:tc>
        <w:tc>
          <w:tcPr>
            <w:tcW w:w="1236" w:type="dxa"/>
          </w:tcPr>
          <w:p w14:paraId="77462240" w14:textId="451C5B08" w:rsidR="0002434E" w:rsidRDefault="0002434E" w:rsidP="0002434E">
            <w:pPr>
              <w:rPr>
                <w:snapToGrid w:val="0"/>
                <w:color w:val="000000"/>
              </w:rPr>
            </w:pPr>
            <w:r w:rsidRPr="00357641">
              <w:t>0,212913</w:t>
            </w:r>
          </w:p>
        </w:tc>
      </w:tr>
      <w:tr w:rsidR="0002434E" w14:paraId="5210748C" w14:textId="77777777" w:rsidTr="0051524E">
        <w:trPr>
          <w:trHeight w:val="479"/>
        </w:trPr>
        <w:tc>
          <w:tcPr>
            <w:tcW w:w="1515" w:type="dxa"/>
          </w:tcPr>
          <w:p w14:paraId="166F31C2" w14:textId="1CA95E1F" w:rsidR="0002434E" w:rsidRDefault="0002434E" w:rsidP="0002434E">
            <w:pPr>
              <w:rPr>
                <w:snapToGrid w:val="0"/>
                <w:color w:val="000000"/>
              </w:rPr>
            </w:pPr>
            <w:r w:rsidRPr="00357641">
              <w:t>EBIT-Marge</w:t>
            </w:r>
          </w:p>
        </w:tc>
        <w:tc>
          <w:tcPr>
            <w:tcW w:w="1005" w:type="dxa"/>
          </w:tcPr>
          <w:p w14:paraId="42D49546" w14:textId="3314913E" w:rsidR="0002434E" w:rsidRDefault="0002434E" w:rsidP="0002434E">
            <w:pPr>
              <w:jc w:val="left"/>
              <w:rPr>
                <w:snapToGrid w:val="0"/>
                <w:color w:val="000000"/>
              </w:rPr>
            </w:pPr>
            <w:r w:rsidRPr="00357641">
              <w:t>932</w:t>
            </w:r>
          </w:p>
        </w:tc>
        <w:tc>
          <w:tcPr>
            <w:tcW w:w="1644" w:type="dxa"/>
          </w:tcPr>
          <w:p w14:paraId="706F884D" w14:textId="358B24A1" w:rsidR="0002434E" w:rsidRDefault="0002434E" w:rsidP="0002434E">
            <w:pPr>
              <w:jc w:val="left"/>
              <w:rPr>
                <w:snapToGrid w:val="0"/>
                <w:color w:val="000000"/>
              </w:rPr>
            </w:pPr>
            <w:r w:rsidRPr="00357641">
              <w:t>-0,182</w:t>
            </w:r>
          </w:p>
        </w:tc>
        <w:tc>
          <w:tcPr>
            <w:tcW w:w="2028" w:type="dxa"/>
          </w:tcPr>
          <w:p w14:paraId="724D61FF" w14:textId="1374C9D4" w:rsidR="0002434E" w:rsidRDefault="0002434E" w:rsidP="0002434E">
            <w:pPr>
              <w:rPr>
                <w:snapToGrid w:val="0"/>
                <w:color w:val="000000"/>
              </w:rPr>
            </w:pPr>
            <w:r w:rsidRPr="00357641">
              <w:t>0,033</w:t>
            </w:r>
          </w:p>
        </w:tc>
        <w:tc>
          <w:tcPr>
            <w:tcW w:w="1236" w:type="dxa"/>
          </w:tcPr>
          <w:p w14:paraId="1DB55F29" w14:textId="0DF3F0FF" w:rsidR="0002434E" w:rsidRDefault="0002434E" w:rsidP="0002434E">
            <w:pPr>
              <w:rPr>
                <w:snapToGrid w:val="0"/>
                <w:color w:val="000000"/>
              </w:rPr>
            </w:pPr>
            <w:r w:rsidRPr="00357641">
              <w:t>2,1E-08</w:t>
            </w:r>
          </w:p>
        </w:tc>
      </w:tr>
      <w:tr w:rsidR="0002434E" w14:paraId="406C93B9" w14:textId="77777777" w:rsidTr="0051524E">
        <w:trPr>
          <w:trHeight w:val="479"/>
        </w:trPr>
        <w:tc>
          <w:tcPr>
            <w:tcW w:w="1515" w:type="dxa"/>
          </w:tcPr>
          <w:p w14:paraId="24999E7C" w14:textId="27687A32" w:rsidR="0002434E" w:rsidRDefault="0002434E" w:rsidP="0002434E">
            <w:pPr>
              <w:rPr>
                <w:snapToGrid w:val="0"/>
                <w:color w:val="000000"/>
              </w:rPr>
            </w:pPr>
            <w:r w:rsidRPr="00357641">
              <w:t>FCF-Marge</w:t>
            </w:r>
          </w:p>
        </w:tc>
        <w:tc>
          <w:tcPr>
            <w:tcW w:w="1005" w:type="dxa"/>
          </w:tcPr>
          <w:p w14:paraId="3461D051" w14:textId="0D0877A7" w:rsidR="0002434E" w:rsidRDefault="0002434E" w:rsidP="0002434E">
            <w:pPr>
              <w:jc w:val="left"/>
              <w:rPr>
                <w:snapToGrid w:val="0"/>
                <w:color w:val="000000"/>
              </w:rPr>
            </w:pPr>
            <w:r w:rsidRPr="00357641">
              <w:t>932</w:t>
            </w:r>
          </w:p>
        </w:tc>
        <w:tc>
          <w:tcPr>
            <w:tcW w:w="1644" w:type="dxa"/>
          </w:tcPr>
          <w:p w14:paraId="27818207" w14:textId="5947770E" w:rsidR="0002434E" w:rsidRDefault="0002434E" w:rsidP="0002434E">
            <w:pPr>
              <w:jc w:val="left"/>
              <w:rPr>
                <w:snapToGrid w:val="0"/>
                <w:color w:val="000000"/>
              </w:rPr>
            </w:pPr>
            <w:r w:rsidRPr="00357641">
              <w:t>0,045</w:t>
            </w:r>
          </w:p>
        </w:tc>
        <w:tc>
          <w:tcPr>
            <w:tcW w:w="2028" w:type="dxa"/>
          </w:tcPr>
          <w:p w14:paraId="4930CDDD" w14:textId="4FA68A8F" w:rsidR="0002434E" w:rsidRDefault="0002434E" w:rsidP="0002434E">
            <w:pPr>
              <w:rPr>
                <w:snapToGrid w:val="0"/>
                <w:color w:val="000000"/>
              </w:rPr>
            </w:pPr>
            <w:r w:rsidRPr="00357641">
              <w:t>0,002</w:t>
            </w:r>
          </w:p>
        </w:tc>
        <w:tc>
          <w:tcPr>
            <w:tcW w:w="1236" w:type="dxa"/>
          </w:tcPr>
          <w:p w14:paraId="705678FE" w14:textId="00490202" w:rsidR="0002434E" w:rsidRDefault="0002434E" w:rsidP="0002434E">
            <w:pPr>
              <w:rPr>
                <w:snapToGrid w:val="0"/>
                <w:color w:val="000000"/>
              </w:rPr>
            </w:pPr>
            <w:r w:rsidRPr="00357641">
              <w:t>0,170204</w:t>
            </w:r>
          </w:p>
        </w:tc>
      </w:tr>
      <w:tr w:rsidR="0002434E" w14:paraId="4F90605E" w14:textId="77777777" w:rsidTr="0051524E">
        <w:trPr>
          <w:trHeight w:val="479"/>
        </w:trPr>
        <w:tc>
          <w:tcPr>
            <w:tcW w:w="1515" w:type="dxa"/>
          </w:tcPr>
          <w:p w14:paraId="206BE5F8" w14:textId="7A32B337" w:rsidR="0002434E" w:rsidRDefault="0002434E" w:rsidP="0002434E">
            <w:pPr>
              <w:rPr>
                <w:snapToGrid w:val="0"/>
                <w:color w:val="000000"/>
              </w:rPr>
            </w:pPr>
            <w:r w:rsidRPr="00357641">
              <w:lastRenderedPageBreak/>
              <w:t>Current Ratio</w:t>
            </w:r>
          </w:p>
        </w:tc>
        <w:tc>
          <w:tcPr>
            <w:tcW w:w="1005" w:type="dxa"/>
          </w:tcPr>
          <w:p w14:paraId="666212B0" w14:textId="0747C28D" w:rsidR="0002434E" w:rsidRDefault="0002434E" w:rsidP="0002434E">
            <w:pPr>
              <w:jc w:val="left"/>
              <w:rPr>
                <w:snapToGrid w:val="0"/>
                <w:color w:val="000000"/>
              </w:rPr>
            </w:pPr>
            <w:r w:rsidRPr="00357641">
              <w:t>932</w:t>
            </w:r>
          </w:p>
        </w:tc>
        <w:tc>
          <w:tcPr>
            <w:tcW w:w="1644" w:type="dxa"/>
          </w:tcPr>
          <w:p w14:paraId="5B73E199" w14:textId="6E01BD99" w:rsidR="0002434E" w:rsidRDefault="0002434E" w:rsidP="0002434E">
            <w:pPr>
              <w:jc w:val="left"/>
              <w:rPr>
                <w:snapToGrid w:val="0"/>
                <w:color w:val="000000"/>
              </w:rPr>
            </w:pPr>
            <w:r w:rsidRPr="00357641">
              <w:t>-0,187</w:t>
            </w:r>
          </w:p>
        </w:tc>
        <w:tc>
          <w:tcPr>
            <w:tcW w:w="2028" w:type="dxa"/>
          </w:tcPr>
          <w:p w14:paraId="300B0A07" w14:textId="76411ADE" w:rsidR="0002434E" w:rsidRDefault="0002434E" w:rsidP="0002434E">
            <w:pPr>
              <w:rPr>
                <w:snapToGrid w:val="0"/>
                <w:color w:val="000000"/>
              </w:rPr>
            </w:pPr>
            <w:r w:rsidRPr="00357641">
              <w:t>0,035</w:t>
            </w:r>
          </w:p>
        </w:tc>
        <w:tc>
          <w:tcPr>
            <w:tcW w:w="1236" w:type="dxa"/>
          </w:tcPr>
          <w:p w14:paraId="328C6877" w14:textId="249AE69A" w:rsidR="0002434E" w:rsidRDefault="0002434E" w:rsidP="0002434E">
            <w:pPr>
              <w:rPr>
                <w:snapToGrid w:val="0"/>
                <w:color w:val="000000"/>
              </w:rPr>
            </w:pPr>
            <w:r w:rsidRPr="00357641">
              <w:t>8,36E-09</w:t>
            </w:r>
          </w:p>
        </w:tc>
      </w:tr>
      <w:tr w:rsidR="0002434E" w14:paraId="43EFF4ED" w14:textId="77777777" w:rsidTr="0051524E">
        <w:trPr>
          <w:trHeight w:val="479"/>
        </w:trPr>
        <w:tc>
          <w:tcPr>
            <w:tcW w:w="1515" w:type="dxa"/>
          </w:tcPr>
          <w:p w14:paraId="70CDC665" w14:textId="7D405D4E" w:rsidR="0002434E" w:rsidRDefault="0002434E" w:rsidP="0002434E">
            <w:pPr>
              <w:rPr>
                <w:snapToGrid w:val="0"/>
                <w:color w:val="000000"/>
              </w:rPr>
            </w:pPr>
            <w:proofErr w:type="spellStart"/>
            <w:r w:rsidRPr="00357641">
              <w:t>Debt</w:t>
            </w:r>
            <w:proofErr w:type="spellEnd"/>
            <w:r w:rsidRPr="00357641">
              <w:t>/Equity</w:t>
            </w:r>
          </w:p>
        </w:tc>
        <w:tc>
          <w:tcPr>
            <w:tcW w:w="1005" w:type="dxa"/>
          </w:tcPr>
          <w:p w14:paraId="2140FF23" w14:textId="5A0CF017" w:rsidR="0002434E" w:rsidRDefault="0002434E" w:rsidP="0002434E">
            <w:pPr>
              <w:jc w:val="left"/>
              <w:rPr>
                <w:snapToGrid w:val="0"/>
                <w:color w:val="000000"/>
              </w:rPr>
            </w:pPr>
            <w:r w:rsidRPr="00357641">
              <w:t>931</w:t>
            </w:r>
          </w:p>
        </w:tc>
        <w:tc>
          <w:tcPr>
            <w:tcW w:w="1644" w:type="dxa"/>
          </w:tcPr>
          <w:p w14:paraId="5588B1AA" w14:textId="30635083" w:rsidR="0002434E" w:rsidRDefault="0002434E" w:rsidP="0002434E">
            <w:pPr>
              <w:jc w:val="left"/>
              <w:rPr>
                <w:snapToGrid w:val="0"/>
                <w:color w:val="000000"/>
              </w:rPr>
            </w:pPr>
            <w:r w:rsidRPr="00357641">
              <w:t>-0,241</w:t>
            </w:r>
          </w:p>
        </w:tc>
        <w:tc>
          <w:tcPr>
            <w:tcW w:w="2028" w:type="dxa"/>
          </w:tcPr>
          <w:p w14:paraId="163F62CB" w14:textId="4838AC81" w:rsidR="0002434E" w:rsidRDefault="0002434E" w:rsidP="0002434E">
            <w:pPr>
              <w:rPr>
                <w:snapToGrid w:val="0"/>
                <w:color w:val="000000"/>
              </w:rPr>
            </w:pPr>
            <w:r w:rsidRPr="00357641">
              <w:t>0,058</w:t>
            </w:r>
          </w:p>
        </w:tc>
        <w:tc>
          <w:tcPr>
            <w:tcW w:w="1236" w:type="dxa"/>
          </w:tcPr>
          <w:p w14:paraId="18BDC9B5" w14:textId="1B7B14D3" w:rsidR="0002434E" w:rsidRDefault="0002434E" w:rsidP="0002434E">
            <w:pPr>
              <w:rPr>
                <w:snapToGrid w:val="0"/>
                <w:color w:val="000000"/>
              </w:rPr>
            </w:pPr>
            <w:r w:rsidRPr="00357641">
              <w:t>8,76E-14</w:t>
            </w:r>
          </w:p>
        </w:tc>
      </w:tr>
      <w:tr w:rsidR="0002434E" w14:paraId="0F7F8A4F" w14:textId="77777777" w:rsidTr="0051524E">
        <w:trPr>
          <w:trHeight w:val="479"/>
        </w:trPr>
        <w:tc>
          <w:tcPr>
            <w:tcW w:w="1515" w:type="dxa"/>
          </w:tcPr>
          <w:p w14:paraId="67940F92" w14:textId="6E3C64F3" w:rsidR="0002434E" w:rsidRDefault="0002434E" w:rsidP="0002434E">
            <w:pPr>
              <w:rPr>
                <w:snapToGrid w:val="0"/>
                <w:color w:val="000000"/>
              </w:rPr>
            </w:pPr>
            <w:r w:rsidRPr="00357641">
              <w:t>Eigenkapitalquote</w:t>
            </w:r>
          </w:p>
        </w:tc>
        <w:tc>
          <w:tcPr>
            <w:tcW w:w="1005" w:type="dxa"/>
          </w:tcPr>
          <w:p w14:paraId="36264E53" w14:textId="0C1C7F56" w:rsidR="0002434E" w:rsidRDefault="0002434E" w:rsidP="0002434E">
            <w:pPr>
              <w:jc w:val="left"/>
              <w:rPr>
                <w:snapToGrid w:val="0"/>
                <w:color w:val="000000"/>
              </w:rPr>
            </w:pPr>
            <w:r w:rsidRPr="00357641">
              <w:t>932</w:t>
            </w:r>
          </w:p>
        </w:tc>
        <w:tc>
          <w:tcPr>
            <w:tcW w:w="1644" w:type="dxa"/>
          </w:tcPr>
          <w:p w14:paraId="76978A69" w14:textId="0F5B9CAE" w:rsidR="0002434E" w:rsidRDefault="0002434E" w:rsidP="0002434E">
            <w:pPr>
              <w:jc w:val="left"/>
              <w:rPr>
                <w:snapToGrid w:val="0"/>
                <w:color w:val="000000"/>
              </w:rPr>
            </w:pPr>
            <w:r w:rsidRPr="00357641">
              <w:t>-0,091</w:t>
            </w:r>
          </w:p>
        </w:tc>
        <w:tc>
          <w:tcPr>
            <w:tcW w:w="2028" w:type="dxa"/>
          </w:tcPr>
          <w:p w14:paraId="29D7A894" w14:textId="4EEB7969" w:rsidR="0002434E" w:rsidRDefault="0002434E" w:rsidP="0002434E">
            <w:pPr>
              <w:rPr>
                <w:snapToGrid w:val="0"/>
                <w:color w:val="000000"/>
              </w:rPr>
            </w:pPr>
            <w:r w:rsidRPr="00357641">
              <w:t>0,008</w:t>
            </w:r>
          </w:p>
        </w:tc>
        <w:tc>
          <w:tcPr>
            <w:tcW w:w="1236" w:type="dxa"/>
          </w:tcPr>
          <w:p w14:paraId="516AF681" w14:textId="49D84C7C" w:rsidR="0002434E" w:rsidRDefault="0002434E" w:rsidP="0002434E">
            <w:pPr>
              <w:rPr>
                <w:snapToGrid w:val="0"/>
                <w:color w:val="000000"/>
              </w:rPr>
            </w:pPr>
            <w:r w:rsidRPr="00357641">
              <w:t>0,005455</w:t>
            </w:r>
          </w:p>
        </w:tc>
      </w:tr>
    </w:tbl>
    <w:p w14:paraId="4CF02A11" w14:textId="77777777" w:rsidR="00270314" w:rsidRDefault="00270314" w:rsidP="008A7E87"/>
    <w:p w14:paraId="44B71CEA" w14:textId="2AD9F567" w:rsidR="005020EC" w:rsidRDefault="000F4B60" w:rsidP="008A7E87">
      <w:r w:rsidRPr="000F4B60">
        <w:t>Die Spearman-Korrelationen liegen über alle Kennzahlen unter |</w:t>
      </w:r>
      <w:r w:rsidRPr="00FC4885">
        <w:rPr>
          <w:i/>
          <w:iCs/>
        </w:rPr>
        <w:t>ρ</w:t>
      </w:r>
      <w:r w:rsidRPr="000F4B60">
        <w:t>|</w:t>
      </w:r>
      <w:r w:rsidR="006E5193">
        <w:t> </w:t>
      </w:r>
      <w:r w:rsidRPr="000F4B60">
        <w:t>=</w:t>
      </w:r>
      <w:r w:rsidR="006E5193">
        <w:t> </w:t>
      </w:r>
      <w:r w:rsidRPr="000F4B60">
        <w:t xml:space="preserve">0,25. Sechs von sieben Kennzahlen zeigen ein leicht negatives </w:t>
      </w:r>
      <w:r w:rsidRPr="00FC4885">
        <w:rPr>
          <w:i/>
          <w:iCs/>
        </w:rPr>
        <w:t>ρ</w:t>
      </w:r>
      <w:r w:rsidRPr="000F4B60">
        <w:t xml:space="preserve">, was der erwartbaren Richtung der mechanischen Kopplung (Höhere Volatilität erzeugt Mean-Reversion) entspricht. Die stärksten Werte finden sich bei </w:t>
      </w:r>
      <w:proofErr w:type="spellStart"/>
      <w:r w:rsidRPr="000F4B60">
        <w:t>Debt</w:t>
      </w:r>
      <w:proofErr w:type="spellEnd"/>
      <w:r w:rsidRPr="000F4B60">
        <w:t>/Equity (−0,24), Current Ratio (−0,19) und EBIT-Marge (−0,18), die übrigen bleiben unter |</w:t>
      </w:r>
      <w:r w:rsidRPr="00DF7EF1">
        <w:rPr>
          <w:i/>
          <w:iCs/>
        </w:rPr>
        <w:t>ρ</w:t>
      </w:r>
      <w:r w:rsidRPr="000F4B60">
        <w:t>|</w:t>
      </w:r>
      <w:r w:rsidR="00AC4E22">
        <w:t> </w:t>
      </w:r>
      <w:r w:rsidRPr="000F4B60">
        <w:t>=</w:t>
      </w:r>
      <w:r w:rsidR="00AC4E22">
        <w:t> </w:t>
      </w:r>
      <w:r w:rsidRPr="000F4B60">
        <w:t xml:space="preserve">0,10. Fünf der sieben Korrelationen sind statistisch signifikant (p &lt; 0,05). Aufgrund der hohen Stichprobengröße ist die Effektstärke jedoch der entscheidendere Indikator: Das Bestimmtheitsmaß </w:t>
      </w:r>
      <w:r w:rsidRPr="00DF7EF1">
        <w:rPr>
          <w:i/>
          <w:iCs/>
        </w:rPr>
        <w:t>ρ</w:t>
      </w:r>
      <w:r w:rsidRPr="000F4B60">
        <w:t>² beträgt selbst im stärksten Fall nur 6 % der gemeinsamen Variation. Die beiden Achsen tragen damit überwiegend unabhängige Information.</w:t>
      </w:r>
    </w:p>
    <w:p w14:paraId="4CB98AFF" w14:textId="37114A26" w:rsidR="00D319BD" w:rsidRDefault="00D319BD" w:rsidP="00D319BD">
      <w:pPr>
        <w:pStyle w:val="berschrift3"/>
      </w:pPr>
      <w:bookmarkStart w:id="85" w:name="_Toc230281179"/>
      <w:r w:rsidRPr="00D319BD">
        <w:t>Periodenstabilität</w:t>
      </w:r>
      <w:bookmarkEnd w:id="85"/>
    </w:p>
    <w:p w14:paraId="6EFCA0B3" w14:textId="38087A4F" w:rsidR="00F24F21" w:rsidRDefault="00F24F21" w:rsidP="00F24F21">
      <w:r>
        <w:t xml:space="preserve">Die zeitliche Stabilität der </w:t>
      </w:r>
      <w:r w:rsidR="00DF7EF1" w:rsidRPr="0014312F">
        <w:rPr>
          <w:rFonts w:ascii="Symbol" w:hAnsi="Symbol"/>
          <w:i/>
          <w:iCs/>
        </w:rPr>
        <w:t>j</w:t>
      </w:r>
      <w:r w:rsidR="00DF7EF1">
        <w:t xml:space="preserve"> </w:t>
      </w:r>
      <w:r>
        <w:t xml:space="preserve">-Schätzung wird über einen Periodensplit geprüft. Die 100 Quartale der Hauptperiode werden in vier Fenster jeweils 25 Quartale zerlegt (W1: 2000 Q1 bis 2006 Q1, W2: 2006 Q2 bis 2012 Q2, W3: 2012 Q3 bis 2018 Q3, W4: 2018 Q4 bis 2024 Q4). Pro Fenster wird die </w:t>
      </w:r>
      <w:proofErr w:type="gramStart"/>
      <w:r>
        <w:t>AR(1)-</w:t>
      </w:r>
      <w:proofErr w:type="gramEnd"/>
      <w:r>
        <w:t>Schätzung mit der Spezifikation der Hauptanalyse erneut durchgeführt. Da die Stichprobe über alle Fenster identisch ist, sind beobachtete Unterschiede rein zeitlich bedingt.</w:t>
      </w:r>
    </w:p>
    <w:p w14:paraId="4B014D34" w14:textId="6CADE058" w:rsidR="00D319BD" w:rsidRDefault="00F24F21" w:rsidP="00F24F21">
      <w:r>
        <w:t>Die Hypothese lautet: Bleibt die Abweichung der Fenster-Mediane im Vergleich zum Median der gesamten Stichprobe gering, ist die Zeitreihe zeitlich stabil.</w:t>
      </w:r>
    </w:p>
    <w:p w14:paraId="3CB68918" w14:textId="7C42BC64" w:rsidR="00F3231F" w:rsidRDefault="006761F6" w:rsidP="00F3231F">
      <w:pPr>
        <w:pStyle w:val="Abbildung"/>
        <w:rPr>
          <w:noProof/>
        </w:rPr>
      </w:pPr>
      <w:r>
        <w:rPr>
          <w:noProof/>
        </w:rPr>
        <w:lastRenderedPageBreak/>
        <w:drawing>
          <wp:inline distT="0" distB="0" distL="0" distR="0" wp14:anchorId="7A818BAF" wp14:editId="48A13799">
            <wp:extent cx="5400000" cy="1965600"/>
            <wp:effectExtent l="0" t="0" r="0" b="0"/>
            <wp:docPr id="136039833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98330" name="Grafik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906" b="746"/>
                    <a:stretch>
                      <a:fillRect/>
                    </a:stretch>
                  </pic:blipFill>
                  <pic:spPr bwMode="auto">
                    <a:xfrm>
                      <a:off x="0" y="0"/>
                      <a:ext cx="5400000" cy="1965600"/>
                    </a:xfrm>
                    <a:prstGeom prst="rect">
                      <a:avLst/>
                    </a:prstGeom>
                    <a:noFill/>
                    <a:ln>
                      <a:noFill/>
                    </a:ln>
                    <a:extLst>
                      <a:ext uri="{53640926-AAD7-44D8-BBD7-CCE9431645EC}">
                        <a14:shadowObscured xmlns:a14="http://schemas.microsoft.com/office/drawing/2010/main"/>
                      </a:ext>
                    </a:extLst>
                  </pic:spPr>
                </pic:pic>
              </a:graphicData>
            </a:graphic>
          </wp:inline>
        </w:drawing>
      </w:r>
    </w:p>
    <w:p w14:paraId="41B63B61" w14:textId="1409FB13" w:rsidR="00F3231F" w:rsidRDefault="00F3231F" w:rsidP="00BF7FDA">
      <w:pPr>
        <w:pStyle w:val="Beschriftung"/>
      </w:pPr>
      <w:bookmarkStart w:id="86" w:name="_Ref229914854"/>
      <w:bookmarkStart w:id="87" w:name="_Toc230279792"/>
      <w:r>
        <w:t xml:space="preserve">Abbildung </w:t>
      </w:r>
      <w:r w:rsidR="0007759D">
        <w:fldChar w:fldCharType="begin"/>
      </w:r>
      <w:r w:rsidR="0007759D">
        <w:instrText xml:space="preserve"> SEQ Abbildung \* ARABIC </w:instrText>
      </w:r>
      <w:r w:rsidR="0007759D">
        <w:fldChar w:fldCharType="separate"/>
      </w:r>
      <w:r w:rsidR="0007759D">
        <w:rPr>
          <w:noProof/>
        </w:rPr>
        <w:t>3</w:t>
      </w:r>
      <w:r w:rsidR="0007759D">
        <w:rPr>
          <w:noProof/>
        </w:rPr>
        <w:fldChar w:fldCharType="end"/>
      </w:r>
      <w:bookmarkEnd w:id="86"/>
      <w:r>
        <w:t>:</w:t>
      </w:r>
      <w:r w:rsidR="00F42945">
        <w:tab/>
      </w:r>
      <w:r w:rsidR="00525BC5">
        <w:t xml:space="preserve">Median </w:t>
      </w:r>
      <w:r w:rsidR="00417206">
        <w:t>für unterschiedliche Periodenlängen</w:t>
      </w:r>
      <w:bookmarkEnd w:id="87"/>
    </w:p>
    <w:p w14:paraId="758F0AE0" w14:textId="570B86C5" w:rsidR="00D319BD" w:rsidRDefault="006107D3" w:rsidP="00D319BD">
      <w:r>
        <w:fldChar w:fldCharType="begin"/>
      </w:r>
      <w:r>
        <w:instrText xml:space="preserve"> REF _Ref229914854 \h </w:instrText>
      </w:r>
      <w:r>
        <w:fldChar w:fldCharType="separate"/>
      </w:r>
      <w:r w:rsidR="0007759D">
        <w:t xml:space="preserve">Abbildung </w:t>
      </w:r>
      <w:r w:rsidR="0007759D">
        <w:rPr>
          <w:noProof/>
        </w:rPr>
        <w:t>3</w:t>
      </w:r>
      <w:r>
        <w:fldChar w:fldCharType="end"/>
      </w:r>
      <w:r>
        <w:t xml:space="preserve"> </w:t>
      </w:r>
      <w:r w:rsidR="0058003A" w:rsidRPr="0058003A">
        <w:t xml:space="preserve">zeigt die </w:t>
      </w:r>
      <w:r w:rsidR="00DF7EF1" w:rsidRPr="0014312F">
        <w:rPr>
          <w:rFonts w:ascii="Symbol" w:hAnsi="Symbol"/>
          <w:i/>
          <w:iCs/>
        </w:rPr>
        <w:t>j</w:t>
      </w:r>
      <w:r w:rsidR="00DF7EF1" w:rsidRPr="0058003A">
        <w:t xml:space="preserve"> </w:t>
      </w:r>
      <w:r w:rsidR="0058003A" w:rsidRPr="0058003A">
        <w:t xml:space="preserve">- und </w:t>
      </w:r>
      <w:r w:rsidR="00D0389B">
        <w:rPr>
          <w:rFonts w:ascii="Symbol" w:hAnsi="Symbol"/>
          <w:i/>
          <w:iCs/>
        </w:rPr>
        <w:t>s</w:t>
      </w:r>
      <w:r w:rsidR="00D0389B" w:rsidRPr="0058003A">
        <w:t xml:space="preserve"> </w:t>
      </w:r>
      <w:r w:rsidR="0058003A" w:rsidRPr="0058003A">
        <w:t>(Δ</w:t>
      </w:r>
      <w:proofErr w:type="gramStart"/>
      <w:r w:rsidR="0058003A" w:rsidRPr="00DF7EF1">
        <w:rPr>
          <w:i/>
          <w:iCs/>
        </w:rPr>
        <w:t>Y</w:t>
      </w:r>
      <w:r w:rsidR="0058003A" w:rsidRPr="0058003A">
        <w:t>)-</w:t>
      </w:r>
      <w:proofErr w:type="gramEnd"/>
      <w:r w:rsidR="0058003A" w:rsidRPr="0058003A">
        <w:t xml:space="preserve">Mediane pro Kennzahl für die gesamte Stichprobe und die vier Fenster. Die Linien verlaufen über alle Fenster weitgehend parallel. Auch wenn </w:t>
      </w:r>
      <w:r w:rsidR="00D0389B">
        <w:rPr>
          <w:rFonts w:ascii="Symbol" w:hAnsi="Symbol"/>
          <w:i/>
          <w:iCs/>
        </w:rPr>
        <w:t>s</w:t>
      </w:r>
      <w:r w:rsidR="0058003A" w:rsidRPr="0058003A">
        <w:t>(Δ</w:t>
      </w:r>
      <w:r w:rsidR="0058003A" w:rsidRPr="00DF7EF1">
        <w:rPr>
          <w:i/>
          <w:iCs/>
        </w:rPr>
        <w:t>Y</w:t>
      </w:r>
      <w:r w:rsidR="0058003A" w:rsidRPr="0058003A">
        <w:t>) in den Fenstern erwartbar kleiner als in der gesamten Stichprobe ausfällt (weniger Beobachtungen ergeben geringere Streuungen), bleibt die maximale Abweichung der Fenster-Mediane vom Gesamt-Median pro Kennzahl klein. Die Zeitreihe ist damit stabil und die Schätzungen kein Artefakt eines einzelnen Fensters.</w:t>
      </w:r>
    </w:p>
    <w:p w14:paraId="44644F69" w14:textId="31292AB8" w:rsidR="00A64CB5" w:rsidRDefault="00E730D1" w:rsidP="00E730D1">
      <w:pPr>
        <w:pStyle w:val="berschrift2"/>
      </w:pPr>
      <w:bookmarkStart w:id="88" w:name="_Toc230281180"/>
      <w:r>
        <w:t>Statistische Tests</w:t>
      </w:r>
      <w:bookmarkEnd w:id="88"/>
    </w:p>
    <w:p w14:paraId="4A210A00" w14:textId="18053B6A" w:rsidR="00E730D1" w:rsidRDefault="00E47B43" w:rsidP="00D319BD">
      <w:r w:rsidRPr="00E47B43">
        <w:t xml:space="preserve">Die Schätzung der Parameter </w:t>
      </w:r>
      <w:r w:rsidRPr="0014312F">
        <w:rPr>
          <w:rFonts w:ascii="Symbol" w:hAnsi="Symbol"/>
          <w:i/>
          <w:iCs/>
        </w:rPr>
        <w:t>j</w:t>
      </w:r>
      <w:r w:rsidRPr="00E47B43">
        <w:t xml:space="preserve"> und </w:t>
      </w:r>
      <w:r>
        <w:rPr>
          <w:rFonts w:ascii="Symbol" w:hAnsi="Symbol"/>
          <w:i/>
          <w:iCs/>
        </w:rPr>
        <w:t>s</w:t>
      </w:r>
      <w:r w:rsidRPr="00E47B43">
        <w:t xml:space="preserve"> ist in Kapitel </w:t>
      </w:r>
      <w:r>
        <w:fldChar w:fldCharType="begin"/>
      </w:r>
      <w:r>
        <w:instrText xml:space="preserve"> REF _Ref230247424 \r \h </w:instrText>
      </w:r>
      <w:r>
        <w:fldChar w:fldCharType="separate"/>
      </w:r>
      <w:r>
        <w:rPr>
          <w:cs/>
        </w:rPr>
        <w:t>‎</w:t>
      </w:r>
      <w:r>
        <w:t>3.2</w:t>
      </w:r>
      <w:r>
        <w:fldChar w:fldCharType="end"/>
      </w:r>
      <w:r w:rsidRPr="00E47B43">
        <w:t xml:space="preserve"> beschrieben. Die folgenden Kapitel definieren die ergänzenden statistischen Tests, mit denen diese Parameter in den drei Ergebniskapiteln ausgewertet werden.</w:t>
      </w:r>
    </w:p>
    <w:p w14:paraId="440F18A5" w14:textId="0EBBAFF6" w:rsidR="00E730D1" w:rsidRDefault="00E47B43" w:rsidP="00E47B43">
      <w:pPr>
        <w:pStyle w:val="berschrift3"/>
      </w:pPr>
      <w:bookmarkStart w:id="89" w:name="_Ref230248212"/>
      <w:bookmarkStart w:id="90" w:name="_Toc230281181"/>
      <w:r>
        <w:t>Forschungsfrage 1: Dynamikmuster der Kennzahlen</w:t>
      </w:r>
      <w:bookmarkEnd w:id="89"/>
      <w:bookmarkEnd w:id="90"/>
    </w:p>
    <w:p w14:paraId="30AA8C40" w14:textId="2F413DF7" w:rsidR="00CE2CEE" w:rsidRDefault="006B4411" w:rsidP="00CE2CEE">
      <w:r w:rsidRPr="006B4411">
        <w:t xml:space="preserve">Forschungsfrage 1 stützt sich primär auf deskriptive Statistiken (Median, Interquartilsabstand, Signifikanzraten, R²-Verteilungen) und die visuelle Darstellung der Unternehmen im </w:t>
      </w:r>
      <w:r w:rsidR="000326B3" w:rsidRPr="0014312F">
        <w:rPr>
          <w:rFonts w:ascii="Symbol" w:hAnsi="Symbol"/>
          <w:i/>
          <w:iCs/>
        </w:rPr>
        <w:t>j</w:t>
      </w:r>
      <w:r w:rsidRPr="006B4411">
        <w:t>-</w:t>
      </w:r>
      <w:r w:rsidR="000326B3" w:rsidRPr="000326B3">
        <w:rPr>
          <w:rFonts w:ascii="Symbol" w:hAnsi="Symbol"/>
          <w:i/>
          <w:iCs/>
        </w:rPr>
        <w:t xml:space="preserve"> </w:t>
      </w:r>
      <w:r w:rsidR="003251C2">
        <w:rPr>
          <w:rFonts w:ascii="Symbol" w:hAnsi="Symbol"/>
          <w:i/>
          <w:iCs/>
        </w:rPr>
        <w:t>s</w:t>
      </w:r>
      <w:r w:rsidRPr="006B4411">
        <w:t xml:space="preserve">-Raum. Die zentrale Aussage der drei Dynamiktypen wird durch den Vergleich der Mediane pro Kennzahl etabliert. Ergänzend werden Mann-Whitney-U-Tests eingesetzt, um paarweise Unterschiede in den </w:t>
      </w:r>
      <w:r w:rsidR="00024815" w:rsidRPr="0014312F">
        <w:rPr>
          <w:rFonts w:ascii="Symbol" w:hAnsi="Symbol"/>
          <w:i/>
          <w:iCs/>
        </w:rPr>
        <w:t>j</w:t>
      </w:r>
      <w:r w:rsidRPr="006B4411">
        <w:t xml:space="preserve">- und </w:t>
      </w:r>
      <w:r w:rsidR="00024815">
        <w:rPr>
          <w:rFonts w:ascii="Symbol" w:hAnsi="Symbol"/>
          <w:i/>
          <w:iCs/>
        </w:rPr>
        <w:t>s</w:t>
      </w:r>
      <w:r w:rsidRPr="006B4411">
        <w:t>-Verteilungen zwischen Kennzahlen auf statistische Signifikanz zu prüfen. Der Test ist als nichtparametrisches Verfahren robust gegenüber Verletzungen der Normalverteilungsannahme, die bei AR-Koeffizienten typisch ist.</w:t>
      </w:r>
    </w:p>
    <w:p w14:paraId="1D9A3CB1" w14:textId="00581E65" w:rsidR="00CE2CEE" w:rsidRDefault="000A2E26" w:rsidP="00CE2CEE">
      <w:pPr>
        <w:pStyle w:val="berschrift3"/>
      </w:pPr>
      <w:bookmarkStart w:id="91" w:name="_Toc230281182"/>
      <w:r>
        <w:t>Forschungsfrage 2:</w:t>
      </w:r>
      <w:r w:rsidR="009E3EE3">
        <w:t xml:space="preserve"> </w:t>
      </w:r>
      <w:r w:rsidR="00CE2CEE">
        <w:t xml:space="preserve">Interdependenzen </w:t>
      </w:r>
      <w:r w:rsidR="009E3EE3">
        <w:t>und zeitliche Dynamik</w:t>
      </w:r>
      <w:bookmarkEnd w:id="91"/>
    </w:p>
    <w:p w14:paraId="1D211170" w14:textId="6F37D668" w:rsidR="003A4C50" w:rsidRDefault="003A4C50" w:rsidP="003A4C50">
      <w:r>
        <w:t xml:space="preserve">Forschungsfrage 2 zerlegt sich in eine querschnittliche und eine zeitliche Analyse. Querschnittlich werden die geschätzten Parameter </w:t>
      </w:r>
      <w:r w:rsidR="00830275" w:rsidRPr="0014312F">
        <w:rPr>
          <w:rFonts w:ascii="Symbol" w:hAnsi="Symbol"/>
          <w:i/>
          <w:iCs/>
        </w:rPr>
        <w:t>j</w:t>
      </w:r>
      <w:r>
        <w:t xml:space="preserve"> und </w:t>
      </w:r>
      <w:r w:rsidR="00830275">
        <w:rPr>
          <w:rFonts w:ascii="Symbol" w:hAnsi="Symbol"/>
          <w:i/>
          <w:iCs/>
        </w:rPr>
        <w:t>s</w:t>
      </w:r>
      <w:r>
        <w:t xml:space="preserve"> über die 932 </w:t>
      </w:r>
      <w:r>
        <w:lastRenderedPageBreak/>
        <w:t xml:space="preserve">Unternehmen paarweise korreliert. Die Spearman-Rangkorrelation (vgl. Kap. </w:t>
      </w:r>
      <w:r w:rsidR="003B4347">
        <w:fldChar w:fldCharType="begin"/>
      </w:r>
      <w:r w:rsidR="003B4347">
        <w:instrText xml:space="preserve"> REF _Ref230004767 \r \h </w:instrText>
      </w:r>
      <w:r w:rsidR="003B4347">
        <w:fldChar w:fldCharType="separate"/>
      </w:r>
      <w:r w:rsidR="003B4347">
        <w:rPr>
          <w:cs/>
        </w:rPr>
        <w:t>‎</w:t>
      </w:r>
      <w:r w:rsidR="003B4347">
        <w:t>3.4.3</w:t>
      </w:r>
      <w:r w:rsidR="003B4347">
        <w:fldChar w:fldCharType="end"/>
      </w:r>
      <w:r>
        <w:t xml:space="preserve">) wird für alle 21 Kennzahl-Paare einmal in </w:t>
      </w:r>
      <w:r w:rsidR="003B4347" w:rsidRPr="0014312F">
        <w:rPr>
          <w:rFonts w:ascii="Symbol" w:hAnsi="Symbol"/>
          <w:i/>
          <w:iCs/>
        </w:rPr>
        <w:t>j</w:t>
      </w:r>
      <w:r>
        <w:t xml:space="preserve"> und einmal in </w:t>
      </w:r>
      <w:r w:rsidR="003B4347">
        <w:rPr>
          <w:rFonts w:ascii="Symbol" w:hAnsi="Symbol"/>
          <w:i/>
          <w:iCs/>
        </w:rPr>
        <w:t>s</w:t>
      </w:r>
      <w:r>
        <w:t xml:space="preserve"> berechnet, die familienweise </w:t>
      </w:r>
      <w:proofErr w:type="spellStart"/>
      <w:r>
        <w:t>Bonferroni</w:t>
      </w:r>
      <w:proofErr w:type="spellEnd"/>
      <w:r>
        <w:t xml:space="preserve">-Schwelle beträgt </w:t>
      </w:r>
      <w:r w:rsidR="003B0D21">
        <w:rPr>
          <w:rFonts w:ascii="Symbol" w:hAnsi="Symbol"/>
          <w:i/>
          <w:iCs/>
        </w:rPr>
        <w:t>a</w:t>
      </w:r>
      <w:r>
        <w:t xml:space="preserve"> / 21 pro Matrix. Eine ergänzende Lead-Lag-Analyse der Δ</w:t>
      </w:r>
      <w:r w:rsidRPr="003B0D21">
        <w:rPr>
          <w:i/>
          <w:iCs/>
        </w:rPr>
        <w:t>Y</w:t>
      </w:r>
      <w:r>
        <w:t xml:space="preserve">-Innovationen prüft Korrelationen für Lag-Werte zwischen −4 und +4 Quartalen, die Konfidenzintervalle entstehen aus einem Pair-Bootstrap mit 1.000 </w:t>
      </w:r>
      <w:proofErr w:type="spellStart"/>
      <w:r>
        <w:t>Resamples</w:t>
      </w:r>
      <w:proofErr w:type="spellEnd"/>
      <w:r>
        <w:t xml:space="preserve"> auf Unternehmensebene.</w:t>
      </w:r>
    </w:p>
    <w:p w14:paraId="03372237" w14:textId="68373FEA" w:rsidR="009E3EE3" w:rsidRDefault="003A4C50" w:rsidP="003A4C50">
      <w:r>
        <w:t>Zeitlich werden zwei Verfahren eingesetzt. Die Peak-</w:t>
      </w:r>
      <w:proofErr w:type="spellStart"/>
      <w:r>
        <w:t>Window</w:t>
      </w:r>
      <w:proofErr w:type="spellEnd"/>
      <w:r>
        <w:t>-Identifikation bestimmt Krisenphasen datengetrieben über die rollierende 4-Quartal-Standardabweichung der Δ</w:t>
      </w:r>
      <w:r w:rsidRPr="003540F6">
        <w:rPr>
          <w:i/>
          <w:iCs/>
        </w:rPr>
        <w:t>Y</w:t>
      </w:r>
      <w:r>
        <w:t>-Werte. Ein Quartal gilt als Peak-</w:t>
      </w:r>
      <w:proofErr w:type="spellStart"/>
      <w:r>
        <w:t>Window</w:t>
      </w:r>
      <w:proofErr w:type="spellEnd"/>
      <w:r>
        <w:t xml:space="preserve">, wenn drei oder mehr der sieben Kennzahlen oberhalb des 90. Perzentils ihrer eigenen Volatilitäts-Verteilung liegen. Die Drift-Analyse pro Sektor verwendet einen rollierenden Median über 25 Quartale auf den Kennzahl-Niveaus, ergänzt durch die </w:t>
      </w:r>
      <w:proofErr w:type="gramStart"/>
      <w:r>
        <w:t>AR(1)-</w:t>
      </w:r>
      <w:proofErr w:type="gramEnd"/>
      <w:r>
        <w:t xml:space="preserve">Drift-Konstante c aus dem Modell in Kapitel </w:t>
      </w:r>
      <w:r w:rsidR="00792350">
        <w:fldChar w:fldCharType="begin"/>
      </w:r>
      <w:r w:rsidR="00792350">
        <w:instrText xml:space="preserve"> REF _Ref230247981 \r \h </w:instrText>
      </w:r>
      <w:r w:rsidR="00792350">
        <w:fldChar w:fldCharType="separate"/>
      </w:r>
      <w:r w:rsidR="00792350">
        <w:rPr>
          <w:cs/>
        </w:rPr>
        <w:t>‎</w:t>
      </w:r>
      <w:r w:rsidR="00792350">
        <w:t>3.2</w:t>
      </w:r>
      <w:r w:rsidR="00792350">
        <w:fldChar w:fldCharType="end"/>
      </w:r>
      <w:r>
        <w:t>.</w:t>
      </w:r>
    </w:p>
    <w:p w14:paraId="51353D56" w14:textId="5252D6BF" w:rsidR="009E3EE3" w:rsidRDefault="009E3EE3" w:rsidP="009E3EE3">
      <w:pPr>
        <w:pStyle w:val="berschrift3"/>
      </w:pPr>
      <w:bookmarkStart w:id="92" w:name="_Toc230281183"/>
      <w:r>
        <w:t>Fors</w:t>
      </w:r>
      <w:r w:rsidR="00304933">
        <w:t xml:space="preserve">chungsfrage 3: </w:t>
      </w:r>
      <w:r w:rsidR="00143B98">
        <w:t>Struktur</w:t>
      </w:r>
      <w:r w:rsidR="00B027E4">
        <w:t>variablen-Analyse</w:t>
      </w:r>
      <w:bookmarkEnd w:id="92"/>
    </w:p>
    <w:p w14:paraId="37B6CC79" w14:textId="2024EFC2" w:rsidR="0008368D" w:rsidRDefault="0008368D" w:rsidP="0008368D">
      <w:r>
        <w:t xml:space="preserve">Forschungsfrage 3 prüft den Zusammenhang zwischen strukturellen Unternehmensmerkmalen und den Parametern </w:t>
      </w:r>
      <w:r w:rsidRPr="0014312F">
        <w:rPr>
          <w:rFonts w:ascii="Symbol" w:hAnsi="Symbol"/>
          <w:i/>
          <w:iCs/>
        </w:rPr>
        <w:t>j</w:t>
      </w:r>
      <w:r>
        <w:t xml:space="preserve"> und </w:t>
      </w:r>
      <w:r w:rsidR="001D0BDE">
        <w:rPr>
          <w:rFonts w:ascii="Symbol" w:hAnsi="Symbol"/>
          <w:i/>
          <w:iCs/>
        </w:rPr>
        <w:t>s</w:t>
      </w:r>
      <w:r>
        <w:t>. Pro Unternehmen werden fünf Strukturvariablen aus den bereinigten Rohdaten als Median über die 100 Quartale konstruiert: Unternehmensgröße (Marktkapitalisierung, Bilanzsumme, Mitarbeiterzahl), Anlagenintensität (PPE/TA), Investitionsintensität (</w:t>
      </w:r>
      <w:proofErr w:type="spellStart"/>
      <w:r>
        <w:t>CapEx</w:t>
      </w:r>
      <w:proofErr w:type="spellEnd"/>
      <w:r>
        <w:t xml:space="preserve">/TA), Median-Profitabilität (Median-ROA) und </w:t>
      </w:r>
      <w:proofErr w:type="spellStart"/>
      <w:r>
        <w:t>Accruals</w:t>
      </w:r>
      <w:proofErr w:type="spellEnd"/>
      <w:r>
        <w:t xml:space="preserve"> nach Sloan</w:t>
      </w:r>
      <w:r w:rsidR="000466E3">
        <w:t xml:space="preserve"> </w:t>
      </w:r>
      <w:sdt>
        <w:sdtPr>
          <w:id w:val="1222873742"/>
          <w:citation/>
        </w:sdtPr>
        <w:sdtEndPr/>
        <w:sdtContent>
          <w:r w:rsidR="000466E3">
            <w:fldChar w:fldCharType="begin"/>
          </w:r>
          <w:r w:rsidR="000466E3">
            <w:instrText xml:space="preserve"> CITATION Slo96 \l 1031 </w:instrText>
          </w:r>
          <w:r w:rsidR="000466E3">
            <w:fldChar w:fldCharType="separate"/>
          </w:r>
          <w:r w:rsidR="0004311B">
            <w:rPr>
              <w:noProof/>
            </w:rPr>
            <w:t>(Sloan, 1996)</w:t>
          </w:r>
          <w:r w:rsidR="000466E3">
            <w:fldChar w:fldCharType="end"/>
          </w:r>
        </w:sdtContent>
      </w:sdt>
      <w:r>
        <w:t xml:space="preserve"> als (NI − CFO) / </w:t>
      </w:r>
      <w:proofErr w:type="spellStart"/>
      <w:proofErr w:type="gramStart"/>
      <w:r>
        <w:t>avg</w:t>
      </w:r>
      <w:proofErr w:type="spellEnd"/>
      <w:r>
        <w:t>(</w:t>
      </w:r>
      <w:proofErr w:type="gramEnd"/>
      <w:r>
        <w:t xml:space="preserve">TA). Anlagenintensität und Investitionsintensität schließen konzeptionell an die in Kapitel </w:t>
      </w:r>
      <w:r w:rsidR="00311FCC">
        <w:fldChar w:fldCharType="begin"/>
      </w:r>
      <w:r w:rsidR="00311FCC">
        <w:instrText xml:space="preserve"> REF _Ref230248123 \r \h </w:instrText>
      </w:r>
      <w:r w:rsidR="00311FCC">
        <w:fldChar w:fldCharType="separate"/>
      </w:r>
      <w:r w:rsidR="00311FCC">
        <w:rPr>
          <w:cs/>
        </w:rPr>
        <w:t>‎</w:t>
      </w:r>
      <w:r w:rsidR="00311FCC">
        <w:t>4.3.2</w:t>
      </w:r>
      <w:r w:rsidR="00311FCC">
        <w:fldChar w:fldCharType="end"/>
      </w:r>
      <w:r>
        <w:t xml:space="preserve"> hergeleitete Strom-</w:t>
      </w:r>
      <w:proofErr w:type="spellStart"/>
      <w:r>
        <w:t>vs</w:t>
      </w:r>
      <w:proofErr w:type="spellEnd"/>
      <w:r>
        <w:t>-Bestand-Mechanik an, Median-Profitabilität an die Konvexitäts-Hypothese aus Fama und French</w:t>
      </w:r>
      <w:r w:rsidR="00ED478F">
        <w:t xml:space="preserve"> </w:t>
      </w:r>
      <w:sdt>
        <w:sdtPr>
          <w:id w:val="1211540839"/>
          <w:citation/>
        </w:sdtPr>
        <w:sdtEndPr/>
        <w:sdtContent>
          <w:r w:rsidR="008A4CB7">
            <w:fldChar w:fldCharType="begin"/>
          </w:r>
          <w:r w:rsidR="008A4CB7">
            <w:instrText xml:space="preserve">CITATION Fam99 \t  \l 1031 </w:instrText>
          </w:r>
          <w:r w:rsidR="008A4CB7">
            <w:fldChar w:fldCharType="separate"/>
          </w:r>
          <w:r w:rsidR="0004311B">
            <w:rPr>
              <w:noProof/>
            </w:rPr>
            <w:t>(Fama &amp; French, 2000)</w:t>
          </w:r>
          <w:r w:rsidR="008A4CB7">
            <w:fldChar w:fldCharType="end"/>
          </w:r>
        </w:sdtContent>
      </w:sdt>
      <w:r>
        <w:t xml:space="preserve">, </w:t>
      </w:r>
      <w:proofErr w:type="spellStart"/>
      <w:r>
        <w:t>Accruals</w:t>
      </w:r>
      <w:proofErr w:type="spellEnd"/>
      <w:r>
        <w:t xml:space="preserve"> an die Eigenständigkeit der FCF-Marge gegenüber den buchhalterischen Profitabilitätskennzahlen.</w:t>
      </w:r>
    </w:p>
    <w:p w14:paraId="7ACF20B6" w14:textId="799CAB62" w:rsidR="0008368D" w:rsidRPr="005E21F0" w:rsidRDefault="0008368D" w:rsidP="005E21F0">
      <w:pPr>
        <w:rPr>
          <w:i/>
          <w:iCs/>
        </w:rPr>
      </w:pPr>
      <w:r>
        <w:t xml:space="preserve">Der Zusammenhang wird über zwei Verfahren geprüft: Spearman-Rangkorrelation (vgl. Kap. </w:t>
      </w:r>
      <w:r w:rsidR="008C5893">
        <w:fldChar w:fldCharType="begin"/>
      </w:r>
      <w:r w:rsidR="008C5893">
        <w:instrText xml:space="preserve"> REF _Ref230004767 \r \h </w:instrText>
      </w:r>
      <w:r w:rsidR="008C5893">
        <w:fldChar w:fldCharType="separate"/>
      </w:r>
      <w:r w:rsidR="008C5893">
        <w:rPr>
          <w:cs/>
        </w:rPr>
        <w:t>‎</w:t>
      </w:r>
      <w:r w:rsidR="008C5893">
        <w:t>3.4.3</w:t>
      </w:r>
      <w:r w:rsidR="008C5893">
        <w:fldChar w:fldCharType="end"/>
      </w:r>
      <w:r>
        <w:t xml:space="preserve">) sowie Quintil-Vergleiche mit dem in </w:t>
      </w:r>
      <w:r w:rsidR="00E94228">
        <w:fldChar w:fldCharType="begin"/>
      </w:r>
      <w:r w:rsidR="00E94228">
        <w:instrText xml:space="preserve"> REF _Ref230248212 \r \h </w:instrText>
      </w:r>
      <w:r w:rsidR="00E94228">
        <w:fldChar w:fldCharType="separate"/>
      </w:r>
      <w:r w:rsidR="00E94228">
        <w:rPr>
          <w:cs/>
        </w:rPr>
        <w:t>‎</w:t>
      </w:r>
      <w:r w:rsidR="00E94228">
        <w:t>3.5.1</w:t>
      </w:r>
      <w:r w:rsidR="00E94228">
        <w:fldChar w:fldCharType="end"/>
      </w:r>
      <w:r>
        <w:t xml:space="preserve"> eingeführten Mann-Whitney-U-Test. Für die kategoriale Variable Sektor wird der Kruskal-Wallis-Test eingesetzt, der prüft, ob die Verteilungen über die zehn Sektoren signifikant unterschiedlich sind. Als Effektstärken werden Cohens r für die Quintil-Vergleiche und </w:t>
      </w:r>
      <w:r w:rsidR="00106932">
        <w:rPr>
          <w:rFonts w:ascii="Symbol" w:hAnsi="Symbol"/>
          <w:i/>
          <w:iCs/>
        </w:rPr>
        <w:t>e</w:t>
      </w:r>
      <w:r w:rsidR="00106932">
        <w:rPr>
          <w:rFonts w:asciiTheme="minorBidi" w:hAnsiTheme="minorBidi" w:cstheme="minorBidi"/>
          <w:vertAlign w:val="superscript"/>
        </w:rPr>
        <w:t>2</w:t>
      </w:r>
      <w:r>
        <w:t xml:space="preserve"> für den Sektor-Test berichtet. Bei N = 932 wird selbst eine geringe Effektstärke statistisch signifikant, die Effektstärken sind daher der entscheidendere Indikator als das nominelle Signifikanzniveau. Die familienweise </w:t>
      </w:r>
      <w:proofErr w:type="spellStart"/>
      <w:r>
        <w:t>Bonferroni</w:t>
      </w:r>
      <w:proofErr w:type="spellEnd"/>
      <w:r>
        <w:t xml:space="preserve">-Schwelle beträgt </w:t>
      </w:r>
      <w:r w:rsidR="005E21F0">
        <w:rPr>
          <w:rFonts w:ascii="Symbol" w:hAnsi="Symbol"/>
          <w:i/>
          <w:iCs/>
        </w:rPr>
        <w:t>a</w:t>
      </w:r>
      <w:r>
        <w:t xml:space="preserve"> / 14 (sieben Kennzahlen mal zwei Parameter pro Strukturvariable).</w:t>
      </w:r>
    </w:p>
    <w:p w14:paraId="2294935C" w14:textId="6414E0DC" w:rsidR="00B027E4" w:rsidRPr="00B027E4" w:rsidRDefault="0008368D" w:rsidP="0008368D">
      <w:r>
        <w:t xml:space="preserve">Die fünf Sektor-Cluster aus Kapitel </w:t>
      </w:r>
      <w:r w:rsidR="000C60C5">
        <w:fldChar w:fldCharType="begin"/>
      </w:r>
      <w:r w:rsidR="000C60C5">
        <w:instrText xml:space="preserve"> REF _Ref230248366 \r \h </w:instrText>
      </w:r>
      <w:r w:rsidR="000C60C5">
        <w:fldChar w:fldCharType="separate"/>
      </w:r>
      <w:r w:rsidR="000C60C5">
        <w:rPr>
          <w:cs/>
        </w:rPr>
        <w:t>‎</w:t>
      </w:r>
      <w:r w:rsidR="000C60C5">
        <w:t>4.3.3</w:t>
      </w:r>
      <w:r w:rsidR="000C60C5">
        <w:fldChar w:fldCharType="end"/>
      </w:r>
      <w:r>
        <w:t xml:space="preserve"> werden falsifizierungsorientiert geprüft. Pro Cluster wird die in </w:t>
      </w:r>
      <w:r w:rsidR="004805D8">
        <w:fldChar w:fldCharType="begin"/>
      </w:r>
      <w:r w:rsidR="004805D8">
        <w:instrText xml:space="preserve"> REF _Ref230248388 \r \h </w:instrText>
      </w:r>
      <w:r w:rsidR="004805D8">
        <w:fldChar w:fldCharType="separate"/>
      </w:r>
      <w:r w:rsidR="004805D8">
        <w:rPr>
          <w:cs/>
        </w:rPr>
        <w:t>‎</w:t>
      </w:r>
      <w:r w:rsidR="004805D8">
        <w:t>4.3.3</w:t>
      </w:r>
      <w:r w:rsidR="004805D8">
        <w:fldChar w:fldCharType="end"/>
      </w:r>
      <w:r>
        <w:t xml:space="preserve"> hergeleitete Mechanik in eine Vorhersage zur </w:t>
      </w:r>
      <w:r>
        <w:lastRenderedPageBreak/>
        <w:t xml:space="preserve">Quadranten-Verteilung überführt. Unternehmen, deren Quadranten-Position der Cluster-Vorhersage widerspricht, werden als Cluster-Ausreißer markiert und im weiteren Verlauf als Beispiel-Unternehmen aufgegriffen. Die multivariate Synthese in Kapitel </w:t>
      </w:r>
      <w:r w:rsidRPr="000E7F4A">
        <w:rPr>
          <w:highlight w:val="yellow"/>
        </w:rPr>
        <w:t>6.4</w:t>
      </w:r>
      <w:r>
        <w:t xml:space="preserve"> fasst alle Strukturvariablen in OLS-Regressionen pro Kennzahl und Parameter zusammen. Das resultierende R² quantifiziert den gemeinsam erklärten Anteil der Variation, die </w:t>
      </w:r>
      <w:proofErr w:type="spellStart"/>
      <w:r>
        <w:t>Quadrantenklassifikation</w:t>
      </w:r>
      <w:proofErr w:type="spellEnd"/>
      <w:r>
        <w:t xml:space="preserve"> aus Kapitel </w:t>
      </w:r>
      <w:r w:rsidR="00217AC5">
        <w:fldChar w:fldCharType="begin"/>
      </w:r>
      <w:r w:rsidR="00217AC5">
        <w:instrText xml:space="preserve"> REF _Ref230248440 \r \h </w:instrText>
      </w:r>
      <w:r w:rsidR="00217AC5">
        <w:fldChar w:fldCharType="separate"/>
      </w:r>
      <w:r w:rsidR="00217AC5">
        <w:rPr>
          <w:cs/>
        </w:rPr>
        <w:t>‎</w:t>
      </w:r>
      <w:r w:rsidR="00217AC5">
        <w:t>3.3</w:t>
      </w:r>
      <w:r w:rsidR="00217AC5">
        <w:fldChar w:fldCharType="end"/>
      </w:r>
      <w:r>
        <w:t xml:space="preserve"> wird als kategoriale Kontrollvariable aufgenommen, um die Restinformation der Klassifikation jenseits der strukturellen Merkmale zu prüfen.</w:t>
      </w:r>
    </w:p>
    <w:p w14:paraId="6F92E930" w14:textId="77521948" w:rsidR="00284FA6" w:rsidRDefault="000223B3">
      <w:pPr>
        <w:pStyle w:val="berschrift1"/>
      </w:pPr>
      <w:bookmarkStart w:id="93" w:name="_Ref230004464"/>
      <w:bookmarkStart w:id="94" w:name="_Toc230281184"/>
      <w:r>
        <w:lastRenderedPageBreak/>
        <w:t xml:space="preserve">Ergebnisse </w:t>
      </w:r>
      <w:r w:rsidR="0044512B">
        <w:t>Forschungsfrage 1: Dynamikmuster von Finanzkennzahlen</w:t>
      </w:r>
      <w:bookmarkEnd w:id="93"/>
      <w:bookmarkEnd w:id="94"/>
    </w:p>
    <w:p w14:paraId="5135F5CE" w14:textId="77777777" w:rsidR="00675A57" w:rsidRDefault="00675A57" w:rsidP="00675A57">
      <w:r>
        <w:t>Die erste Forschungsfrage lautet:</w:t>
      </w:r>
    </w:p>
    <w:p w14:paraId="1E23AF6A" w14:textId="77777777" w:rsidR="00675A57" w:rsidRDefault="00675A57" w:rsidP="00675A57">
      <w:r>
        <w:t>Weisen Finanzkennzahlen über Unternehmen hinweg systematische Unterschiede in ihrer zeitlichen Dynamik auf?</w:t>
      </w:r>
    </w:p>
    <w:p w14:paraId="5A0D253C" w14:textId="67B81F11" w:rsidR="00675A57" w:rsidRDefault="00675A57" w:rsidP="00675A57">
      <w:r>
        <w:t>Die individuell geschätzten AR-Modelle (vgl.</w:t>
      </w:r>
      <w:r w:rsidR="0099016B">
        <w:t xml:space="preserve"> Kapitel</w:t>
      </w:r>
      <w:r>
        <w:t xml:space="preserve"> </w:t>
      </w:r>
      <w:r w:rsidR="003F11B9">
        <w:fldChar w:fldCharType="begin"/>
      </w:r>
      <w:r w:rsidR="003F11B9">
        <w:instrText xml:space="preserve"> REF _Ref229863615 \r \h </w:instrText>
      </w:r>
      <w:r w:rsidR="003F11B9">
        <w:fldChar w:fldCharType="separate"/>
      </w:r>
      <w:r w:rsidR="0007759D">
        <w:rPr>
          <w:cs/>
        </w:rPr>
        <w:t>‎</w:t>
      </w:r>
      <w:r w:rsidR="0007759D">
        <w:t>3.2.2</w:t>
      </w:r>
      <w:r w:rsidR="003F11B9">
        <w:fldChar w:fldCharType="end"/>
      </w:r>
      <w:r>
        <w:t>) lassen in den sieben Kennzahlen drei trennbare Dynamiktypen erkennen, unterschieden nach ihrer Mean-Reversion-Stärke und benannt nach ihrer Herkunft: Profitabilität, Liquidität</w:t>
      </w:r>
      <w:r w:rsidR="00CC36E9">
        <w:t xml:space="preserve"> und</w:t>
      </w:r>
      <w:r>
        <w:t xml:space="preserve"> Kapitalstruktur.</w:t>
      </w:r>
    </w:p>
    <w:p w14:paraId="42E5458C" w14:textId="2DA119DF" w:rsidR="007C12A8" w:rsidRPr="007C12A8" w:rsidRDefault="00675A57" w:rsidP="00675A57">
      <w:r>
        <w:t xml:space="preserve">Das Kapitel beantwortet die Frage in drei Schritten: In Kapitel </w:t>
      </w:r>
      <w:r w:rsidR="008E39FE">
        <w:fldChar w:fldCharType="begin"/>
      </w:r>
      <w:r w:rsidR="008E39FE">
        <w:instrText xml:space="preserve"> REF _Ref229989002 \r \h </w:instrText>
      </w:r>
      <w:r w:rsidR="008E39FE">
        <w:fldChar w:fldCharType="separate"/>
      </w:r>
      <w:r w:rsidR="0007759D">
        <w:rPr>
          <w:cs/>
        </w:rPr>
        <w:t>‎</w:t>
      </w:r>
      <w:r w:rsidR="0007759D">
        <w:t>4.1</w:t>
      </w:r>
      <w:r w:rsidR="008E39FE">
        <w:fldChar w:fldCharType="end"/>
      </w:r>
      <w:r>
        <w:t xml:space="preserve"> werden die Befunde pro Kennzahl dargestellt, Kapitel </w:t>
      </w:r>
      <w:r w:rsidR="008E39FE">
        <w:fldChar w:fldCharType="begin"/>
      </w:r>
      <w:r w:rsidR="008E39FE">
        <w:instrText xml:space="preserve"> REF _Ref229989014 \r \h </w:instrText>
      </w:r>
      <w:r w:rsidR="008E39FE">
        <w:fldChar w:fldCharType="separate"/>
      </w:r>
      <w:r w:rsidR="0007759D">
        <w:rPr>
          <w:cs/>
        </w:rPr>
        <w:t>‎</w:t>
      </w:r>
      <w:r w:rsidR="0007759D">
        <w:t>4.2</w:t>
      </w:r>
      <w:r w:rsidR="008E39FE">
        <w:fldChar w:fldCharType="end"/>
      </w:r>
      <w:r>
        <w:t xml:space="preserve"> zerlegt sie nach Sektor</w:t>
      </w:r>
      <w:r w:rsidR="00036A66">
        <w:t>en</w:t>
      </w:r>
      <w:r>
        <w:t xml:space="preserve">, Kapitel </w:t>
      </w:r>
      <w:r w:rsidR="00520100">
        <w:fldChar w:fldCharType="begin"/>
      </w:r>
      <w:r w:rsidR="00520100">
        <w:instrText xml:space="preserve"> REF _Ref229989036 \r \h </w:instrText>
      </w:r>
      <w:r w:rsidR="00520100">
        <w:fldChar w:fldCharType="separate"/>
      </w:r>
      <w:r w:rsidR="0007759D">
        <w:rPr>
          <w:cs/>
        </w:rPr>
        <w:t>‎</w:t>
      </w:r>
      <w:r w:rsidR="0007759D">
        <w:t>4.3</w:t>
      </w:r>
      <w:r w:rsidR="00520100">
        <w:fldChar w:fldCharType="end"/>
      </w:r>
      <w:r>
        <w:t xml:space="preserve"> ordnet </w:t>
      </w:r>
      <w:r w:rsidR="004D4583">
        <w:t>die</w:t>
      </w:r>
      <w:r>
        <w:t xml:space="preserve"> Beobachtungen ökonomisch ein.</w:t>
      </w:r>
    </w:p>
    <w:p w14:paraId="6F92E931" w14:textId="1978F47E" w:rsidR="00284FA6" w:rsidRDefault="00CE04CE">
      <w:pPr>
        <w:pStyle w:val="berschrift2"/>
      </w:pPr>
      <w:bookmarkStart w:id="95" w:name="_Ref229989002"/>
      <w:bookmarkStart w:id="96" w:name="_Toc230281185"/>
      <w:r w:rsidRPr="00CE04CE">
        <w:t>Analyse nach Kennzahl</w:t>
      </w:r>
      <w:bookmarkEnd w:id="95"/>
      <w:bookmarkEnd w:id="96"/>
    </w:p>
    <w:p w14:paraId="071D5DF2" w14:textId="123147A2" w:rsidR="00E51AED" w:rsidRDefault="00E51AED" w:rsidP="00E51AED">
      <w:r w:rsidRPr="00E51AED">
        <w:t>Die Darstellung pro Kennzahl ergibt eine Rangordnung der Mean-Reversion-Stärke in drei Dynamiktypen</w:t>
      </w:r>
      <w:r w:rsidRPr="009710A3">
        <w:t xml:space="preserve">. </w:t>
      </w:r>
      <w:r w:rsidR="009710A3">
        <w:fldChar w:fldCharType="begin"/>
      </w:r>
      <w:r w:rsidR="009710A3">
        <w:instrText xml:space="preserve"> REF _Ref229989408 \h </w:instrText>
      </w:r>
      <w:r w:rsidR="009710A3">
        <w:fldChar w:fldCharType="separate"/>
      </w:r>
      <w:r w:rsidR="0007759D" w:rsidRPr="007F210D">
        <w:t xml:space="preserve">Abbildung </w:t>
      </w:r>
      <w:r w:rsidR="0007759D">
        <w:rPr>
          <w:noProof/>
        </w:rPr>
        <w:t>4</w:t>
      </w:r>
      <w:r w:rsidR="009710A3">
        <w:fldChar w:fldCharType="end"/>
      </w:r>
      <w:r w:rsidRPr="009710A3">
        <w:t xml:space="preserve"> zeigt die</w:t>
      </w:r>
      <w:r w:rsidRPr="00E51AED">
        <w:t xml:space="preserve"> drei Dynamiktypen als eingefärbte Punktwolken im Raum aus </w:t>
      </w:r>
      <w:r w:rsidR="007A7BB3">
        <w:rPr>
          <w:rFonts w:ascii="Symbol" w:hAnsi="Symbol"/>
          <w:i/>
          <w:iCs/>
        </w:rPr>
        <w:t>j</w:t>
      </w:r>
      <w:r w:rsidRPr="00E51AED">
        <w:t xml:space="preserve"> und </w:t>
      </w:r>
      <w:r w:rsidR="007A7BB3">
        <w:rPr>
          <w:rFonts w:ascii="Symbol" w:hAnsi="Symbol"/>
          <w:i/>
          <w:iCs/>
        </w:rPr>
        <w:t>s</w:t>
      </w:r>
      <w:r w:rsidRPr="00E51AED">
        <w:t>. Die Typen unterscheiden sich nicht nur in ihrer Lage, sondern auch in ihrer Form. Das lässt sich besonders gut durch die Boxplots am Rand der Abbildung erkennen. Profitabilität ist in Bezug auf die Menge an Punkten eine kompakte Wolke, Liquidität streckt sich vertikal nach oben (erhöhte Volatilität) und Kapitalstruktur teilt sich in zwei kleinere Wolken, eine bei niedriger Volatilität (Eigenkapitalquote) und eine bei mittlerer Volatilität (</w:t>
      </w:r>
      <w:proofErr w:type="spellStart"/>
      <w:r w:rsidRPr="00E51AED">
        <w:t>Debt</w:t>
      </w:r>
      <w:proofErr w:type="spellEnd"/>
      <w:r w:rsidRPr="00E51AED">
        <w:t xml:space="preserve">/Equity), beide nahe bei </w:t>
      </w:r>
      <w:r w:rsidR="004656A9" w:rsidRPr="004656A9">
        <w:rPr>
          <w:rFonts w:ascii="Symbol" w:hAnsi="Symbol"/>
          <w:i/>
          <w:iCs/>
        </w:rPr>
        <w:t>j</w:t>
      </w:r>
      <w:r w:rsidRPr="00E51AED">
        <w:t xml:space="preserve"> = 0. Die Strichlinien in der Grafik markieren den Median bei </w:t>
      </w:r>
      <w:r w:rsidR="004656A9" w:rsidRPr="004656A9">
        <w:rPr>
          <w:rFonts w:ascii="Symbol" w:hAnsi="Symbol"/>
          <w:i/>
          <w:iCs/>
        </w:rPr>
        <w:t>j</w:t>
      </w:r>
      <w:r w:rsidRPr="00E51AED">
        <w:t xml:space="preserve"> = −0,32 und </w:t>
      </w:r>
      <w:r w:rsidR="004656A9">
        <w:rPr>
          <w:rFonts w:ascii="Symbol" w:hAnsi="Symbol"/>
          <w:i/>
          <w:iCs/>
        </w:rPr>
        <w:t>s</w:t>
      </w:r>
      <w:r w:rsidRPr="00E51AED">
        <w:t xml:space="preserve"> = 0,09. Das folgende Kapitel analysiert die drei Dynamiktypen im Detail.</w:t>
      </w:r>
    </w:p>
    <w:p w14:paraId="69606BCA" w14:textId="4940B916" w:rsidR="00916FB0" w:rsidRDefault="0065578D" w:rsidP="00916FB0">
      <w:pPr>
        <w:pStyle w:val="Abbildung"/>
        <w:rPr>
          <w:noProof/>
        </w:rPr>
      </w:pPr>
      <w:r>
        <w:rPr>
          <w:noProof/>
        </w:rPr>
        <w:lastRenderedPageBreak/>
        <w:drawing>
          <wp:inline distT="0" distB="0" distL="0" distR="0" wp14:anchorId="1A076354" wp14:editId="43886589">
            <wp:extent cx="5400000" cy="406800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0" cstate="print">
                      <a:extLst>
                        <a:ext uri="{28A0092B-C50C-407E-A947-70E740481C1C}">
                          <a14:useLocalDpi xmlns:a14="http://schemas.microsoft.com/office/drawing/2010/main" val="0"/>
                        </a:ext>
                      </a:extLst>
                    </a:blip>
                    <a:srcRect t="7922" b="305"/>
                    <a:stretch>
                      <a:fillRect/>
                    </a:stretch>
                  </pic:blipFill>
                  <pic:spPr bwMode="auto">
                    <a:xfrm>
                      <a:off x="0" y="0"/>
                      <a:ext cx="5400000" cy="4068000"/>
                    </a:xfrm>
                    <a:prstGeom prst="rect">
                      <a:avLst/>
                    </a:prstGeom>
                    <a:ln>
                      <a:noFill/>
                    </a:ln>
                    <a:extLst>
                      <a:ext uri="{53640926-AAD7-44D8-BBD7-CCE9431645EC}">
                        <a14:shadowObscured xmlns:a14="http://schemas.microsoft.com/office/drawing/2010/main"/>
                      </a:ext>
                    </a:extLst>
                  </pic:spPr>
                </pic:pic>
              </a:graphicData>
            </a:graphic>
          </wp:inline>
        </w:drawing>
      </w:r>
    </w:p>
    <w:p w14:paraId="592FC92A" w14:textId="37FCE6B4" w:rsidR="00916FB0" w:rsidRPr="007F210D" w:rsidRDefault="00916FB0" w:rsidP="00BF7FDA">
      <w:pPr>
        <w:pStyle w:val="Beschriftung"/>
      </w:pPr>
      <w:bookmarkStart w:id="97" w:name="_Ref229989408"/>
      <w:bookmarkStart w:id="98" w:name="_Toc230279793"/>
      <w:r w:rsidRPr="007F210D">
        <w:t xml:space="preserve">Abbildung </w:t>
      </w:r>
      <w:r>
        <w:fldChar w:fldCharType="begin"/>
      </w:r>
      <w:r w:rsidRPr="007F210D">
        <w:instrText xml:space="preserve"> SEQ Abbildung \* ARABIC </w:instrText>
      </w:r>
      <w:r>
        <w:fldChar w:fldCharType="separate"/>
      </w:r>
      <w:r w:rsidR="0007759D">
        <w:rPr>
          <w:noProof/>
        </w:rPr>
        <w:t>4</w:t>
      </w:r>
      <w:r>
        <w:rPr>
          <w:noProof/>
        </w:rPr>
        <w:fldChar w:fldCharType="end"/>
      </w:r>
      <w:bookmarkEnd w:id="97"/>
      <w:r w:rsidRPr="007F210D">
        <w:t>:</w:t>
      </w:r>
      <w:r w:rsidR="00F42945">
        <w:tab/>
      </w:r>
      <w:r w:rsidRPr="007F210D">
        <w:t>Mean Reversion</w:t>
      </w:r>
      <w:r w:rsidR="007F210D" w:rsidRPr="007F210D">
        <w:t xml:space="preserve"> vs. Volatilität, drei Schichten</w:t>
      </w:r>
      <w:bookmarkEnd w:id="98"/>
    </w:p>
    <w:p w14:paraId="6F92E937" w14:textId="64B150EF" w:rsidR="00284FA6" w:rsidRDefault="009E011A" w:rsidP="00CE04CE">
      <w:pPr>
        <w:pStyle w:val="berschrift3"/>
      </w:pPr>
      <w:bookmarkStart w:id="99" w:name="_Ref230182486"/>
      <w:bookmarkStart w:id="100" w:name="_Toc230281186"/>
      <w:r w:rsidRPr="009E011A">
        <w:t>Überblick der drei Dynamiktypen</w:t>
      </w:r>
      <w:bookmarkEnd w:id="99"/>
      <w:bookmarkEnd w:id="100"/>
    </w:p>
    <w:p w14:paraId="2919D2C6" w14:textId="1C9B9987" w:rsidR="00CC4E33" w:rsidRDefault="00D7495E" w:rsidP="00CC4E33">
      <w:r w:rsidRPr="00D7495E">
        <w:t xml:space="preserve">Am klarsten zeigen sich die drei Dynamiktypen in den </w:t>
      </w:r>
      <w:r w:rsidRPr="00D7495E">
        <w:rPr>
          <w:rFonts w:ascii="Symbol" w:hAnsi="Symbol"/>
          <w:i/>
          <w:iCs/>
        </w:rPr>
        <w:t>j</w:t>
      </w:r>
      <w:r w:rsidRPr="00D7495E">
        <w:t>-Medianen (</w:t>
      </w:r>
      <w:r w:rsidR="00170729">
        <w:fldChar w:fldCharType="begin"/>
      </w:r>
      <w:r w:rsidR="00170729">
        <w:instrText xml:space="preserve"> REF _Ref229989408 \h </w:instrText>
      </w:r>
      <w:r w:rsidR="00170729">
        <w:fldChar w:fldCharType="separate"/>
      </w:r>
      <w:r w:rsidR="0007759D" w:rsidRPr="007F210D">
        <w:t xml:space="preserve">Abbildung </w:t>
      </w:r>
      <w:r w:rsidR="0007759D">
        <w:rPr>
          <w:noProof/>
        </w:rPr>
        <w:t>4</w:t>
      </w:r>
      <w:r w:rsidR="00170729">
        <w:fldChar w:fldCharType="end"/>
      </w:r>
      <w:r w:rsidRPr="00D7495E">
        <w:t xml:space="preserve">). Die Profitabilitätskennzahlen liegen in einem deutlich negativeren Bereich als die übrigen Kennzahlen. Nur ca. 25% der Profitabilitäts-Schätzungen liegen oberhalb des Medians der gesamten Stichprobe. Darauf folgt die Liquidität (Current Ratio) und die Kapitalstruktur-Kennzahlen, deren Mediane am nächsten an null liegen. Zusätzlich ist auffällig, dass alle sieben Mediane der jeweiligen Kennzahlen im negativen Bereich liegen, womit jede Kennzahl auf Stichprobenebene eine Tendenz zur Mean-Reversion aufweist, wenn auch in unterschiedlicher Stärke. Insgesamt liegen 11,3 % aller Schätzungen über die sieben Kennzahlen im positiven Bereich von </w:t>
      </w:r>
      <w:r w:rsidR="002E64A3" w:rsidRPr="00D7495E">
        <w:rPr>
          <w:rFonts w:ascii="Symbol" w:hAnsi="Symbol"/>
          <w:i/>
          <w:iCs/>
        </w:rPr>
        <w:t>j</w:t>
      </w:r>
      <w:r w:rsidRPr="00D7495E">
        <w:t>. Wie sich die Mediane pro Kennzahl zu den Verteilungen der Schätzungen darstellen, zeigen die folgenden zwei Liniendiagramme.</w:t>
      </w:r>
    </w:p>
    <w:p w14:paraId="40BFEAE3" w14:textId="276A149C" w:rsidR="00D854DB" w:rsidRDefault="00BB1C9E" w:rsidP="00D854DB">
      <w:pPr>
        <w:pStyle w:val="Abbildung"/>
        <w:rPr>
          <w:noProof/>
        </w:rPr>
      </w:pPr>
      <w:r>
        <w:rPr>
          <w:noProof/>
        </w:rPr>
        <w:lastRenderedPageBreak/>
        <w:drawing>
          <wp:inline distT="0" distB="0" distL="0" distR="0" wp14:anchorId="587A9400" wp14:editId="216E38BD">
            <wp:extent cx="5400000" cy="282960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00" cy="2829600"/>
                    </a:xfrm>
                    <a:prstGeom prst="rect">
                      <a:avLst/>
                    </a:prstGeom>
                  </pic:spPr>
                </pic:pic>
              </a:graphicData>
            </a:graphic>
          </wp:inline>
        </w:drawing>
      </w:r>
    </w:p>
    <w:p w14:paraId="1DA2EE3E" w14:textId="59A0BA1A" w:rsidR="00D854DB" w:rsidRPr="007F210D" w:rsidRDefault="00D854DB" w:rsidP="00BF7FDA">
      <w:pPr>
        <w:pStyle w:val="Beschriftung"/>
      </w:pPr>
      <w:bookmarkStart w:id="101" w:name="_Ref229990378"/>
      <w:bookmarkStart w:id="102" w:name="_Toc230279794"/>
      <w:r w:rsidRPr="007F210D">
        <w:t xml:space="preserve">Abbildung </w:t>
      </w:r>
      <w:r>
        <w:fldChar w:fldCharType="begin"/>
      </w:r>
      <w:r w:rsidRPr="007F210D">
        <w:instrText xml:space="preserve"> SEQ Abbildung \* ARABIC </w:instrText>
      </w:r>
      <w:r>
        <w:fldChar w:fldCharType="separate"/>
      </w:r>
      <w:r w:rsidR="0007759D">
        <w:rPr>
          <w:noProof/>
        </w:rPr>
        <w:t>5</w:t>
      </w:r>
      <w:r>
        <w:rPr>
          <w:noProof/>
        </w:rPr>
        <w:fldChar w:fldCharType="end"/>
      </w:r>
      <w:bookmarkEnd w:id="101"/>
      <w:r w:rsidRPr="007F210D">
        <w:t>:</w:t>
      </w:r>
      <w:r w:rsidR="00F42945">
        <w:tab/>
      </w:r>
      <w:r>
        <w:t xml:space="preserve">Verteilung der </w:t>
      </w:r>
      <w:r w:rsidR="00B50017" w:rsidRPr="00B50017">
        <w:rPr>
          <w:rFonts w:ascii="Symbol" w:hAnsi="Symbol"/>
          <w:i/>
          <w:iCs/>
        </w:rPr>
        <w:t>j</w:t>
      </w:r>
      <w:r w:rsidR="00B50017">
        <w:t>-Schätzungen aller Kennzahlen</w:t>
      </w:r>
      <w:bookmarkEnd w:id="102"/>
    </w:p>
    <w:p w14:paraId="4EFD7E19" w14:textId="18EB08FF" w:rsidR="00D854DB" w:rsidRDefault="00B14FC9" w:rsidP="00CC4E33">
      <w:r w:rsidRPr="00B14FC9">
        <w:t xml:space="preserve">Die Profitabilitätsverteilungen überlappen sich stark und verhalten sich damit wie eine kohärente Gruppe. Hierbei enden die rechten Ausläufer nahe 0. Das 95. Perzentil liegt für ROA, ROE und EBIT-Marge zwischen −0,16 und −0,10, für die FCF-Marge bei −0,22. Insgesamt sind weniger als 2 % der Profitabilitäts-Schätzungen positiv. Die Liquiditäts-Verteilung liegt zwischen Profitabilität und Kapitalstruktur, wobei ihr rechter Ausläufer mit dem 95. Perzentil bei +0,06 leicht in den positiven Bereich ragt. Hier sind 11 % der Schätzungen positiv. Die EK-Quote-Verteilung ist um Null zentriert und zeigt den ausgeprägtesten Anteil positiver Werte: 36 % der Unternehmen haben hier ein positives </w:t>
      </w:r>
      <w:r w:rsidR="00082BD5" w:rsidRPr="00082BD5">
        <w:rPr>
          <w:rFonts w:ascii="Symbol" w:hAnsi="Symbol"/>
          <w:i/>
          <w:iCs/>
        </w:rPr>
        <w:t>j</w:t>
      </w:r>
      <w:r w:rsidRPr="00B14FC9">
        <w:t xml:space="preserve">, bei </w:t>
      </w:r>
      <w:proofErr w:type="spellStart"/>
      <w:r w:rsidRPr="00B14FC9">
        <w:t>Debt</w:t>
      </w:r>
      <w:proofErr w:type="spellEnd"/>
      <w:r w:rsidRPr="00B14FC9">
        <w:t xml:space="preserve">/Equity sind es 28 %. In dieser Darstellung sind die zwei kleineren Wolken der Kapitalstruktur aus </w:t>
      </w:r>
      <w:r w:rsidR="00C54E7B">
        <w:fldChar w:fldCharType="begin"/>
      </w:r>
      <w:r w:rsidR="00C54E7B">
        <w:instrText xml:space="preserve"> REF _Ref229989408 \h </w:instrText>
      </w:r>
      <w:r w:rsidR="00C54E7B">
        <w:fldChar w:fldCharType="separate"/>
      </w:r>
      <w:r w:rsidR="0007759D" w:rsidRPr="007F210D">
        <w:t xml:space="preserve">Abbildung </w:t>
      </w:r>
      <w:r w:rsidR="0007759D">
        <w:rPr>
          <w:noProof/>
        </w:rPr>
        <w:t>4</w:t>
      </w:r>
      <w:r w:rsidR="00C54E7B">
        <w:fldChar w:fldCharType="end"/>
      </w:r>
      <w:r w:rsidRPr="00B14FC9">
        <w:t xml:space="preserve"> nicht zu erkennen, da ihre Unterscheidung primär auf der </w:t>
      </w:r>
      <w:r w:rsidR="00C54E7B" w:rsidRPr="00C54E7B">
        <w:rPr>
          <w:rFonts w:ascii="Symbol" w:hAnsi="Symbol"/>
          <w:i/>
          <w:iCs/>
        </w:rPr>
        <w:t>s</w:t>
      </w:r>
      <w:r w:rsidRPr="00B14FC9">
        <w:t>-Achse liegt. Wie sich die Verteilungen auf dieser Achse darstellen, zeigt</w:t>
      </w:r>
      <w:r w:rsidR="00ED434F">
        <w:t xml:space="preserve"> </w:t>
      </w:r>
      <w:r w:rsidR="00ED434F">
        <w:fldChar w:fldCharType="begin"/>
      </w:r>
      <w:r w:rsidR="00ED434F">
        <w:instrText xml:space="preserve"> REF _Ref229989977 \h </w:instrText>
      </w:r>
      <w:r w:rsidR="00ED434F">
        <w:fldChar w:fldCharType="separate"/>
      </w:r>
      <w:r w:rsidR="0007759D" w:rsidRPr="007F210D">
        <w:t xml:space="preserve">Abbildung </w:t>
      </w:r>
      <w:r w:rsidR="0007759D">
        <w:rPr>
          <w:noProof/>
        </w:rPr>
        <w:t>6</w:t>
      </w:r>
      <w:r w:rsidR="00ED434F">
        <w:fldChar w:fldCharType="end"/>
      </w:r>
      <w:r w:rsidRPr="00B14FC9">
        <w:t>.</w:t>
      </w:r>
    </w:p>
    <w:p w14:paraId="5466FFFD" w14:textId="2CF9CE84" w:rsidR="00734163" w:rsidRDefault="00523616" w:rsidP="00734163">
      <w:pPr>
        <w:pStyle w:val="Abbildung"/>
        <w:rPr>
          <w:noProof/>
        </w:rPr>
      </w:pPr>
      <w:r>
        <w:rPr>
          <w:noProof/>
        </w:rPr>
        <w:lastRenderedPageBreak/>
        <w:drawing>
          <wp:inline distT="0" distB="0" distL="0" distR="0" wp14:anchorId="1590B507" wp14:editId="15D29FBB">
            <wp:extent cx="5400000" cy="268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2" cstate="print">
                      <a:extLst>
                        <a:ext uri="{28A0092B-C50C-407E-A947-70E740481C1C}">
                          <a14:useLocalDpi xmlns:a14="http://schemas.microsoft.com/office/drawing/2010/main" val="0"/>
                        </a:ext>
                      </a:extLst>
                    </a:blip>
                    <a:srcRect t="4982"/>
                    <a:stretch>
                      <a:fillRect/>
                    </a:stretch>
                  </pic:blipFill>
                  <pic:spPr bwMode="auto">
                    <a:xfrm>
                      <a:off x="0" y="0"/>
                      <a:ext cx="5400000" cy="2689200"/>
                    </a:xfrm>
                    <a:prstGeom prst="rect">
                      <a:avLst/>
                    </a:prstGeom>
                    <a:ln>
                      <a:noFill/>
                    </a:ln>
                    <a:extLst>
                      <a:ext uri="{53640926-AAD7-44D8-BBD7-CCE9431645EC}">
                        <a14:shadowObscured xmlns:a14="http://schemas.microsoft.com/office/drawing/2010/main"/>
                      </a:ext>
                    </a:extLst>
                  </pic:spPr>
                </pic:pic>
              </a:graphicData>
            </a:graphic>
          </wp:inline>
        </w:drawing>
      </w:r>
    </w:p>
    <w:p w14:paraId="0E776062" w14:textId="25E26D26" w:rsidR="00734163" w:rsidRPr="007F210D" w:rsidRDefault="00734163" w:rsidP="00BF7FDA">
      <w:pPr>
        <w:pStyle w:val="Beschriftung"/>
      </w:pPr>
      <w:bookmarkStart w:id="103" w:name="_Ref229989977"/>
      <w:bookmarkStart w:id="104" w:name="_Ref229989942"/>
      <w:bookmarkStart w:id="105" w:name="_Toc230279795"/>
      <w:r w:rsidRPr="007F210D">
        <w:t xml:space="preserve">Abbildung </w:t>
      </w:r>
      <w:r>
        <w:fldChar w:fldCharType="begin"/>
      </w:r>
      <w:r w:rsidRPr="007F210D">
        <w:instrText xml:space="preserve"> SEQ Abbildung \* ARABIC </w:instrText>
      </w:r>
      <w:r>
        <w:fldChar w:fldCharType="separate"/>
      </w:r>
      <w:r w:rsidR="0007759D">
        <w:rPr>
          <w:noProof/>
        </w:rPr>
        <w:t>6</w:t>
      </w:r>
      <w:r>
        <w:rPr>
          <w:noProof/>
        </w:rPr>
        <w:fldChar w:fldCharType="end"/>
      </w:r>
      <w:bookmarkEnd w:id="103"/>
      <w:r w:rsidRPr="007F210D">
        <w:t>:</w:t>
      </w:r>
      <w:r w:rsidR="00F42945">
        <w:tab/>
      </w:r>
      <w:r>
        <w:t xml:space="preserve">Verteilung der </w:t>
      </w:r>
      <w:r w:rsidR="00523616" w:rsidRPr="00B116C8">
        <w:rPr>
          <w:rFonts w:ascii="Symbol" w:hAnsi="Symbol"/>
          <w:i/>
          <w:iCs/>
          <w:sz w:val="24"/>
          <w:szCs w:val="24"/>
        </w:rPr>
        <w:t>s</w:t>
      </w:r>
      <w:r w:rsidR="00B116C8">
        <w:rPr>
          <w:rFonts w:asciiTheme="minorBidi" w:hAnsiTheme="minorBidi" w:cstheme="minorBidi"/>
          <w:sz w:val="24"/>
          <w:szCs w:val="24"/>
        </w:rPr>
        <w:t>(</w:t>
      </w:r>
      <w:r w:rsidR="00B116C8" w:rsidRPr="00B116C8">
        <w:rPr>
          <w:rFonts w:ascii="Symbol" w:hAnsi="Symbol" w:cstheme="minorBidi"/>
          <w:sz w:val="24"/>
          <w:szCs w:val="24"/>
        </w:rPr>
        <w:t>D</w:t>
      </w:r>
      <w:proofErr w:type="gramStart"/>
      <w:r w:rsidR="00B116C8" w:rsidRPr="00B116C8">
        <w:rPr>
          <w:rFonts w:asciiTheme="minorBidi" w:hAnsiTheme="minorBidi" w:cstheme="minorBidi"/>
          <w:i/>
          <w:iCs/>
          <w:sz w:val="24"/>
          <w:szCs w:val="24"/>
        </w:rPr>
        <w:t>Y</w:t>
      </w:r>
      <w:r w:rsidR="00B116C8">
        <w:rPr>
          <w:rFonts w:asciiTheme="minorBidi" w:hAnsiTheme="minorBidi" w:cstheme="minorBidi"/>
          <w:sz w:val="24"/>
          <w:szCs w:val="24"/>
        </w:rPr>
        <w:t>)</w:t>
      </w:r>
      <w:r>
        <w:t>-</w:t>
      </w:r>
      <w:proofErr w:type="gramEnd"/>
      <w:r>
        <w:t>Schätzu</w:t>
      </w:r>
      <w:r w:rsidR="0087492F">
        <w:t>ngen aller Kennzahlen (log-skaliert)</w:t>
      </w:r>
      <w:bookmarkEnd w:id="104"/>
      <w:bookmarkEnd w:id="105"/>
    </w:p>
    <w:p w14:paraId="1220C750" w14:textId="720E86E2" w:rsidR="00F6669A" w:rsidRDefault="00F6669A" w:rsidP="00F6669A">
      <w:r>
        <w:t xml:space="preserve">Die </w:t>
      </w:r>
      <w:r w:rsidRPr="00F6669A">
        <w:rPr>
          <w:rFonts w:ascii="Symbol" w:hAnsi="Symbol"/>
          <w:i/>
          <w:iCs/>
        </w:rPr>
        <w:t>s</w:t>
      </w:r>
      <w:r>
        <w:t>-Mediane reichen von Werten um 0,01 bis zu deutlich höheren Werten wie 0,3. Die logarithmische Darstellung ermöglicht es alle Kennzahlen zusammen besser darzustellen, in den Kapiteln zu den einzelnen Kennzahlengruppen werden jedoch hauptsächlich absolute Achsen verwendet.</w:t>
      </w:r>
    </w:p>
    <w:p w14:paraId="0E8B110C" w14:textId="51ACADEF" w:rsidR="00F6669A" w:rsidRDefault="00F6669A" w:rsidP="00F6669A">
      <w:r>
        <w:t xml:space="preserve">In der Darstellung weicht die </w:t>
      </w:r>
      <w:r w:rsidRPr="00F6669A">
        <w:rPr>
          <w:rFonts w:ascii="Symbol" w:hAnsi="Symbol"/>
          <w:i/>
          <w:iCs/>
        </w:rPr>
        <w:t>s</w:t>
      </w:r>
      <w:r>
        <w:t xml:space="preserve"> -Reihenfolge der Kennzahlen deutlich von der </w:t>
      </w:r>
      <w:r w:rsidR="00EE3288">
        <w:rPr>
          <w:rFonts w:ascii="Symbol" w:hAnsi="Symbol"/>
          <w:i/>
          <w:iCs/>
        </w:rPr>
        <w:t>j</w:t>
      </w:r>
      <w:r w:rsidR="00EE3288">
        <w:t xml:space="preserve"> </w:t>
      </w:r>
      <w:r>
        <w:t xml:space="preserve">-Reihenfolge ab. Nach ROA kommt nicht eine andere Profitabilitätskennzahl, sondern die Eigenkapitalquote. Es folgen ROE, EBIT-Marge und FCF-Marge. </w:t>
      </w:r>
      <w:proofErr w:type="spellStart"/>
      <w:r>
        <w:t>Debt</w:t>
      </w:r>
      <w:proofErr w:type="spellEnd"/>
      <w:r>
        <w:t xml:space="preserve">/Equity liegt auf dem gleichen Niveau wie die FCF-Marge. Die Current Ratio bildet mit deutlichem Abstand den Spitzenwert. Innerhalb der Profitabilität zeigt sich damit eine klare </w:t>
      </w:r>
      <w:r w:rsidRPr="00F6669A">
        <w:rPr>
          <w:rFonts w:ascii="Symbol" w:hAnsi="Symbol"/>
          <w:i/>
          <w:iCs/>
        </w:rPr>
        <w:t>s</w:t>
      </w:r>
      <w:r>
        <w:t xml:space="preserve"> -Reihung, ganz anders als bei der </w:t>
      </w:r>
      <w:r>
        <w:rPr>
          <w:rFonts w:ascii="Symbol" w:hAnsi="Symbol"/>
          <w:i/>
          <w:iCs/>
        </w:rPr>
        <w:t>j</w:t>
      </w:r>
      <w:r>
        <w:t xml:space="preserve"> -Verteilung, wo die vier Kennzahlen praktisch deckungsgleich sind. Die Eigenkapitalquote weist daneben die geringste Mean-Reversion und gleichzeitig die zweitniedrigste Volatilität der Stichprobe auf. </w:t>
      </w:r>
    </w:p>
    <w:p w14:paraId="55DB2675" w14:textId="52D3AB9C" w:rsidR="00C54E7B" w:rsidRPr="00CC4E33" w:rsidRDefault="00F6669A" w:rsidP="00F6669A">
      <w:r>
        <w:t xml:space="preserve">In Kombination zeigen </w:t>
      </w:r>
      <w:r w:rsidR="00581FF1">
        <w:rPr>
          <w:rFonts w:ascii="Symbol" w:hAnsi="Symbol"/>
          <w:i/>
          <w:iCs/>
        </w:rPr>
        <w:t>j</w:t>
      </w:r>
      <w:r>
        <w:t xml:space="preserve"> und </w:t>
      </w:r>
      <w:r w:rsidR="00581FF1" w:rsidRPr="00F6669A">
        <w:rPr>
          <w:rFonts w:ascii="Symbol" w:hAnsi="Symbol"/>
          <w:i/>
          <w:iCs/>
        </w:rPr>
        <w:t>s</w:t>
      </w:r>
      <w:r>
        <w:t xml:space="preserve"> ein konsistentes Bild der drei Dynamiktypen: Profitabilität als korrektivste und stabilste Schicht, Liquidität als Übergangsschicht mit der höchsten Volatilität und Kapitalstruktur als persistenteste, aber im Modell schwach erklärte Schicht mit kennzahlspezifischer Volatilität.</w:t>
      </w:r>
    </w:p>
    <w:p w14:paraId="661EA974" w14:textId="33F18114" w:rsidR="005B49A8" w:rsidRDefault="005B49A8" w:rsidP="005B49A8">
      <w:pPr>
        <w:pStyle w:val="berschrift3"/>
      </w:pPr>
      <w:bookmarkStart w:id="106" w:name="_Ref230092078"/>
      <w:bookmarkStart w:id="107" w:name="_Ref230092301"/>
      <w:bookmarkStart w:id="108" w:name="_Toc230281187"/>
      <w:r w:rsidRPr="005B49A8">
        <w:t>Profitabilitätsgruppe</w:t>
      </w:r>
      <w:bookmarkEnd w:id="106"/>
      <w:bookmarkEnd w:id="107"/>
      <w:bookmarkEnd w:id="108"/>
    </w:p>
    <w:p w14:paraId="5A8BEF21" w14:textId="102D82D3" w:rsidR="00240CBE" w:rsidRDefault="006F4B43" w:rsidP="00240CBE">
      <w:r w:rsidRPr="006F4B43">
        <w:t xml:space="preserve">Die Profitabilität umfasst mit ROA, ROE, EBIT-Marge und FCF-Marge vier Kennzahlen, die sich in ihrem </w:t>
      </w:r>
      <w:r>
        <w:rPr>
          <w:rFonts w:ascii="Symbol" w:hAnsi="Symbol"/>
          <w:i/>
          <w:iCs/>
        </w:rPr>
        <w:t>j</w:t>
      </w:r>
      <w:r w:rsidRPr="006F4B43">
        <w:t xml:space="preserve"> -Verhalten auf engen Raum bewegen. Auf </w:t>
      </w:r>
      <w:r>
        <w:rPr>
          <w:rFonts w:ascii="Symbol" w:hAnsi="Symbol"/>
          <w:i/>
          <w:iCs/>
        </w:rPr>
        <w:t>s</w:t>
      </w:r>
      <w:r w:rsidRPr="006F4B43">
        <w:t xml:space="preserve"> -Ebene zeigen sich hingegen deutlichere Unterschiede. Die Quadranten-Färbung markiert die Position einer Firma relativ zum Median der jeweiligen Kennzahl, nicht im Vergleich zum gesamten Median der Stichprobe.</w:t>
      </w:r>
    </w:p>
    <w:p w14:paraId="413E373C" w14:textId="65450B7C" w:rsidR="006F4B43" w:rsidRDefault="00B859D2" w:rsidP="006F4B43">
      <w:pPr>
        <w:pStyle w:val="Abbildung"/>
        <w:rPr>
          <w:noProof/>
        </w:rPr>
      </w:pPr>
      <w:r>
        <w:rPr>
          <w:noProof/>
        </w:rPr>
        <w:lastRenderedPageBreak/>
        <w:drawing>
          <wp:inline distT="0" distB="0" distL="0" distR="0" wp14:anchorId="346B5FCD" wp14:editId="66CBF76E">
            <wp:extent cx="5400000" cy="461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3" cstate="print">
                      <a:extLst>
                        <a:ext uri="{28A0092B-C50C-407E-A947-70E740481C1C}">
                          <a14:useLocalDpi xmlns:a14="http://schemas.microsoft.com/office/drawing/2010/main" val="0"/>
                        </a:ext>
                      </a:extLst>
                    </a:blip>
                    <a:srcRect t="6348" b="482"/>
                    <a:stretch>
                      <a:fillRect/>
                    </a:stretch>
                  </pic:blipFill>
                  <pic:spPr bwMode="auto">
                    <a:xfrm>
                      <a:off x="0" y="0"/>
                      <a:ext cx="5400000" cy="4615200"/>
                    </a:xfrm>
                    <a:prstGeom prst="rect">
                      <a:avLst/>
                    </a:prstGeom>
                    <a:ln>
                      <a:noFill/>
                    </a:ln>
                    <a:extLst>
                      <a:ext uri="{53640926-AAD7-44D8-BBD7-CCE9431645EC}">
                        <a14:shadowObscured xmlns:a14="http://schemas.microsoft.com/office/drawing/2010/main"/>
                      </a:ext>
                    </a:extLst>
                  </pic:spPr>
                </pic:pic>
              </a:graphicData>
            </a:graphic>
          </wp:inline>
        </w:drawing>
      </w:r>
    </w:p>
    <w:p w14:paraId="0AD9D63C" w14:textId="518B4C07" w:rsidR="006F4B43" w:rsidRPr="007F210D" w:rsidRDefault="006F4B43" w:rsidP="00BF7FDA">
      <w:pPr>
        <w:pStyle w:val="Beschriftung"/>
      </w:pPr>
      <w:bookmarkStart w:id="109" w:name="_Ref229990345"/>
      <w:bookmarkStart w:id="110" w:name="_Toc230279796"/>
      <w:r w:rsidRPr="007F210D">
        <w:t xml:space="preserve">Abbildung </w:t>
      </w:r>
      <w:r>
        <w:fldChar w:fldCharType="begin"/>
      </w:r>
      <w:r w:rsidRPr="007F210D">
        <w:instrText xml:space="preserve"> SEQ Abbildung \* ARABIC </w:instrText>
      </w:r>
      <w:r>
        <w:fldChar w:fldCharType="separate"/>
      </w:r>
      <w:r w:rsidR="0007759D">
        <w:rPr>
          <w:noProof/>
        </w:rPr>
        <w:t>7</w:t>
      </w:r>
      <w:r>
        <w:rPr>
          <w:noProof/>
        </w:rPr>
        <w:fldChar w:fldCharType="end"/>
      </w:r>
      <w:bookmarkEnd w:id="109"/>
      <w:r w:rsidRPr="007F210D">
        <w:t>:</w:t>
      </w:r>
      <w:r w:rsidR="00F42945">
        <w:tab/>
      </w:r>
      <w:r w:rsidR="00D54041">
        <w:t>Profitabilität – Quadranten-Verteilung pro Kennzahl</w:t>
      </w:r>
      <w:bookmarkEnd w:id="110"/>
    </w:p>
    <w:p w14:paraId="7A4F4C9E" w14:textId="38E3E285" w:rsidR="008C0E0B" w:rsidRDefault="008C0E0B" w:rsidP="008C0E0B">
      <w:r>
        <w:t xml:space="preserve">In </w:t>
      </w:r>
      <w:r>
        <w:fldChar w:fldCharType="begin"/>
      </w:r>
      <w:r>
        <w:instrText xml:space="preserve"> REF _Ref229990345 \h </w:instrText>
      </w:r>
      <w:r>
        <w:fldChar w:fldCharType="separate"/>
      </w:r>
      <w:r w:rsidR="0007759D" w:rsidRPr="007F210D">
        <w:t xml:space="preserve">Abbildung </w:t>
      </w:r>
      <w:r w:rsidR="0007759D">
        <w:rPr>
          <w:noProof/>
        </w:rPr>
        <w:t>7</w:t>
      </w:r>
      <w:r>
        <w:fldChar w:fldCharType="end"/>
      </w:r>
      <w:r>
        <w:t xml:space="preserve"> ist die Mean-Reversion über alle vier Plots nahezu deckungsgleich. Die Mediane liegen zwischen −0,43 (</w:t>
      </w:r>
      <w:proofErr w:type="gramStart"/>
      <w:r>
        <w:t>ROA</w:t>
      </w:r>
      <w:r w:rsidR="00291DD0">
        <w:t>,ROE</w:t>
      </w:r>
      <w:proofErr w:type="gramEnd"/>
      <w:r>
        <w:t xml:space="preserve">, EBIT-Marge) und −0,46 (FCF-Marge), somit sitzt der Median in allen vier Plots auf nahezu identischer horizontaler Position (vgl. </w:t>
      </w:r>
      <w:r>
        <w:fldChar w:fldCharType="begin"/>
      </w:r>
      <w:r>
        <w:instrText xml:space="preserve"> REF _Ref229990378 \h </w:instrText>
      </w:r>
      <w:r>
        <w:fldChar w:fldCharType="separate"/>
      </w:r>
      <w:r w:rsidR="0007759D" w:rsidRPr="007F210D">
        <w:t xml:space="preserve">Abbildung </w:t>
      </w:r>
      <w:r w:rsidR="0007759D">
        <w:rPr>
          <w:noProof/>
        </w:rPr>
        <w:t>5</w:t>
      </w:r>
      <w:r>
        <w:fldChar w:fldCharType="end"/>
      </w:r>
      <w:r>
        <w:t>). Die Punktwolken erstrecken sich gleichmäßig von ca. −0,85 bis +0,2. Da nur wenige Firmen über Null liegen, ist die Mean-Reversion ein gemeinsames Merkmal der Profitabilitätsgruppe unabhängig von der Berechnungsgrundlage der konkreten Kennzahl.</w:t>
      </w:r>
    </w:p>
    <w:p w14:paraId="749B785C" w14:textId="2785D3D5" w:rsidR="006F4B43" w:rsidRDefault="008C0E0B" w:rsidP="008C0E0B">
      <w:r>
        <w:t xml:space="preserve">Die </w:t>
      </w:r>
      <w:r w:rsidR="00025F3E">
        <w:rPr>
          <w:rFonts w:ascii="Symbol" w:hAnsi="Symbol"/>
          <w:i/>
          <w:iCs/>
        </w:rPr>
        <w:t>s</w:t>
      </w:r>
      <w:r>
        <w:t xml:space="preserve">-Mediane erstrecken sich von 0,017 (ROA) über 0,048 (ROE) und 0,11 (EBIT-Marge) bis 0,17 (FCF-Marge), die </w:t>
      </w:r>
      <w:r w:rsidR="00025F3E">
        <w:rPr>
          <w:rFonts w:ascii="Symbol" w:hAnsi="Symbol"/>
          <w:i/>
          <w:iCs/>
        </w:rPr>
        <w:t>s</w:t>
      </w:r>
      <w:r w:rsidR="00025F3E">
        <w:t xml:space="preserve"> </w:t>
      </w:r>
      <w:r>
        <w:t xml:space="preserve">-Maxima skalieren mit (ROA bis 0,07, FCF-Marge bis 2,0). Die Reihenfolge folgt der Bezugsbasis der jeweiligen Kennzahl: ROA mit der großen Asset-Basis im Nenner ist am stabilsten, je näher die Kennzahl an Umsatz und Cashflow liegt, desto höher die </w:t>
      </w:r>
      <w:r w:rsidR="00356A58">
        <w:rPr>
          <w:rFonts w:ascii="Symbol" w:hAnsi="Symbol"/>
          <w:i/>
          <w:iCs/>
        </w:rPr>
        <w:t>s</w:t>
      </w:r>
      <w:r w:rsidR="00356A58">
        <w:t xml:space="preserve"> </w:t>
      </w:r>
      <w:r>
        <w:t xml:space="preserve">-Spanne. Aufgrund dieser Unterschiede in der Volatilität wirkt die ROA-Wolke bei festen Achsenbezeichnungen (vgl. </w:t>
      </w:r>
      <w:r w:rsidR="002E2C77">
        <w:fldChar w:fldCharType="begin"/>
      </w:r>
      <w:r w:rsidR="002E2C77">
        <w:instrText xml:space="preserve"> REF _Ref229602499 \h </w:instrText>
      </w:r>
      <w:r w:rsidR="002E2C77">
        <w:fldChar w:fldCharType="separate"/>
      </w:r>
      <w:r w:rsidR="0007759D">
        <w:t xml:space="preserve">Abbildung </w:t>
      </w:r>
      <w:r w:rsidR="0007759D">
        <w:rPr>
          <w:noProof/>
        </w:rPr>
        <w:t>2</w:t>
      </w:r>
      <w:r w:rsidR="002E2C77">
        <w:fldChar w:fldCharType="end"/>
      </w:r>
      <w:r>
        <w:t>) in der Höhe stark zusammengedrückt, weil die FCF-Marge 30-mal so volatil ist. In der Breite (</w:t>
      </w:r>
      <w:r w:rsidR="00791451">
        <w:rPr>
          <w:rFonts w:ascii="Symbol" w:hAnsi="Symbol"/>
          <w:i/>
          <w:iCs/>
        </w:rPr>
        <w:t>j</w:t>
      </w:r>
      <w:r w:rsidR="00791451">
        <w:t xml:space="preserve"> </w:t>
      </w:r>
      <w:r>
        <w:t>-Achse) bleiben alle vier Wolken jedoch ähnlich, auch bei festen Achsen.</w:t>
      </w:r>
    </w:p>
    <w:p w14:paraId="35BB3294" w14:textId="5AC7AFE9" w:rsidR="00DD14F7" w:rsidRDefault="00DD14F7" w:rsidP="00DD14F7">
      <w:r>
        <w:lastRenderedPageBreak/>
        <w:t xml:space="preserve">Die Form der Wolken ist über die vier Kennzahlen konsistent. Alle zeigen einen kurzen unteren Rand und eine lange Verteilung nach oben, in der jeweils einzelne Firmen mit deutlich überdurchschnittlicher </w:t>
      </w:r>
      <w:r>
        <w:rPr>
          <w:rFonts w:ascii="Symbol" w:hAnsi="Symbol"/>
          <w:i/>
          <w:iCs/>
        </w:rPr>
        <w:t>s</w:t>
      </w:r>
      <w:r>
        <w:t xml:space="preserve"> liegen. Die stabilen Quadranten (Korrektiv-Stabil und Persistent-Stabil) sind kompaktere Cluster. Die volatilen Quadranten (Korrektiv-Volatil und Persistent-Volatil) dünnen sich nach oben aus, die Punktdichte nimmt mit zunehmenden σ ab. In horizontaler Richtung wirkt die linke Median-Hälfte ebenfalls dichter besetzt als die rechte. Das liegt an den wenigen Ausreißern, welche im positiven Bereich liegen.</w:t>
      </w:r>
    </w:p>
    <w:p w14:paraId="0568DEFB" w14:textId="25165305" w:rsidR="00856AA7" w:rsidRDefault="00856AA7" w:rsidP="00BF7FDA">
      <w:pPr>
        <w:pStyle w:val="Tabellenberschrift"/>
      </w:pPr>
      <w:bookmarkStart w:id="111" w:name="_Ref229991671"/>
      <w:bookmarkStart w:id="112" w:name="_Toc230216223"/>
      <w:r>
        <w:t xml:space="preserve">Tabelle </w:t>
      </w:r>
      <w:r w:rsidR="0007759D">
        <w:fldChar w:fldCharType="begin"/>
      </w:r>
      <w:r w:rsidR="0007759D">
        <w:instrText xml:space="preserve"> SEQ Tabelle \* ARABIC </w:instrText>
      </w:r>
      <w:r w:rsidR="0007759D">
        <w:fldChar w:fldCharType="separate"/>
      </w:r>
      <w:r w:rsidR="0007759D">
        <w:rPr>
          <w:noProof/>
        </w:rPr>
        <w:t>6</w:t>
      </w:r>
      <w:r w:rsidR="0007759D">
        <w:rPr>
          <w:noProof/>
        </w:rPr>
        <w:fldChar w:fldCharType="end"/>
      </w:r>
      <w:bookmarkEnd w:id="111"/>
      <w:r>
        <w:t xml:space="preserve">: </w:t>
      </w:r>
      <w:r w:rsidR="009E0946">
        <w:t>Kennzahl</w:t>
      </w:r>
      <w:r w:rsidR="00E21253">
        <w:t>schätzungen</w:t>
      </w:r>
      <w:r w:rsidR="009E0946">
        <w:t xml:space="preserve"> der Profitabilität</w:t>
      </w:r>
      <w:bookmarkEnd w:id="112"/>
    </w:p>
    <w:tbl>
      <w:tblPr>
        <w:tblW w:w="0" w:type="auto"/>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080" w:firstRow="0" w:lastRow="0" w:firstColumn="1" w:lastColumn="0" w:noHBand="0" w:noVBand="0"/>
      </w:tblPr>
      <w:tblGrid>
        <w:gridCol w:w="1940"/>
        <w:gridCol w:w="1587"/>
        <w:gridCol w:w="1587"/>
        <w:gridCol w:w="1587"/>
        <w:gridCol w:w="1587"/>
      </w:tblGrid>
      <w:tr w:rsidR="00856AA7" w14:paraId="3D3BEB59" w14:textId="77777777" w:rsidTr="00E061E6">
        <w:trPr>
          <w:trHeight w:val="479"/>
          <w:tblHeader/>
        </w:trPr>
        <w:tc>
          <w:tcPr>
            <w:tcW w:w="1940" w:type="dxa"/>
            <w:shd w:val="clear" w:color="auto" w:fill="DAEEF3" w:themeFill="accent5" w:themeFillTint="33"/>
          </w:tcPr>
          <w:p w14:paraId="233EF9F5" w14:textId="53F95A74" w:rsidR="00856AA7" w:rsidRDefault="009E0946">
            <w:pPr>
              <w:jc w:val="center"/>
              <w:rPr>
                <w:b/>
                <w:snapToGrid w:val="0"/>
                <w:color w:val="000000"/>
              </w:rPr>
            </w:pPr>
            <w:r>
              <w:rPr>
                <w:b/>
                <w:snapToGrid w:val="0"/>
                <w:color w:val="000000"/>
              </w:rPr>
              <w:t>Statistik</w:t>
            </w:r>
          </w:p>
        </w:tc>
        <w:tc>
          <w:tcPr>
            <w:tcW w:w="1587" w:type="dxa"/>
            <w:shd w:val="clear" w:color="auto" w:fill="DAEEF3" w:themeFill="accent5" w:themeFillTint="33"/>
          </w:tcPr>
          <w:p w14:paraId="4207FD60" w14:textId="7CBD0723" w:rsidR="00856AA7" w:rsidRDefault="009E0946">
            <w:pPr>
              <w:jc w:val="center"/>
              <w:rPr>
                <w:b/>
                <w:snapToGrid w:val="0"/>
                <w:color w:val="000000"/>
              </w:rPr>
            </w:pPr>
            <w:r>
              <w:rPr>
                <w:b/>
                <w:snapToGrid w:val="0"/>
                <w:color w:val="000000"/>
              </w:rPr>
              <w:t>R</w:t>
            </w:r>
            <w:r w:rsidR="003177DA">
              <w:rPr>
                <w:b/>
                <w:snapToGrid w:val="0"/>
                <w:color w:val="000000"/>
              </w:rPr>
              <w:t>OA</w:t>
            </w:r>
          </w:p>
        </w:tc>
        <w:tc>
          <w:tcPr>
            <w:tcW w:w="1587" w:type="dxa"/>
            <w:shd w:val="clear" w:color="auto" w:fill="DAEEF3" w:themeFill="accent5" w:themeFillTint="33"/>
          </w:tcPr>
          <w:p w14:paraId="47902FC1" w14:textId="028BBB87" w:rsidR="00856AA7" w:rsidRDefault="003177DA">
            <w:pPr>
              <w:jc w:val="center"/>
              <w:rPr>
                <w:b/>
                <w:snapToGrid w:val="0"/>
                <w:color w:val="000000"/>
              </w:rPr>
            </w:pPr>
            <w:r>
              <w:rPr>
                <w:b/>
                <w:snapToGrid w:val="0"/>
                <w:color w:val="000000"/>
              </w:rPr>
              <w:t>ROE</w:t>
            </w:r>
          </w:p>
        </w:tc>
        <w:tc>
          <w:tcPr>
            <w:tcW w:w="1587" w:type="dxa"/>
            <w:shd w:val="clear" w:color="auto" w:fill="DAEEF3" w:themeFill="accent5" w:themeFillTint="33"/>
          </w:tcPr>
          <w:p w14:paraId="0184DDD4" w14:textId="58AD3D56" w:rsidR="00856AA7" w:rsidRDefault="003177DA">
            <w:pPr>
              <w:jc w:val="center"/>
              <w:rPr>
                <w:b/>
                <w:snapToGrid w:val="0"/>
                <w:color w:val="000000"/>
              </w:rPr>
            </w:pPr>
            <w:r>
              <w:rPr>
                <w:b/>
                <w:snapToGrid w:val="0"/>
                <w:color w:val="000000"/>
              </w:rPr>
              <w:t>EBIT-Marge</w:t>
            </w:r>
          </w:p>
        </w:tc>
        <w:tc>
          <w:tcPr>
            <w:tcW w:w="1587" w:type="dxa"/>
            <w:shd w:val="clear" w:color="auto" w:fill="DAEEF3" w:themeFill="accent5" w:themeFillTint="33"/>
          </w:tcPr>
          <w:p w14:paraId="613EB1E8" w14:textId="5E2CD77F" w:rsidR="00856AA7" w:rsidRDefault="003177DA">
            <w:pPr>
              <w:jc w:val="center"/>
              <w:rPr>
                <w:b/>
                <w:snapToGrid w:val="0"/>
                <w:color w:val="000000"/>
              </w:rPr>
            </w:pPr>
            <w:r>
              <w:rPr>
                <w:b/>
                <w:snapToGrid w:val="0"/>
                <w:color w:val="000000"/>
              </w:rPr>
              <w:t>FCF-Marge</w:t>
            </w:r>
          </w:p>
        </w:tc>
      </w:tr>
      <w:tr w:rsidR="00856AA7" w14:paraId="672D6B6B" w14:textId="77777777" w:rsidTr="00E061E6">
        <w:trPr>
          <w:trHeight w:val="479"/>
        </w:trPr>
        <w:tc>
          <w:tcPr>
            <w:tcW w:w="1940" w:type="dxa"/>
            <w:vAlign w:val="bottom"/>
          </w:tcPr>
          <w:p w14:paraId="3EC08103" w14:textId="434794E4" w:rsidR="00856AA7" w:rsidRDefault="002D3948">
            <w:pPr>
              <w:rPr>
                <w:snapToGrid w:val="0"/>
                <w:color w:val="000000"/>
              </w:rPr>
            </w:pPr>
            <w:r>
              <w:rPr>
                <w:color w:val="000000"/>
              </w:rPr>
              <w:t>N (Anzahl)</w:t>
            </w:r>
          </w:p>
        </w:tc>
        <w:tc>
          <w:tcPr>
            <w:tcW w:w="1587" w:type="dxa"/>
            <w:vAlign w:val="bottom"/>
          </w:tcPr>
          <w:p w14:paraId="7A221518" w14:textId="5B2932F1" w:rsidR="00856AA7" w:rsidRDefault="005575A8">
            <w:pPr>
              <w:jc w:val="left"/>
              <w:rPr>
                <w:snapToGrid w:val="0"/>
                <w:color w:val="000000"/>
              </w:rPr>
            </w:pPr>
            <w:r>
              <w:rPr>
                <w:snapToGrid w:val="0"/>
                <w:color w:val="000000"/>
              </w:rPr>
              <w:t>931</w:t>
            </w:r>
          </w:p>
        </w:tc>
        <w:tc>
          <w:tcPr>
            <w:tcW w:w="1587" w:type="dxa"/>
            <w:vAlign w:val="bottom"/>
          </w:tcPr>
          <w:p w14:paraId="08904517" w14:textId="4F671BD7" w:rsidR="00856AA7" w:rsidRDefault="005575A8">
            <w:pPr>
              <w:jc w:val="left"/>
              <w:rPr>
                <w:snapToGrid w:val="0"/>
                <w:color w:val="000000"/>
              </w:rPr>
            </w:pPr>
            <w:r>
              <w:rPr>
                <w:color w:val="000000"/>
              </w:rPr>
              <w:t>931</w:t>
            </w:r>
          </w:p>
        </w:tc>
        <w:tc>
          <w:tcPr>
            <w:tcW w:w="1587" w:type="dxa"/>
            <w:vAlign w:val="bottom"/>
          </w:tcPr>
          <w:p w14:paraId="21B73124" w14:textId="67F1ED1F" w:rsidR="00856AA7" w:rsidRDefault="005575A8">
            <w:pPr>
              <w:rPr>
                <w:snapToGrid w:val="0"/>
                <w:color w:val="000000"/>
              </w:rPr>
            </w:pPr>
            <w:r>
              <w:rPr>
                <w:color w:val="000000"/>
              </w:rPr>
              <w:t>932</w:t>
            </w:r>
          </w:p>
        </w:tc>
        <w:tc>
          <w:tcPr>
            <w:tcW w:w="1587" w:type="dxa"/>
            <w:vAlign w:val="bottom"/>
          </w:tcPr>
          <w:p w14:paraId="0BE4E4E2" w14:textId="51E2147C" w:rsidR="00856AA7" w:rsidRDefault="005575A8">
            <w:pPr>
              <w:rPr>
                <w:snapToGrid w:val="0"/>
                <w:color w:val="000000"/>
              </w:rPr>
            </w:pPr>
            <w:r>
              <w:rPr>
                <w:color w:val="000000"/>
              </w:rPr>
              <w:t>932</w:t>
            </w:r>
          </w:p>
        </w:tc>
      </w:tr>
      <w:tr w:rsidR="00856AA7" w14:paraId="58039F9E" w14:textId="77777777" w:rsidTr="00E061E6">
        <w:trPr>
          <w:trHeight w:val="479"/>
        </w:trPr>
        <w:tc>
          <w:tcPr>
            <w:tcW w:w="1940" w:type="dxa"/>
            <w:vAlign w:val="bottom"/>
          </w:tcPr>
          <w:p w14:paraId="547EE659" w14:textId="1BFF9C7B" w:rsidR="00856AA7" w:rsidRDefault="00117D79">
            <w:pPr>
              <w:rPr>
                <w:snapToGrid w:val="0"/>
                <w:color w:val="000000"/>
              </w:rPr>
            </w:pPr>
            <w:r w:rsidRPr="00117D79">
              <w:rPr>
                <w:rFonts w:ascii="Symbol" w:hAnsi="Symbol"/>
                <w:i/>
                <w:iCs/>
                <w:color w:val="000000"/>
              </w:rPr>
              <w:t>j</w:t>
            </w:r>
            <w:r>
              <w:rPr>
                <w:color w:val="000000"/>
              </w:rPr>
              <w:t xml:space="preserve"> Median (IQR)</w:t>
            </w:r>
          </w:p>
        </w:tc>
        <w:tc>
          <w:tcPr>
            <w:tcW w:w="1587" w:type="dxa"/>
            <w:vAlign w:val="bottom"/>
          </w:tcPr>
          <w:p w14:paraId="1DD70AAB" w14:textId="77777777" w:rsidR="00856AA7" w:rsidRDefault="0062236B">
            <w:pPr>
              <w:jc w:val="left"/>
              <w:rPr>
                <w:color w:val="000000"/>
              </w:rPr>
            </w:pPr>
            <w:r>
              <w:rPr>
                <w:color w:val="000000"/>
              </w:rPr>
              <w:t>-0,431</w:t>
            </w:r>
          </w:p>
          <w:p w14:paraId="2357D58D" w14:textId="69BBD3CF" w:rsidR="0062236B" w:rsidRDefault="0062236B">
            <w:pPr>
              <w:jc w:val="left"/>
              <w:rPr>
                <w:snapToGrid w:val="0"/>
                <w:color w:val="000000"/>
              </w:rPr>
            </w:pPr>
            <w:r>
              <w:rPr>
                <w:snapToGrid w:val="0"/>
                <w:color w:val="000000"/>
              </w:rPr>
              <w:t>(-0,50; -0,33)</w:t>
            </w:r>
          </w:p>
        </w:tc>
        <w:tc>
          <w:tcPr>
            <w:tcW w:w="1587" w:type="dxa"/>
            <w:vAlign w:val="bottom"/>
          </w:tcPr>
          <w:p w14:paraId="56A2229F" w14:textId="0A16D1DE" w:rsidR="00CA69C8" w:rsidRDefault="00CA69C8" w:rsidP="00CA69C8">
            <w:pPr>
              <w:jc w:val="left"/>
              <w:rPr>
                <w:color w:val="000000"/>
              </w:rPr>
            </w:pPr>
            <w:r>
              <w:rPr>
                <w:color w:val="000000"/>
              </w:rPr>
              <w:t>-0,427</w:t>
            </w:r>
          </w:p>
          <w:p w14:paraId="7BA8474E" w14:textId="099021AB" w:rsidR="00856AA7" w:rsidRDefault="00CA69C8" w:rsidP="00CA69C8">
            <w:pPr>
              <w:jc w:val="left"/>
              <w:rPr>
                <w:snapToGrid w:val="0"/>
                <w:color w:val="000000"/>
              </w:rPr>
            </w:pPr>
            <w:r>
              <w:rPr>
                <w:snapToGrid w:val="0"/>
                <w:color w:val="000000"/>
              </w:rPr>
              <w:t>(-0,50; -0,31)</w:t>
            </w:r>
          </w:p>
        </w:tc>
        <w:tc>
          <w:tcPr>
            <w:tcW w:w="1587" w:type="dxa"/>
            <w:vAlign w:val="bottom"/>
          </w:tcPr>
          <w:p w14:paraId="3C34B02D" w14:textId="77777777" w:rsidR="00CA69C8" w:rsidRDefault="00CA69C8" w:rsidP="00CA69C8">
            <w:pPr>
              <w:jc w:val="left"/>
              <w:rPr>
                <w:color w:val="000000"/>
              </w:rPr>
            </w:pPr>
            <w:r>
              <w:rPr>
                <w:color w:val="000000"/>
              </w:rPr>
              <w:t>-0,431</w:t>
            </w:r>
          </w:p>
          <w:p w14:paraId="01C46750" w14:textId="0DB43FC9" w:rsidR="00856AA7" w:rsidRDefault="00CA69C8" w:rsidP="00CA69C8">
            <w:pPr>
              <w:rPr>
                <w:snapToGrid w:val="0"/>
                <w:color w:val="000000"/>
              </w:rPr>
            </w:pPr>
            <w:r>
              <w:rPr>
                <w:snapToGrid w:val="0"/>
                <w:color w:val="000000"/>
              </w:rPr>
              <w:t>(-0,50; -0,32)</w:t>
            </w:r>
          </w:p>
        </w:tc>
        <w:tc>
          <w:tcPr>
            <w:tcW w:w="1587" w:type="dxa"/>
            <w:vAlign w:val="bottom"/>
          </w:tcPr>
          <w:p w14:paraId="5B78AD2C" w14:textId="17CCE392" w:rsidR="00CA69C8" w:rsidRDefault="00CA69C8" w:rsidP="00CA69C8">
            <w:pPr>
              <w:jc w:val="left"/>
              <w:rPr>
                <w:color w:val="000000"/>
              </w:rPr>
            </w:pPr>
            <w:r>
              <w:rPr>
                <w:color w:val="000000"/>
              </w:rPr>
              <w:t>-0,4</w:t>
            </w:r>
            <w:r w:rsidR="00445D6E">
              <w:rPr>
                <w:color w:val="000000"/>
              </w:rPr>
              <w:t>59</w:t>
            </w:r>
          </w:p>
          <w:p w14:paraId="66BC11CC" w14:textId="03A65447" w:rsidR="00856AA7" w:rsidRDefault="00CA69C8" w:rsidP="00CA69C8">
            <w:pPr>
              <w:rPr>
                <w:snapToGrid w:val="0"/>
                <w:color w:val="000000"/>
              </w:rPr>
            </w:pPr>
            <w:r>
              <w:rPr>
                <w:snapToGrid w:val="0"/>
                <w:color w:val="000000"/>
              </w:rPr>
              <w:t>(-0,5</w:t>
            </w:r>
            <w:r w:rsidR="00445D6E">
              <w:rPr>
                <w:snapToGrid w:val="0"/>
                <w:color w:val="000000"/>
              </w:rPr>
              <w:t>5</w:t>
            </w:r>
            <w:r>
              <w:rPr>
                <w:snapToGrid w:val="0"/>
                <w:color w:val="000000"/>
              </w:rPr>
              <w:t>; -0,3</w:t>
            </w:r>
            <w:r w:rsidR="00445D6E">
              <w:rPr>
                <w:snapToGrid w:val="0"/>
                <w:color w:val="000000"/>
              </w:rPr>
              <w:t>6</w:t>
            </w:r>
            <w:r>
              <w:rPr>
                <w:snapToGrid w:val="0"/>
                <w:color w:val="000000"/>
              </w:rPr>
              <w:t>)</w:t>
            </w:r>
          </w:p>
        </w:tc>
      </w:tr>
      <w:tr w:rsidR="00856AA7" w14:paraId="678A71FF" w14:textId="77777777" w:rsidTr="00E061E6">
        <w:trPr>
          <w:trHeight w:val="479"/>
        </w:trPr>
        <w:tc>
          <w:tcPr>
            <w:tcW w:w="1940" w:type="dxa"/>
            <w:vAlign w:val="bottom"/>
          </w:tcPr>
          <w:p w14:paraId="1E0F5F72" w14:textId="68A305E6" w:rsidR="00856AA7" w:rsidRDefault="003E604E">
            <w:pPr>
              <w:rPr>
                <w:snapToGrid w:val="0"/>
                <w:color w:val="000000"/>
              </w:rPr>
            </w:pPr>
            <w:r>
              <w:rPr>
                <w:rFonts w:ascii="Symbol" w:hAnsi="Symbol"/>
                <w:i/>
                <w:iCs/>
                <w:color w:val="000000"/>
              </w:rPr>
              <w:t>s</w:t>
            </w:r>
            <w:r>
              <w:rPr>
                <w:rFonts w:asciiTheme="minorBidi" w:hAnsiTheme="minorBidi" w:cstheme="minorBidi"/>
                <w:color w:val="000000"/>
              </w:rPr>
              <w:t>(</w:t>
            </w:r>
            <w:r w:rsidRPr="00006E41">
              <w:rPr>
                <w:rFonts w:ascii="Symbol" w:hAnsi="Symbol" w:cstheme="minorBidi"/>
                <w:i/>
                <w:iCs/>
                <w:color w:val="000000"/>
              </w:rPr>
              <w:t>D</w:t>
            </w:r>
            <w:r w:rsidR="00006E41" w:rsidRPr="00006E41">
              <w:rPr>
                <w:rFonts w:asciiTheme="minorBidi" w:hAnsiTheme="minorBidi" w:cstheme="minorBidi"/>
                <w:i/>
                <w:iCs/>
                <w:color w:val="000000"/>
              </w:rPr>
              <w:t>Y</w:t>
            </w:r>
            <w:r w:rsidR="00006E41">
              <w:rPr>
                <w:rFonts w:asciiTheme="minorBidi" w:hAnsiTheme="minorBidi" w:cstheme="minorBidi"/>
                <w:color w:val="000000"/>
              </w:rPr>
              <w:t>)</w:t>
            </w:r>
            <w:r>
              <w:rPr>
                <w:color w:val="000000"/>
              </w:rPr>
              <w:t xml:space="preserve"> Median (IQR)</w:t>
            </w:r>
          </w:p>
        </w:tc>
        <w:tc>
          <w:tcPr>
            <w:tcW w:w="1587" w:type="dxa"/>
            <w:vAlign w:val="bottom"/>
          </w:tcPr>
          <w:p w14:paraId="5B78A315" w14:textId="078BD165" w:rsidR="00445D6E" w:rsidRDefault="001C28B2" w:rsidP="00445D6E">
            <w:pPr>
              <w:jc w:val="left"/>
              <w:rPr>
                <w:color w:val="000000"/>
              </w:rPr>
            </w:pPr>
            <w:r>
              <w:rPr>
                <w:color w:val="000000"/>
              </w:rPr>
              <w:t>0,017</w:t>
            </w:r>
          </w:p>
          <w:p w14:paraId="4ECD533B" w14:textId="7E383BEF" w:rsidR="00856AA7" w:rsidRDefault="00445D6E" w:rsidP="00445D6E">
            <w:pPr>
              <w:jc w:val="left"/>
              <w:rPr>
                <w:snapToGrid w:val="0"/>
                <w:color w:val="000000"/>
              </w:rPr>
            </w:pPr>
            <w:r>
              <w:rPr>
                <w:snapToGrid w:val="0"/>
                <w:color w:val="000000"/>
              </w:rPr>
              <w:t>(0</w:t>
            </w:r>
            <w:r w:rsidR="001C28B2">
              <w:rPr>
                <w:snapToGrid w:val="0"/>
                <w:color w:val="000000"/>
              </w:rPr>
              <w:t>,011</w:t>
            </w:r>
            <w:r>
              <w:rPr>
                <w:snapToGrid w:val="0"/>
                <w:color w:val="000000"/>
              </w:rPr>
              <w:t>; 0,</w:t>
            </w:r>
            <w:r w:rsidR="001C28B2">
              <w:rPr>
                <w:snapToGrid w:val="0"/>
                <w:color w:val="000000"/>
              </w:rPr>
              <w:t>025</w:t>
            </w:r>
            <w:r>
              <w:rPr>
                <w:snapToGrid w:val="0"/>
                <w:color w:val="000000"/>
              </w:rPr>
              <w:t>)</w:t>
            </w:r>
          </w:p>
        </w:tc>
        <w:tc>
          <w:tcPr>
            <w:tcW w:w="1587" w:type="dxa"/>
            <w:vAlign w:val="bottom"/>
          </w:tcPr>
          <w:p w14:paraId="1EE2C324" w14:textId="4468B418" w:rsidR="00445D6E" w:rsidRDefault="00445D6E" w:rsidP="00445D6E">
            <w:pPr>
              <w:jc w:val="left"/>
              <w:rPr>
                <w:color w:val="000000"/>
              </w:rPr>
            </w:pPr>
            <w:r>
              <w:rPr>
                <w:color w:val="000000"/>
              </w:rPr>
              <w:t>0,</w:t>
            </w:r>
            <w:r w:rsidR="00847EEA">
              <w:rPr>
                <w:color w:val="000000"/>
              </w:rPr>
              <w:t>048</w:t>
            </w:r>
          </w:p>
          <w:p w14:paraId="35FEEED4" w14:textId="46044D23" w:rsidR="00856AA7" w:rsidRDefault="00445D6E" w:rsidP="00445D6E">
            <w:pPr>
              <w:jc w:val="left"/>
              <w:rPr>
                <w:snapToGrid w:val="0"/>
                <w:color w:val="000000"/>
              </w:rPr>
            </w:pPr>
            <w:r>
              <w:rPr>
                <w:snapToGrid w:val="0"/>
                <w:color w:val="000000"/>
              </w:rPr>
              <w:t>(0,</w:t>
            </w:r>
            <w:r w:rsidR="00847EEA">
              <w:rPr>
                <w:snapToGrid w:val="0"/>
                <w:color w:val="000000"/>
              </w:rPr>
              <w:t>026</w:t>
            </w:r>
            <w:r>
              <w:rPr>
                <w:snapToGrid w:val="0"/>
                <w:color w:val="000000"/>
              </w:rPr>
              <w:t>; 0,</w:t>
            </w:r>
            <w:r w:rsidR="00847EEA">
              <w:rPr>
                <w:snapToGrid w:val="0"/>
                <w:color w:val="000000"/>
              </w:rPr>
              <w:t>103</w:t>
            </w:r>
            <w:r>
              <w:rPr>
                <w:snapToGrid w:val="0"/>
                <w:color w:val="000000"/>
              </w:rPr>
              <w:t>)</w:t>
            </w:r>
          </w:p>
        </w:tc>
        <w:tc>
          <w:tcPr>
            <w:tcW w:w="1587" w:type="dxa"/>
            <w:vAlign w:val="bottom"/>
          </w:tcPr>
          <w:p w14:paraId="4DBD4214" w14:textId="416546EF" w:rsidR="00445D6E" w:rsidRDefault="00847EEA" w:rsidP="00445D6E">
            <w:pPr>
              <w:jc w:val="left"/>
              <w:rPr>
                <w:color w:val="000000"/>
              </w:rPr>
            </w:pPr>
            <w:r>
              <w:rPr>
                <w:color w:val="000000"/>
              </w:rPr>
              <w:t>0,111</w:t>
            </w:r>
          </w:p>
          <w:p w14:paraId="101D002D" w14:textId="3C6DBC2F" w:rsidR="00856AA7" w:rsidRDefault="00445D6E" w:rsidP="00445D6E">
            <w:pPr>
              <w:rPr>
                <w:snapToGrid w:val="0"/>
                <w:color w:val="000000"/>
              </w:rPr>
            </w:pPr>
            <w:r>
              <w:rPr>
                <w:snapToGrid w:val="0"/>
                <w:color w:val="000000"/>
              </w:rPr>
              <w:t>(0</w:t>
            </w:r>
            <w:r w:rsidR="001A5BD4">
              <w:rPr>
                <w:snapToGrid w:val="0"/>
                <w:color w:val="000000"/>
              </w:rPr>
              <w:t>,0</w:t>
            </w:r>
            <w:r>
              <w:rPr>
                <w:snapToGrid w:val="0"/>
                <w:color w:val="000000"/>
              </w:rPr>
              <w:t>5</w:t>
            </w:r>
            <w:r w:rsidR="001A5BD4">
              <w:rPr>
                <w:snapToGrid w:val="0"/>
                <w:color w:val="000000"/>
              </w:rPr>
              <w:t>7</w:t>
            </w:r>
            <w:r>
              <w:rPr>
                <w:snapToGrid w:val="0"/>
                <w:color w:val="000000"/>
              </w:rPr>
              <w:t>; 0,</w:t>
            </w:r>
            <w:r w:rsidR="001A5BD4">
              <w:rPr>
                <w:snapToGrid w:val="0"/>
                <w:color w:val="000000"/>
              </w:rPr>
              <w:t>214</w:t>
            </w:r>
            <w:r>
              <w:rPr>
                <w:snapToGrid w:val="0"/>
                <w:color w:val="000000"/>
              </w:rPr>
              <w:t>)</w:t>
            </w:r>
          </w:p>
        </w:tc>
        <w:tc>
          <w:tcPr>
            <w:tcW w:w="1587" w:type="dxa"/>
            <w:vAlign w:val="bottom"/>
          </w:tcPr>
          <w:p w14:paraId="727718F9" w14:textId="5F316B80" w:rsidR="00445D6E" w:rsidRDefault="001A5BD4" w:rsidP="00445D6E">
            <w:pPr>
              <w:jc w:val="left"/>
              <w:rPr>
                <w:color w:val="000000"/>
              </w:rPr>
            </w:pPr>
            <w:r>
              <w:rPr>
                <w:color w:val="000000"/>
              </w:rPr>
              <w:t>0,165</w:t>
            </w:r>
          </w:p>
          <w:p w14:paraId="439C8AED" w14:textId="213A28C0" w:rsidR="00856AA7" w:rsidRDefault="00445D6E" w:rsidP="00445D6E">
            <w:pPr>
              <w:rPr>
                <w:snapToGrid w:val="0"/>
                <w:color w:val="000000"/>
              </w:rPr>
            </w:pPr>
            <w:r>
              <w:rPr>
                <w:snapToGrid w:val="0"/>
                <w:color w:val="000000"/>
              </w:rPr>
              <w:t>(0</w:t>
            </w:r>
            <w:r w:rsidR="001A5BD4">
              <w:rPr>
                <w:snapToGrid w:val="0"/>
                <w:color w:val="000000"/>
              </w:rPr>
              <w:t>,</w:t>
            </w:r>
            <w:r w:rsidR="00D82A1A">
              <w:rPr>
                <w:snapToGrid w:val="0"/>
                <w:color w:val="000000"/>
              </w:rPr>
              <w:t>105</w:t>
            </w:r>
            <w:r>
              <w:rPr>
                <w:snapToGrid w:val="0"/>
                <w:color w:val="000000"/>
              </w:rPr>
              <w:t>; 0,</w:t>
            </w:r>
            <w:r w:rsidR="00D82A1A">
              <w:rPr>
                <w:snapToGrid w:val="0"/>
                <w:color w:val="000000"/>
              </w:rPr>
              <w:t>274</w:t>
            </w:r>
            <w:r>
              <w:rPr>
                <w:snapToGrid w:val="0"/>
                <w:color w:val="000000"/>
              </w:rPr>
              <w:t>)</w:t>
            </w:r>
          </w:p>
        </w:tc>
      </w:tr>
      <w:tr w:rsidR="00856AA7" w14:paraId="1AE8E9F5" w14:textId="77777777" w:rsidTr="00E061E6">
        <w:trPr>
          <w:trHeight w:val="479"/>
        </w:trPr>
        <w:tc>
          <w:tcPr>
            <w:tcW w:w="1940" w:type="dxa"/>
            <w:vAlign w:val="bottom"/>
          </w:tcPr>
          <w:p w14:paraId="14294AB8" w14:textId="77777777" w:rsidR="00856AA7" w:rsidRDefault="00006E41">
            <w:pPr>
              <w:rPr>
                <w:color w:val="000000"/>
              </w:rPr>
            </w:pPr>
            <w:r>
              <w:rPr>
                <w:color w:val="000000"/>
              </w:rPr>
              <w:t>R</w:t>
            </w:r>
            <w:r w:rsidRPr="004F5F89">
              <w:rPr>
                <w:color w:val="000000"/>
                <w:vertAlign w:val="superscript"/>
              </w:rPr>
              <w:t>2</w:t>
            </w:r>
            <w:r w:rsidR="004F5F89">
              <w:rPr>
                <w:color w:val="000000"/>
              </w:rPr>
              <w:t xml:space="preserve"> Median</w:t>
            </w:r>
          </w:p>
          <w:p w14:paraId="454443EA" w14:textId="3B3931E7" w:rsidR="004F5F89" w:rsidRDefault="0019705E">
            <w:pPr>
              <w:rPr>
                <w:snapToGrid w:val="0"/>
                <w:color w:val="000000"/>
              </w:rPr>
            </w:pPr>
            <w:r>
              <w:rPr>
                <w:snapToGrid w:val="0"/>
                <w:color w:val="000000"/>
              </w:rPr>
              <w:t>Anteil</w:t>
            </w:r>
            <w:r w:rsidR="004F5F89">
              <w:rPr>
                <w:snapToGrid w:val="0"/>
                <w:color w:val="000000"/>
              </w:rPr>
              <w:t xml:space="preserve"> &gt; 0,3</w:t>
            </w:r>
          </w:p>
        </w:tc>
        <w:tc>
          <w:tcPr>
            <w:tcW w:w="1587" w:type="dxa"/>
            <w:vAlign w:val="bottom"/>
          </w:tcPr>
          <w:p w14:paraId="6303D826" w14:textId="77777777" w:rsidR="00856AA7" w:rsidRDefault="00D82A1A">
            <w:pPr>
              <w:jc w:val="left"/>
              <w:rPr>
                <w:snapToGrid w:val="0"/>
                <w:color w:val="000000"/>
              </w:rPr>
            </w:pPr>
            <w:r>
              <w:rPr>
                <w:snapToGrid w:val="0"/>
                <w:color w:val="000000"/>
              </w:rPr>
              <w:t>0,187</w:t>
            </w:r>
          </w:p>
          <w:p w14:paraId="66EE40A5" w14:textId="49C31CFB" w:rsidR="00D82A1A" w:rsidRDefault="00D82A1A">
            <w:pPr>
              <w:jc w:val="left"/>
              <w:rPr>
                <w:snapToGrid w:val="0"/>
                <w:color w:val="000000"/>
              </w:rPr>
            </w:pPr>
            <w:r>
              <w:rPr>
                <w:snapToGrid w:val="0"/>
                <w:color w:val="000000"/>
              </w:rPr>
              <w:t>14,6 %</w:t>
            </w:r>
          </w:p>
        </w:tc>
        <w:tc>
          <w:tcPr>
            <w:tcW w:w="1587" w:type="dxa"/>
            <w:vAlign w:val="bottom"/>
          </w:tcPr>
          <w:p w14:paraId="4A7419C8" w14:textId="33514E4B" w:rsidR="0009444F" w:rsidRDefault="0009444F" w:rsidP="0009444F">
            <w:pPr>
              <w:jc w:val="left"/>
              <w:rPr>
                <w:snapToGrid w:val="0"/>
                <w:color w:val="000000"/>
              </w:rPr>
            </w:pPr>
            <w:r>
              <w:rPr>
                <w:snapToGrid w:val="0"/>
                <w:color w:val="000000"/>
              </w:rPr>
              <w:t>0,182</w:t>
            </w:r>
          </w:p>
          <w:p w14:paraId="5D32F592" w14:textId="0BF33D69" w:rsidR="00856AA7" w:rsidRDefault="0009444F" w:rsidP="0009444F">
            <w:pPr>
              <w:jc w:val="left"/>
              <w:rPr>
                <w:snapToGrid w:val="0"/>
                <w:color w:val="000000"/>
              </w:rPr>
            </w:pPr>
            <w:r>
              <w:rPr>
                <w:snapToGrid w:val="0"/>
                <w:color w:val="000000"/>
              </w:rPr>
              <w:t>14,3 %</w:t>
            </w:r>
          </w:p>
        </w:tc>
        <w:tc>
          <w:tcPr>
            <w:tcW w:w="1587" w:type="dxa"/>
            <w:vAlign w:val="bottom"/>
          </w:tcPr>
          <w:p w14:paraId="5DD28E90" w14:textId="5E3527BF" w:rsidR="0009444F" w:rsidRDefault="0009444F" w:rsidP="0009444F">
            <w:pPr>
              <w:jc w:val="left"/>
              <w:rPr>
                <w:snapToGrid w:val="0"/>
                <w:color w:val="000000"/>
              </w:rPr>
            </w:pPr>
            <w:r>
              <w:rPr>
                <w:snapToGrid w:val="0"/>
                <w:color w:val="000000"/>
              </w:rPr>
              <w:t>0,186</w:t>
            </w:r>
          </w:p>
          <w:p w14:paraId="0703D702" w14:textId="3C0D4853" w:rsidR="00856AA7" w:rsidRDefault="0009444F" w:rsidP="0009444F">
            <w:pPr>
              <w:rPr>
                <w:snapToGrid w:val="0"/>
                <w:color w:val="000000"/>
              </w:rPr>
            </w:pPr>
            <w:r>
              <w:rPr>
                <w:snapToGrid w:val="0"/>
                <w:color w:val="000000"/>
              </w:rPr>
              <w:t>11,7 %</w:t>
            </w:r>
          </w:p>
        </w:tc>
        <w:tc>
          <w:tcPr>
            <w:tcW w:w="1587" w:type="dxa"/>
            <w:vAlign w:val="bottom"/>
          </w:tcPr>
          <w:p w14:paraId="69EDEF34" w14:textId="4CF29524" w:rsidR="0009444F" w:rsidRDefault="0009444F" w:rsidP="0009444F">
            <w:pPr>
              <w:jc w:val="left"/>
              <w:rPr>
                <w:snapToGrid w:val="0"/>
                <w:color w:val="000000"/>
              </w:rPr>
            </w:pPr>
            <w:r>
              <w:rPr>
                <w:snapToGrid w:val="0"/>
                <w:color w:val="000000"/>
              </w:rPr>
              <w:t>0,211</w:t>
            </w:r>
          </w:p>
          <w:p w14:paraId="395C0998" w14:textId="2572586C" w:rsidR="00856AA7" w:rsidRDefault="000F7512" w:rsidP="0009444F">
            <w:pPr>
              <w:rPr>
                <w:snapToGrid w:val="0"/>
                <w:color w:val="000000"/>
              </w:rPr>
            </w:pPr>
            <w:r>
              <w:rPr>
                <w:snapToGrid w:val="0"/>
                <w:color w:val="000000"/>
              </w:rPr>
              <w:t>26,2</w:t>
            </w:r>
            <w:r w:rsidR="0009444F">
              <w:rPr>
                <w:snapToGrid w:val="0"/>
                <w:color w:val="000000"/>
              </w:rPr>
              <w:t xml:space="preserve"> %</w:t>
            </w:r>
          </w:p>
        </w:tc>
      </w:tr>
      <w:tr w:rsidR="00856AA7" w14:paraId="127FDA5D" w14:textId="77777777" w:rsidTr="00E061E6">
        <w:trPr>
          <w:trHeight w:val="479"/>
        </w:trPr>
        <w:tc>
          <w:tcPr>
            <w:tcW w:w="1940" w:type="dxa"/>
            <w:vAlign w:val="bottom"/>
          </w:tcPr>
          <w:p w14:paraId="181D2EDA" w14:textId="77777777" w:rsidR="00856AA7" w:rsidRDefault="00DC4AC8">
            <w:pPr>
              <w:rPr>
                <w:snapToGrid w:val="0"/>
                <w:color w:val="000000"/>
              </w:rPr>
            </w:pPr>
            <w:r>
              <w:rPr>
                <w:snapToGrid w:val="0"/>
                <w:color w:val="000000"/>
              </w:rPr>
              <w:t>Signifikanz</w:t>
            </w:r>
          </w:p>
          <w:p w14:paraId="35F09454" w14:textId="77777777" w:rsidR="00DC4AC8" w:rsidRDefault="00DC4AC8">
            <w:pPr>
              <w:rPr>
                <w:snapToGrid w:val="0"/>
                <w:color w:val="000000"/>
              </w:rPr>
            </w:pPr>
            <w:r>
              <w:rPr>
                <w:snapToGrid w:val="0"/>
                <w:color w:val="000000"/>
              </w:rPr>
              <w:t>%p &lt; 0,05</w:t>
            </w:r>
          </w:p>
          <w:p w14:paraId="2259A502" w14:textId="660AF1D1" w:rsidR="00DC4AC8" w:rsidRDefault="00DE35A4">
            <w:pPr>
              <w:rPr>
                <w:snapToGrid w:val="0"/>
                <w:color w:val="000000"/>
              </w:rPr>
            </w:pPr>
            <w:r>
              <w:rPr>
                <w:snapToGrid w:val="0"/>
                <w:color w:val="000000"/>
              </w:rPr>
              <w:t xml:space="preserve">% </w:t>
            </w:r>
            <w:proofErr w:type="spellStart"/>
            <w:r>
              <w:rPr>
                <w:snapToGrid w:val="0"/>
                <w:color w:val="000000"/>
              </w:rPr>
              <w:t>Bonferroni</w:t>
            </w:r>
            <w:proofErr w:type="spellEnd"/>
          </w:p>
        </w:tc>
        <w:tc>
          <w:tcPr>
            <w:tcW w:w="1587" w:type="dxa"/>
            <w:vAlign w:val="bottom"/>
          </w:tcPr>
          <w:p w14:paraId="7C00736F" w14:textId="77777777" w:rsidR="00856AA7" w:rsidRDefault="00856AA7">
            <w:pPr>
              <w:jc w:val="left"/>
              <w:rPr>
                <w:snapToGrid w:val="0"/>
                <w:color w:val="000000"/>
              </w:rPr>
            </w:pPr>
          </w:p>
          <w:p w14:paraId="6F2BAACC" w14:textId="77777777" w:rsidR="000F7512" w:rsidRDefault="000F7512">
            <w:pPr>
              <w:jc w:val="left"/>
              <w:rPr>
                <w:snapToGrid w:val="0"/>
                <w:color w:val="000000"/>
              </w:rPr>
            </w:pPr>
            <w:r>
              <w:rPr>
                <w:snapToGrid w:val="0"/>
                <w:color w:val="000000"/>
              </w:rPr>
              <w:t>92,2 %</w:t>
            </w:r>
          </w:p>
          <w:p w14:paraId="641C0C40" w14:textId="5EB74995" w:rsidR="000F7512" w:rsidRDefault="000F7512">
            <w:pPr>
              <w:jc w:val="left"/>
              <w:rPr>
                <w:snapToGrid w:val="0"/>
                <w:color w:val="000000"/>
              </w:rPr>
            </w:pPr>
            <w:r>
              <w:rPr>
                <w:snapToGrid w:val="0"/>
                <w:color w:val="000000"/>
              </w:rPr>
              <w:t>61,0 %</w:t>
            </w:r>
          </w:p>
        </w:tc>
        <w:tc>
          <w:tcPr>
            <w:tcW w:w="1587" w:type="dxa"/>
            <w:vAlign w:val="bottom"/>
          </w:tcPr>
          <w:p w14:paraId="098430DE" w14:textId="77777777" w:rsidR="000F7512" w:rsidRDefault="000F7512" w:rsidP="000F7512">
            <w:pPr>
              <w:jc w:val="left"/>
              <w:rPr>
                <w:snapToGrid w:val="0"/>
                <w:color w:val="000000"/>
              </w:rPr>
            </w:pPr>
          </w:p>
          <w:p w14:paraId="2F5367FA" w14:textId="0BE9FF84" w:rsidR="000F7512" w:rsidRDefault="000F7512" w:rsidP="000F7512">
            <w:pPr>
              <w:jc w:val="left"/>
              <w:rPr>
                <w:snapToGrid w:val="0"/>
                <w:color w:val="000000"/>
              </w:rPr>
            </w:pPr>
            <w:r>
              <w:rPr>
                <w:snapToGrid w:val="0"/>
                <w:color w:val="000000"/>
              </w:rPr>
              <w:t>9</w:t>
            </w:r>
            <w:r w:rsidR="003D1D70">
              <w:rPr>
                <w:snapToGrid w:val="0"/>
                <w:color w:val="000000"/>
              </w:rPr>
              <w:t>0</w:t>
            </w:r>
            <w:r>
              <w:rPr>
                <w:snapToGrid w:val="0"/>
                <w:color w:val="000000"/>
              </w:rPr>
              <w:t>,</w:t>
            </w:r>
            <w:r w:rsidR="003D1D70">
              <w:rPr>
                <w:snapToGrid w:val="0"/>
                <w:color w:val="000000"/>
              </w:rPr>
              <w:t>0</w:t>
            </w:r>
            <w:r>
              <w:rPr>
                <w:snapToGrid w:val="0"/>
                <w:color w:val="000000"/>
              </w:rPr>
              <w:t xml:space="preserve"> %</w:t>
            </w:r>
          </w:p>
          <w:p w14:paraId="230EDAE1" w14:textId="6F287DDE" w:rsidR="00856AA7" w:rsidRDefault="003D1D70" w:rsidP="000F7512">
            <w:pPr>
              <w:jc w:val="left"/>
              <w:rPr>
                <w:snapToGrid w:val="0"/>
                <w:color w:val="000000"/>
              </w:rPr>
            </w:pPr>
            <w:r>
              <w:rPr>
                <w:snapToGrid w:val="0"/>
                <w:color w:val="000000"/>
              </w:rPr>
              <w:t>58</w:t>
            </w:r>
            <w:r w:rsidR="000F7512">
              <w:rPr>
                <w:snapToGrid w:val="0"/>
                <w:color w:val="000000"/>
              </w:rPr>
              <w:t>,</w:t>
            </w:r>
            <w:r>
              <w:rPr>
                <w:snapToGrid w:val="0"/>
                <w:color w:val="000000"/>
              </w:rPr>
              <w:t>1</w:t>
            </w:r>
            <w:r w:rsidR="000F7512">
              <w:rPr>
                <w:snapToGrid w:val="0"/>
                <w:color w:val="000000"/>
              </w:rPr>
              <w:t xml:space="preserve"> %</w:t>
            </w:r>
          </w:p>
        </w:tc>
        <w:tc>
          <w:tcPr>
            <w:tcW w:w="1587" w:type="dxa"/>
            <w:vAlign w:val="bottom"/>
          </w:tcPr>
          <w:p w14:paraId="7159E02B" w14:textId="77777777" w:rsidR="000F7512" w:rsidRDefault="000F7512" w:rsidP="000F7512">
            <w:pPr>
              <w:jc w:val="left"/>
              <w:rPr>
                <w:snapToGrid w:val="0"/>
                <w:color w:val="000000"/>
              </w:rPr>
            </w:pPr>
          </w:p>
          <w:p w14:paraId="1FF9BB6C" w14:textId="3FFC58B0" w:rsidR="000F7512" w:rsidRDefault="003D1D70" w:rsidP="000F7512">
            <w:pPr>
              <w:jc w:val="left"/>
              <w:rPr>
                <w:snapToGrid w:val="0"/>
                <w:color w:val="000000"/>
              </w:rPr>
            </w:pPr>
            <w:r>
              <w:rPr>
                <w:snapToGrid w:val="0"/>
                <w:color w:val="000000"/>
              </w:rPr>
              <w:t>89</w:t>
            </w:r>
            <w:r w:rsidR="000F7512">
              <w:rPr>
                <w:snapToGrid w:val="0"/>
                <w:color w:val="000000"/>
              </w:rPr>
              <w:t>,</w:t>
            </w:r>
            <w:r>
              <w:rPr>
                <w:snapToGrid w:val="0"/>
                <w:color w:val="000000"/>
              </w:rPr>
              <w:t>8</w:t>
            </w:r>
            <w:r w:rsidR="000F7512">
              <w:rPr>
                <w:snapToGrid w:val="0"/>
                <w:color w:val="000000"/>
              </w:rPr>
              <w:t xml:space="preserve"> %</w:t>
            </w:r>
          </w:p>
          <w:p w14:paraId="0BEFA53C" w14:textId="0BF43A59" w:rsidR="00856AA7" w:rsidRDefault="003D1D70" w:rsidP="000F7512">
            <w:pPr>
              <w:rPr>
                <w:snapToGrid w:val="0"/>
                <w:color w:val="000000"/>
              </w:rPr>
            </w:pPr>
            <w:r>
              <w:rPr>
                <w:snapToGrid w:val="0"/>
                <w:color w:val="000000"/>
              </w:rPr>
              <w:t>58,8</w:t>
            </w:r>
            <w:r w:rsidR="000F7512">
              <w:rPr>
                <w:snapToGrid w:val="0"/>
                <w:color w:val="000000"/>
              </w:rPr>
              <w:t xml:space="preserve"> %</w:t>
            </w:r>
          </w:p>
        </w:tc>
        <w:tc>
          <w:tcPr>
            <w:tcW w:w="1587" w:type="dxa"/>
            <w:tcBorders>
              <w:bottom w:val="double" w:sz="4" w:space="0" w:color="auto"/>
            </w:tcBorders>
            <w:vAlign w:val="bottom"/>
          </w:tcPr>
          <w:p w14:paraId="50F78174" w14:textId="77777777" w:rsidR="000F7512" w:rsidRDefault="000F7512" w:rsidP="000F7512">
            <w:pPr>
              <w:jc w:val="left"/>
              <w:rPr>
                <w:snapToGrid w:val="0"/>
                <w:color w:val="000000"/>
              </w:rPr>
            </w:pPr>
          </w:p>
          <w:p w14:paraId="422E2B30" w14:textId="666500EC" w:rsidR="000F7512" w:rsidRDefault="000F7512" w:rsidP="000F7512">
            <w:pPr>
              <w:jc w:val="left"/>
              <w:rPr>
                <w:snapToGrid w:val="0"/>
                <w:color w:val="000000"/>
              </w:rPr>
            </w:pPr>
            <w:r>
              <w:rPr>
                <w:snapToGrid w:val="0"/>
                <w:color w:val="000000"/>
              </w:rPr>
              <w:t>9</w:t>
            </w:r>
            <w:r w:rsidR="003D1D70">
              <w:rPr>
                <w:snapToGrid w:val="0"/>
                <w:color w:val="000000"/>
              </w:rPr>
              <w:t>6</w:t>
            </w:r>
            <w:r>
              <w:rPr>
                <w:snapToGrid w:val="0"/>
                <w:color w:val="000000"/>
              </w:rPr>
              <w:t>,</w:t>
            </w:r>
            <w:r w:rsidR="003D1D70">
              <w:rPr>
                <w:snapToGrid w:val="0"/>
                <w:color w:val="000000"/>
              </w:rPr>
              <w:t>6</w:t>
            </w:r>
            <w:r>
              <w:rPr>
                <w:snapToGrid w:val="0"/>
                <w:color w:val="000000"/>
              </w:rPr>
              <w:t xml:space="preserve"> %</w:t>
            </w:r>
          </w:p>
          <w:p w14:paraId="03A2AAD2" w14:textId="24B39FBE" w:rsidR="00856AA7" w:rsidRDefault="000F7512" w:rsidP="000F7512">
            <w:pPr>
              <w:rPr>
                <w:snapToGrid w:val="0"/>
                <w:color w:val="000000"/>
              </w:rPr>
            </w:pPr>
            <w:r>
              <w:rPr>
                <w:snapToGrid w:val="0"/>
                <w:color w:val="000000"/>
              </w:rPr>
              <w:t>6</w:t>
            </w:r>
            <w:r w:rsidR="003D1D70">
              <w:rPr>
                <w:snapToGrid w:val="0"/>
                <w:color w:val="000000"/>
              </w:rPr>
              <w:t>7</w:t>
            </w:r>
            <w:r>
              <w:rPr>
                <w:snapToGrid w:val="0"/>
                <w:color w:val="000000"/>
              </w:rPr>
              <w:t>,</w:t>
            </w:r>
            <w:r w:rsidR="003D1D70">
              <w:rPr>
                <w:snapToGrid w:val="0"/>
                <w:color w:val="000000"/>
              </w:rPr>
              <w:t>8</w:t>
            </w:r>
            <w:r>
              <w:rPr>
                <w:snapToGrid w:val="0"/>
                <w:color w:val="000000"/>
              </w:rPr>
              <w:t xml:space="preserve"> %</w:t>
            </w:r>
          </w:p>
        </w:tc>
      </w:tr>
      <w:tr w:rsidR="00856AA7" w14:paraId="0A9F6239" w14:textId="77777777" w:rsidTr="00E061E6">
        <w:trPr>
          <w:trHeight w:val="479"/>
        </w:trPr>
        <w:tc>
          <w:tcPr>
            <w:tcW w:w="1940" w:type="dxa"/>
            <w:vAlign w:val="bottom"/>
          </w:tcPr>
          <w:p w14:paraId="4DE8CB5F" w14:textId="2670450F" w:rsidR="00856AA7" w:rsidRPr="0063048A" w:rsidRDefault="00DE35A4">
            <w:pPr>
              <w:rPr>
                <w:color w:val="000000"/>
              </w:rPr>
            </w:pPr>
            <w:r>
              <w:rPr>
                <w:color w:val="000000"/>
              </w:rPr>
              <w:t xml:space="preserve">Anteil </w:t>
            </w:r>
            <w:r w:rsidRPr="00DE35A4">
              <w:rPr>
                <w:rFonts w:ascii="Symbol" w:hAnsi="Symbol"/>
                <w:i/>
                <w:iCs/>
                <w:color w:val="000000"/>
              </w:rPr>
              <w:t>j</w:t>
            </w:r>
            <w:r>
              <w:rPr>
                <w:color w:val="000000"/>
              </w:rPr>
              <w:t xml:space="preserve"> &lt; 0</w:t>
            </w:r>
          </w:p>
        </w:tc>
        <w:tc>
          <w:tcPr>
            <w:tcW w:w="1587" w:type="dxa"/>
            <w:vAlign w:val="bottom"/>
          </w:tcPr>
          <w:p w14:paraId="76CECE14" w14:textId="2494ABEC" w:rsidR="00856AA7" w:rsidRPr="0063048A" w:rsidRDefault="003D1D70">
            <w:pPr>
              <w:jc w:val="left"/>
              <w:rPr>
                <w:color w:val="000000"/>
              </w:rPr>
            </w:pPr>
            <w:r>
              <w:rPr>
                <w:color w:val="000000"/>
              </w:rPr>
              <w:t>99,6 %</w:t>
            </w:r>
          </w:p>
        </w:tc>
        <w:tc>
          <w:tcPr>
            <w:tcW w:w="1587" w:type="dxa"/>
            <w:vAlign w:val="bottom"/>
          </w:tcPr>
          <w:p w14:paraId="76C4DBE9" w14:textId="6639BF32" w:rsidR="00856AA7" w:rsidRPr="0063048A" w:rsidRDefault="003D1D70">
            <w:pPr>
              <w:jc w:val="left"/>
              <w:rPr>
                <w:color w:val="000000"/>
              </w:rPr>
            </w:pPr>
            <w:r>
              <w:rPr>
                <w:color w:val="000000"/>
              </w:rPr>
              <w:t>9</w:t>
            </w:r>
            <w:r w:rsidR="00A349CB">
              <w:rPr>
                <w:color w:val="000000"/>
              </w:rPr>
              <w:t>8</w:t>
            </w:r>
            <w:r>
              <w:rPr>
                <w:color w:val="000000"/>
              </w:rPr>
              <w:t>,</w:t>
            </w:r>
            <w:r w:rsidR="00A349CB">
              <w:rPr>
                <w:color w:val="000000"/>
              </w:rPr>
              <w:t>9</w:t>
            </w:r>
            <w:r>
              <w:rPr>
                <w:color w:val="000000"/>
              </w:rPr>
              <w:t xml:space="preserve"> %</w:t>
            </w:r>
          </w:p>
        </w:tc>
        <w:tc>
          <w:tcPr>
            <w:tcW w:w="1587" w:type="dxa"/>
            <w:vAlign w:val="bottom"/>
          </w:tcPr>
          <w:p w14:paraId="79356337" w14:textId="455BA3B5" w:rsidR="00856AA7" w:rsidRPr="0063048A" w:rsidRDefault="003D1D70">
            <w:pPr>
              <w:rPr>
                <w:color w:val="000000"/>
              </w:rPr>
            </w:pPr>
            <w:r>
              <w:rPr>
                <w:color w:val="000000"/>
              </w:rPr>
              <w:t>9</w:t>
            </w:r>
            <w:r w:rsidR="00A349CB">
              <w:rPr>
                <w:color w:val="000000"/>
              </w:rPr>
              <w:t>8</w:t>
            </w:r>
            <w:r>
              <w:rPr>
                <w:color w:val="000000"/>
              </w:rPr>
              <w:t>,</w:t>
            </w:r>
            <w:r w:rsidR="00A349CB">
              <w:rPr>
                <w:color w:val="000000"/>
              </w:rPr>
              <w:t>3</w:t>
            </w:r>
            <w:r>
              <w:rPr>
                <w:color w:val="000000"/>
              </w:rPr>
              <w:t xml:space="preserve"> %</w:t>
            </w:r>
          </w:p>
        </w:tc>
        <w:tc>
          <w:tcPr>
            <w:tcW w:w="1587" w:type="dxa"/>
            <w:tcBorders>
              <w:bottom w:val="double" w:sz="4" w:space="0" w:color="auto"/>
            </w:tcBorders>
            <w:vAlign w:val="bottom"/>
          </w:tcPr>
          <w:p w14:paraId="102C32A3" w14:textId="7AA12581" w:rsidR="00856AA7" w:rsidRPr="0063048A" w:rsidRDefault="003D1D70">
            <w:pPr>
              <w:rPr>
                <w:color w:val="000000"/>
              </w:rPr>
            </w:pPr>
            <w:r>
              <w:rPr>
                <w:color w:val="000000"/>
              </w:rPr>
              <w:t>99,</w:t>
            </w:r>
            <w:r w:rsidR="00A349CB">
              <w:rPr>
                <w:color w:val="000000"/>
              </w:rPr>
              <w:t>7</w:t>
            </w:r>
            <w:r>
              <w:rPr>
                <w:color w:val="000000"/>
              </w:rPr>
              <w:t xml:space="preserve"> %</w:t>
            </w:r>
          </w:p>
        </w:tc>
      </w:tr>
    </w:tbl>
    <w:p w14:paraId="4D2F2478" w14:textId="77777777" w:rsidR="0030131B" w:rsidRDefault="0030131B" w:rsidP="008C0E0B"/>
    <w:p w14:paraId="7C462A08" w14:textId="6AE47899" w:rsidR="00FD43F1" w:rsidRDefault="00E21253" w:rsidP="00FD43F1">
      <w:r>
        <w:fldChar w:fldCharType="begin"/>
      </w:r>
      <w:r>
        <w:instrText xml:space="preserve"> REF _Ref229991671 \h </w:instrText>
      </w:r>
      <w:r>
        <w:fldChar w:fldCharType="separate"/>
      </w:r>
      <w:r w:rsidR="0007759D">
        <w:t xml:space="preserve">Tabelle </w:t>
      </w:r>
      <w:r w:rsidR="0007759D">
        <w:rPr>
          <w:noProof/>
        </w:rPr>
        <w:t>6</w:t>
      </w:r>
      <w:r>
        <w:fldChar w:fldCharType="end"/>
      </w:r>
      <w:r w:rsidR="00FD43F1">
        <w:t xml:space="preserve"> stellt die Schätzungen pro Kennzahl in Zahlen dar. Auf Einzelfirmenebene ist die Mean-Reversion durchgängig belegt: über 90 % der Schätzungen sind bei </w:t>
      </w:r>
      <w:r w:rsidR="00FB6FBF">
        <w:rPr>
          <w:rFonts w:ascii="Symbol" w:hAnsi="Symbol"/>
        </w:rPr>
        <w:t>a</w:t>
      </w:r>
      <w:r w:rsidR="00FD43F1">
        <w:t xml:space="preserve"> = 0,05 signifikant, nach </w:t>
      </w:r>
      <w:proofErr w:type="spellStart"/>
      <w:r w:rsidR="00FD43F1">
        <w:t>Bonferroni</w:t>
      </w:r>
      <w:proofErr w:type="spellEnd"/>
      <w:r w:rsidR="00FD43F1">
        <w:t>-Korrektur bleiben 58</w:t>
      </w:r>
      <w:r w:rsidR="002B76AE">
        <w:t xml:space="preserve"> %</w:t>
      </w:r>
      <w:r w:rsidR="00FD43F1">
        <w:t xml:space="preserve"> bis 68 % erhalten.</w:t>
      </w:r>
    </w:p>
    <w:p w14:paraId="2AC7666D" w14:textId="77777777" w:rsidR="00FD43F1" w:rsidRDefault="00FD43F1" w:rsidP="00FD43F1">
      <w:r>
        <w:t>Die Modellgüte (R²) liegt mit Median 0,18 bis 0,21 auf für Quartal-Differenzen typischem Niveau. Bei einem Sechstel bis einem Viertel der Firmen (Anteil R² &gt; 0,3) erreicht das Modell deutlich höhere Erklärungskraft. R² ist hier kein starker Indikator, da Differenzen-Zeitreihen einen großen Anteil spezifischer Einzelereignisse enthalten, die aus der Vorperiode nicht vorhersagbar sind, sodass das Maximum des erklärbaren Anteils strukturell niedrig ist. Die Hauptaussage steckt in den robusten Signifikanzraten.</w:t>
      </w:r>
    </w:p>
    <w:p w14:paraId="4B65451D" w14:textId="151D9F85" w:rsidR="00A349CB" w:rsidRPr="00240CBE" w:rsidRDefault="00FD43F1" w:rsidP="00FD43F1">
      <w:r>
        <w:lastRenderedPageBreak/>
        <w:t xml:space="preserve">Bei den 27 Firmen mit positivem </w:t>
      </w:r>
      <w:r w:rsidR="00DF1A7E" w:rsidRPr="00DF1A7E">
        <w:rPr>
          <w:rFonts w:ascii="Symbol" w:hAnsi="Symbol"/>
          <w:i/>
          <w:iCs/>
        </w:rPr>
        <w:t>j</w:t>
      </w:r>
      <w:r>
        <w:t xml:space="preserve"> in mindestens einer Profitabilitätskennzahl ist die Modellgüte mit einem R²-Median von 0,05 deutlich unter dem Niveau der übrigen Profitabilitätsschätzungen (0,19). Von den positiven </w:t>
      </w:r>
      <w:r w:rsidR="00984E83" w:rsidRPr="00DF1A7E">
        <w:rPr>
          <w:rFonts w:ascii="Symbol" w:hAnsi="Symbol"/>
          <w:i/>
          <w:iCs/>
        </w:rPr>
        <w:t>j</w:t>
      </w:r>
      <w:r w:rsidR="00984E83">
        <w:t xml:space="preserve"> </w:t>
      </w:r>
      <w:r>
        <w:t xml:space="preserve">-Werten ist kein einziger nach </w:t>
      </w:r>
      <w:proofErr w:type="spellStart"/>
      <w:r>
        <w:t>Bonferroni</w:t>
      </w:r>
      <w:proofErr w:type="spellEnd"/>
      <w:r>
        <w:t xml:space="preserve">-Korrektur signifikant, gegenüber den 58% bis 68 % der gesamten Stichprobe. Die positiven </w:t>
      </w:r>
      <w:r w:rsidR="00984E83" w:rsidRPr="00DF1A7E">
        <w:rPr>
          <w:rFonts w:ascii="Symbol" w:hAnsi="Symbol"/>
          <w:i/>
          <w:iCs/>
        </w:rPr>
        <w:t>j</w:t>
      </w:r>
      <w:r w:rsidR="00984E83">
        <w:t xml:space="preserve"> </w:t>
      </w:r>
      <w:r>
        <w:t>-Werte sind damit eher ein Hinweis auf eine schwächere Modellanpassung als auf eine andere Dynamik.</w:t>
      </w:r>
    </w:p>
    <w:p w14:paraId="0A15E9E7" w14:textId="56DD535E" w:rsidR="005B49A8" w:rsidRDefault="00FE78C8" w:rsidP="00FE78C8">
      <w:pPr>
        <w:pStyle w:val="berschrift3"/>
      </w:pPr>
      <w:bookmarkStart w:id="113" w:name="_Ref230010461"/>
      <w:bookmarkStart w:id="114" w:name="_Toc230281188"/>
      <w:r w:rsidRPr="00FE78C8">
        <w:t>Liquiditätsgruppe</w:t>
      </w:r>
      <w:bookmarkEnd w:id="113"/>
      <w:bookmarkEnd w:id="114"/>
    </w:p>
    <w:p w14:paraId="1B5D40B5" w14:textId="372F0B3A" w:rsidR="00984E83" w:rsidRDefault="00E15EBA" w:rsidP="00984E83">
      <w:r w:rsidRPr="00E15EBA">
        <w:t>Die Liquidität wird in der Analyse durch die Current Ratio repräsentiert.</w:t>
      </w:r>
    </w:p>
    <w:p w14:paraId="00C65F87" w14:textId="477F1F1D" w:rsidR="00E15EBA" w:rsidRDefault="005D7592" w:rsidP="00E15EBA">
      <w:pPr>
        <w:pStyle w:val="Abbildung"/>
        <w:rPr>
          <w:noProof/>
        </w:rPr>
      </w:pPr>
      <w:r>
        <w:rPr>
          <w:noProof/>
        </w:rPr>
        <w:drawing>
          <wp:inline distT="0" distB="0" distL="0" distR="0" wp14:anchorId="7C33A6B6" wp14:editId="73F0CEB3">
            <wp:extent cx="5400000" cy="217080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4" cstate="print">
                      <a:extLst>
                        <a:ext uri="{28A0092B-C50C-407E-A947-70E740481C1C}">
                          <a14:useLocalDpi xmlns:a14="http://schemas.microsoft.com/office/drawing/2010/main" val="0"/>
                        </a:ext>
                      </a:extLst>
                    </a:blip>
                    <a:srcRect t="12418" b="1820"/>
                    <a:stretch>
                      <a:fillRect/>
                    </a:stretch>
                  </pic:blipFill>
                  <pic:spPr bwMode="auto">
                    <a:xfrm>
                      <a:off x="0" y="0"/>
                      <a:ext cx="5400000" cy="2170800"/>
                    </a:xfrm>
                    <a:prstGeom prst="rect">
                      <a:avLst/>
                    </a:prstGeom>
                    <a:ln>
                      <a:noFill/>
                    </a:ln>
                    <a:extLst>
                      <a:ext uri="{53640926-AAD7-44D8-BBD7-CCE9431645EC}">
                        <a14:shadowObscured xmlns:a14="http://schemas.microsoft.com/office/drawing/2010/main"/>
                      </a:ext>
                    </a:extLst>
                  </pic:spPr>
                </pic:pic>
              </a:graphicData>
            </a:graphic>
          </wp:inline>
        </w:drawing>
      </w:r>
    </w:p>
    <w:p w14:paraId="554B6587" w14:textId="177AD8AE" w:rsidR="00E15EBA" w:rsidRPr="007F210D" w:rsidRDefault="00E15EBA" w:rsidP="00BF7FDA">
      <w:pPr>
        <w:pStyle w:val="Beschriftung"/>
      </w:pPr>
      <w:bookmarkStart w:id="115" w:name="_Ref229991964"/>
      <w:bookmarkStart w:id="116" w:name="_Toc230279797"/>
      <w:r w:rsidRPr="007F210D">
        <w:t xml:space="preserve">Abbildung </w:t>
      </w:r>
      <w:r>
        <w:fldChar w:fldCharType="begin"/>
      </w:r>
      <w:r w:rsidRPr="007F210D">
        <w:instrText xml:space="preserve"> SEQ Abbildung \* ARABIC </w:instrText>
      </w:r>
      <w:r>
        <w:fldChar w:fldCharType="separate"/>
      </w:r>
      <w:r w:rsidR="0007759D">
        <w:rPr>
          <w:noProof/>
        </w:rPr>
        <w:t>8</w:t>
      </w:r>
      <w:r>
        <w:rPr>
          <w:noProof/>
        </w:rPr>
        <w:fldChar w:fldCharType="end"/>
      </w:r>
      <w:r w:rsidRPr="007F210D">
        <w:t>:</w:t>
      </w:r>
      <w:r w:rsidR="00F42945">
        <w:tab/>
      </w:r>
      <w:r w:rsidR="000A5A51">
        <w:t>Liquidität</w:t>
      </w:r>
      <w:r>
        <w:t xml:space="preserve"> – Quadranten-Verteilung pro Kennzahl</w:t>
      </w:r>
      <w:bookmarkEnd w:id="115"/>
      <w:bookmarkEnd w:id="116"/>
    </w:p>
    <w:p w14:paraId="46E9FB2B" w14:textId="7DC45662" w:rsidR="002A666B" w:rsidRDefault="002A666B" w:rsidP="002A666B">
      <w:r>
        <w:t xml:space="preserve">In </w:t>
      </w:r>
      <w:r>
        <w:fldChar w:fldCharType="begin"/>
      </w:r>
      <w:r>
        <w:instrText xml:space="preserve"> REF _Ref229991964 \h </w:instrText>
      </w:r>
      <w:r>
        <w:fldChar w:fldCharType="separate"/>
      </w:r>
      <w:r w:rsidR="0007759D" w:rsidRPr="007F210D">
        <w:t xml:space="preserve">Abbildung </w:t>
      </w:r>
      <w:r w:rsidR="0007759D">
        <w:rPr>
          <w:noProof/>
        </w:rPr>
        <w:t>8</w:t>
      </w:r>
      <w:r w:rsidR="0007759D" w:rsidRPr="007F210D">
        <w:t>:</w:t>
      </w:r>
      <w:r w:rsidR="00B46AFB">
        <w:tab/>
      </w:r>
      <w:r w:rsidR="0007759D">
        <w:t>Liquidität – Quadranten-Verteilung pro Kennzahl</w:t>
      </w:r>
      <w:r>
        <w:fldChar w:fldCharType="end"/>
      </w:r>
      <w:r>
        <w:t xml:space="preserve"> liegt der </w:t>
      </w:r>
      <w:r w:rsidRPr="00DF1A7E">
        <w:rPr>
          <w:rFonts w:ascii="Symbol" w:hAnsi="Symbol"/>
          <w:i/>
          <w:iCs/>
        </w:rPr>
        <w:t>j</w:t>
      </w:r>
      <w:r>
        <w:t xml:space="preserve"> -Median der Current Ratio bei −0,17. Die vertikale Median-Linie steht damit deutlich näher an der Null-Linie als bei den Profitabilitätskennzahlen. Die Punktwolke erstreckt sich vom 5. Perzentil bei −0,46 bis zum 95. bei +0,06 und liegt somit überwiegend, aber nicht ausschließlich im negativen Bereich.</w:t>
      </w:r>
    </w:p>
    <w:p w14:paraId="195583C1" w14:textId="7B439C01" w:rsidR="002A666B" w:rsidRDefault="002A666B" w:rsidP="002A666B">
      <w:r>
        <w:t xml:space="preserve">Auf der </w:t>
      </w:r>
      <w:r>
        <w:rPr>
          <w:rFonts w:ascii="Symbol" w:hAnsi="Symbol"/>
          <w:i/>
          <w:iCs/>
        </w:rPr>
        <w:t>s</w:t>
      </w:r>
      <w:r>
        <w:t xml:space="preserve"> -Achse zieht sich die Punktwolke vertikal weit nach oben aus, hier aber weniger zentral. Volatile Firmen haben stärkere Mean-Reversion. Der </w:t>
      </w:r>
      <w:r w:rsidR="00546422">
        <w:rPr>
          <w:rFonts w:ascii="Symbol" w:hAnsi="Symbol"/>
          <w:i/>
          <w:iCs/>
        </w:rPr>
        <w:t>s</w:t>
      </w:r>
      <w:r w:rsidR="00546422">
        <w:t xml:space="preserve"> </w:t>
      </w:r>
      <w:r>
        <w:t xml:space="preserve">-Median liegt bei 0,32 und einzelne Firmen erreichen Werte über 6. Die Current Ratio ist damit die Volatilitätsstärkste Kennzahl der Stichprobe und übertrifft sogar die FCF-Marge. </w:t>
      </w:r>
    </w:p>
    <w:p w14:paraId="2794708C" w14:textId="60DD1255" w:rsidR="00E15EBA" w:rsidRDefault="002A666B" w:rsidP="002A666B">
      <w:r>
        <w:t xml:space="preserve">Die Form der Wolke folgt dem gleichen Strukturmerkmal wie bei der Profitabilitätsgruppe. Sie zeigt einen kurzen unteren Rand und einen langen oberen Verteilungsausläufer, in dem einzelne Firmen mit deutlich überdurchschnittlicher Volatilität liegen. Auf der </w:t>
      </w:r>
      <w:r w:rsidRPr="00DF1A7E">
        <w:rPr>
          <w:rFonts w:ascii="Symbol" w:hAnsi="Symbol"/>
          <w:i/>
          <w:iCs/>
        </w:rPr>
        <w:t>j</w:t>
      </w:r>
      <w:r>
        <w:t xml:space="preserve"> -Achse bleibt die Wolke dagegen ähnlich kompakt wie die Profitabilitätskennzahlen, aber mit stärkerer Positiver Tendenz.</w:t>
      </w:r>
    </w:p>
    <w:p w14:paraId="14212F26" w14:textId="3CB30881" w:rsidR="00305A7C" w:rsidRDefault="00305A7C" w:rsidP="00BF7FDA">
      <w:pPr>
        <w:pStyle w:val="Tabellenberschrift"/>
      </w:pPr>
      <w:bookmarkStart w:id="117" w:name="_Ref229992292"/>
      <w:bookmarkStart w:id="118" w:name="_Toc230216224"/>
      <w:r>
        <w:lastRenderedPageBreak/>
        <w:t xml:space="preserve">Tabelle </w:t>
      </w:r>
      <w:r w:rsidR="0007759D">
        <w:fldChar w:fldCharType="begin"/>
      </w:r>
      <w:r w:rsidR="0007759D">
        <w:instrText xml:space="preserve"> SEQ Tabelle \* ARABIC </w:instrText>
      </w:r>
      <w:r w:rsidR="0007759D">
        <w:fldChar w:fldCharType="separate"/>
      </w:r>
      <w:r w:rsidR="0007759D">
        <w:rPr>
          <w:noProof/>
        </w:rPr>
        <w:t>7</w:t>
      </w:r>
      <w:r w:rsidR="0007759D">
        <w:rPr>
          <w:noProof/>
        </w:rPr>
        <w:fldChar w:fldCharType="end"/>
      </w:r>
      <w:bookmarkEnd w:id="117"/>
      <w:r>
        <w:t xml:space="preserve">: Kennzahlschätzungen der </w:t>
      </w:r>
      <w:r w:rsidR="002B7501">
        <w:t>Liquidität</w:t>
      </w:r>
      <w:bookmarkEnd w:id="118"/>
    </w:p>
    <w:tbl>
      <w:tblPr>
        <w:tblW w:w="0" w:type="auto"/>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080" w:firstRow="0" w:lastRow="0" w:firstColumn="1" w:lastColumn="0" w:noHBand="0" w:noVBand="0"/>
      </w:tblPr>
      <w:tblGrid>
        <w:gridCol w:w="3061"/>
        <w:gridCol w:w="3231"/>
      </w:tblGrid>
      <w:tr w:rsidR="00D22A57" w14:paraId="57118C6F" w14:textId="77777777" w:rsidTr="00D22A57">
        <w:trPr>
          <w:trHeight w:val="479"/>
          <w:tblHeader/>
        </w:trPr>
        <w:tc>
          <w:tcPr>
            <w:tcW w:w="3061" w:type="dxa"/>
            <w:shd w:val="clear" w:color="auto" w:fill="DAEEF3" w:themeFill="accent5" w:themeFillTint="33"/>
          </w:tcPr>
          <w:p w14:paraId="581A8145" w14:textId="77777777" w:rsidR="00D22A57" w:rsidRDefault="00D22A57">
            <w:pPr>
              <w:jc w:val="center"/>
              <w:rPr>
                <w:b/>
                <w:snapToGrid w:val="0"/>
                <w:color w:val="000000"/>
              </w:rPr>
            </w:pPr>
            <w:r>
              <w:rPr>
                <w:b/>
                <w:snapToGrid w:val="0"/>
                <w:color w:val="000000"/>
              </w:rPr>
              <w:t>Statistik</w:t>
            </w:r>
          </w:p>
        </w:tc>
        <w:tc>
          <w:tcPr>
            <w:tcW w:w="3231" w:type="dxa"/>
            <w:shd w:val="clear" w:color="auto" w:fill="DAEEF3" w:themeFill="accent5" w:themeFillTint="33"/>
          </w:tcPr>
          <w:p w14:paraId="3CBA6DC2" w14:textId="77777777" w:rsidR="00D22A57" w:rsidRDefault="00D22A57">
            <w:pPr>
              <w:jc w:val="center"/>
              <w:rPr>
                <w:b/>
                <w:snapToGrid w:val="0"/>
                <w:color w:val="000000"/>
              </w:rPr>
            </w:pPr>
            <w:r>
              <w:rPr>
                <w:b/>
                <w:snapToGrid w:val="0"/>
                <w:color w:val="000000"/>
              </w:rPr>
              <w:t>FCF-Marge</w:t>
            </w:r>
          </w:p>
        </w:tc>
      </w:tr>
      <w:tr w:rsidR="00D22A57" w14:paraId="64A32BD4" w14:textId="77777777" w:rsidTr="00D22A57">
        <w:trPr>
          <w:trHeight w:val="479"/>
        </w:trPr>
        <w:tc>
          <w:tcPr>
            <w:tcW w:w="3061" w:type="dxa"/>
            <w:vAlign w:val="bottom"/>
          </w:tcPr>
          <w:p w14:paraId="574559D0" w14:textId="77777777" w:rsidR="00D22A57" w:rsidRDefault="00D22A57">
            <w:pPr>
              <w:rPr>
                <w:snapToGrid w:val="0"/>
                <w:color w:val="000000"/>
              </w:rPr>
            </w:pPr>
            <w:r>
              <w:rPr>
                <w:color w:val="000000"/>
              </w:rPr>
              <w:t>N (Anzahl)</w:t>
            </w:r>
          </w:p>
        </w:tc>
        <w:tc>
          <w:tcPr>
            <w:tcW w:w="3231" w:type="dxa"/>
            <w:vAlign w:val="bottom"/>
          </w:tcPr>
          <w:p w14:paraId="627CB11A" w14:textId="77777777" w:rsidR="00D22A57" w:rsidRDefault="00D22A57">
            <w:pPr>
              <w:rPr>
                <w:snapToGrid w:val="0"/>
                <w:color w:val="000000"/>
              </w:rPr>
            </w:pPr>
            <w:r>
              <w:rPr>
                <w:color w:val="000000"/>
              </w:rPr>
              <w:t>932</w:t>
            </w:r>
          </w:p>
        </w:tc>
      </w:tr>
      <w:tr w:rsidR="00D22A57" w14:paraId="483C6941" w14:textId="77777777" w:rsidTr="00D22A57">
        <w:trPr>
          <w:trHeight w:val="479"/>
        </w:trPr>
        <w:tc>
          <w:tcPr>
            <w:tcW w:w="3061" w:type="dxa"/>
            <w:vAlign w:val="bottom"/>
          </w:tcPr>
          <w:p w14:paraId="62D547BE" w14:textId="77777777" w:rsidR="00D22A57" w:rsidRDefault="00D22A57">
            <w:pPr>
              <w:rPr>
                <w:snapToGrid w:val="0"/>
                <w:color w:val="000000"/>
              </w:rPr>
            </w:pPr>
            <w:r w:rsidRPr="00117D79">
              <w:rPr>
                <w:rFonts w:ascii="Symbol" w:hAnsi="Symbol"/>
                <w:i/>
                <w:iCs/>
                <w:color w:val="000000"/>
              </w:rPr>
              <w:t>j</w:t>
            </w:r>
            <w:r>
              <w:rPr>
                <w:color w:val="000000"/>
              </w:rPr>
              <w:t xml:space="preserve"> Median (IQR)</w:t>
            </w:r>
          </w:p>
        </w:tc>
        <w:tc>
          <w:tcPr>
            <w:tcW w:w="3231" w:type="dxa"/>
            <w:vAlign w:val="bottom"/>
          </w:tcPr>
          <w:p w14:paraId="7819FF4B" w14:textId="24125344" w:rsidR="00D22A57" w:rsidRDefault="00D22A57">
            <w:pPr>
              <w:jc w:val="left"/>
              <w:rPr>
                <w:color w:val="000000"/>
              </w:rPr>
            </w:pPr>
            <w:r>
              <w:rPr>
                <w:color w:val="000000"/>
              </w:rPr>
              <w:t>-0,</w:t>
            </w:r>
            <w:r w:rsidR="006A39BE">
              <w:rPr>
                <w:color w:val="000000"/>
              </w:rPr>
              <w:t>174</w:t>
            </w:r>
          </w:p>
          <w:p w14:paraId="1863D057" w14:textId="13AC8C92" w:rsidR="00D22A57" w:rsidRDefault="00D22A57">
            <w:pPr>
              <w:rPr>
                <w:snapToGrid w:val="0"/>
                <w:color w:val="000000"/>
              </w:rPr>
            </w:pPr>
            <w:r>
              <w:rPr>
                <w:snapToGrid w:val="0"/>
                <w:color w:val="000000"/>
              </w:rPr>
              <w:t>(-0,</w:t>
            </w:r>
            <w:r w:rsidR="006A39BE">
              <w:rPr>
                <w:snapToGrid w:val="0"/>
                <w:color w:val="000000"/>
              </w:rPr>
              <w:t>29</w:t>
            </w:r>
            <w:r>
              <w:rPr>
                <w:snapToGrid w:val="0"/>
                <w:color w:val="000000"/>
              </w:rPr>
              <w:t>; -0,</w:t>
            </w:r>
            <w:r w:rsidR="0089590A">
              <w:rPr>
                <w:snapToGrid w:val="0"/>
                <w:color w:val="000000"/>
              </w:rPr>
              <w:t>07</w:t>
            </w:r>
            <w:r>
              <w:rPr>
                <w:snapToGrid w:val="0"/>
                <w:color w:val="000000"/>
              </w:rPr>
              <w:t>)</w:t>
            </w:r>
          </w:p>
        </w:tc>
      </w:tr>
      <w:tr w:rsidR="00D22A57" w14:paraId="156C91C3" w14:textId="77777777" w:rsidTr="00D22A57">
        <w:trPr>
          <w:trHeight w:val="479"/>
        </w:trPr>
        <w:tc>
          <w:tcPr>
            <w:tcW w:w="3061" w:type="dxa"/>
            <w:vAlign w:val="bottom"/>
          </w:tcPr>
          <w:p w14:paraId="509EBFAC" w14:textId="77777777" w:rsidR="00D22A57" w:rsidRDefault="00D22A57">
            <w:pPr>
              <w:rPr>
                <w:snapToGrid w:val="0"/>
                <w:color w:val="000000"/>
              </w:rPr>
            </w:pPr>
            <w:r>
              <w:rPr>
                <w:rFonts w:ascii="Symbol" w:hAnsi="Symbol"/>
                <w:i/>
                <w:iCs/>
                <w:color w:val="000000"/>
              </w:rPr>
              <w:t>s</w:t>
            </w:r>
            <w:r>
              <w:rPr>
                <w:rFonts w:asciiTheme="minorBidi" w:hAnsiTheme="minorBidi" w:cstheme="minorBidi"/>
                <w:color w:val="000000"/>
              </w:rPr>
              <w:t>(</w:t>
            </w:r>
            <w:r w:rsidRPr="00006E41">
              <w:rPr>
                <w:rFonts w:ascii="Symbol" w:hAnsi="Symbol" w:cstheme="minorBidi"/>
                <w:i/>
                <w:iCs/>
                <w:color w:val="000000"/>
              </w:rPr>
              <w:t>D</w:t>
            </w:r>
            <w:r w:rsidRPr="00006E41">
              <w:rPr>
                <w:rFonts w:asciiTheme="minorBidi" w:hAnsiTheme="minorBidi" w:cstheme="minorBidi"/>
                <w:i/>
                <w:iCs/>
                <w:color w:val="000000"/>
              </w:rPr>
              <w:t>Y</w:t>
            </w:r>
            <w:r>
              <w:rPr>
                <w:rFonts w:asciiTheme="minorBidi" w:hAnsiTheme="minorBidi" w:cstheme="minorBidi"/>
                <w:color w:val="000000"/>
              </w:rPr>
              <w:t>)</w:t>
            </w:r>
            <w:r>
              <w:rPr>
                <w:color w:val="000000"/>
              </w:rPr>
              <w:t xml:space="preserve"> Median (IQR)</w:t>
            </w:r>
          </w:p>
        </w:tc>
        <w:tc>
          <w:tcPr>
            <w:tcW w:w="3231" w:type="dxa"/>
            <w:vAlign w:val="bottom"/>
          </w:tcPr>
          <w:p w14:paraId="5CBF7A9D" w14:textId="5B90396D" w:rsidR="00D22A57" w:rsidRDefault="00D22A57">
            <w:pPr>
              <w:jc w:val="left"/>
              <w:rPr>
                <w:color w:val="000000"/>
              </w:rPr>
            </w:pPr>
            <w:r>
              <w:rPr>
                <w:color w:val="000000"/>
              </w:rPr>
              <w:t>0,</w:t>
            </w:r>
            <w:r w:rsidR="0089590A">
              <w:rPr>
                <w:color w:val="000000"/>
              </w:rPr>
              <w:t>317</w:t>
            </w:r>
          </w:p>
          <w:p w14:paraId="38CFC2AF" w14:textId="518C799C" w:rsidR="00D22A57" w:rsidRDefault="00D22A57">
            <w:pPr>
              <w:rPr>
                <w:snapToGrid w:val="0"/>
                <w:color w:val="000000"/>
              </w:rPr>
            </w:pPr>
            <w:r>
              <w:rPr>
                <w:snapToGrid w:val="0"/>
                <w:color w:val="000000"/>
              </w:rPr>
              <w:t>(0,1</w:t>
            </w:r>
            <w:r w:rsidR="0089590A">
              <w:rPr>
                <w:snapToGrid w:val="0"/>
                <w:color w:val="000000"/>
              </w:rPr>
              <w:t>87</w:t>
            </w:r>
            <w:r>
              <w:rPr>
                <w:snapToGrid w:val="0"/>
                <w:color w:val="000000"/>
              </w:rPr>
              <w:t>; 0,</w:t>
            </w:r>
            <w:r w:rsidR="0089590A">
              <w:rPr>
                <w:snapToGrid w:val="0"/>
                <w:color w:val="000000"/>
              </w:rPr>
              <w:t>633</w:t>
            </w:r>
            <w:r>
              <w:rPr>
                <w:snapToGrid w:val="0"/>
                <w:color w:val="000000"/>
              </w:rPr>
              <w:t>)</w:t>
            </w:r>
          </w:p>
        </w:tc>
      </w:tr>
      <w:tr w:rsidR="00D22A57" w14:paraId="541BA72D" w14:textId="77777777" w:rsidTr="00D22A57">
        <w:trPr>
          <w:trHeight w:val="479"/>
        </w:trPr>
        <w:tc>
          <w:tcPr>
            <w:tcW w:w="3061" w:type="dxa"/>
            <w:vAlign w:val="bottom"/>
          </w:tcPr>
          <w:p w14:paraId="0120A5AF" w14:textId="77777777" w:rsidR="00D22A57" w:rsidRDefault="00D22A57">
            <w:pPr>
              <w:rPr>
                <w:color w:val="000000"/>
              </w:rPr>
            </w:pPr>
            <w:r>
              <w:rPr>
                <w:color w:val="000000"/>
              </w:rPr>
              <w:t>R</w:t>
            </w:r>
            <w:r w:rsidRPr="004F5F89">
              <w:rPr>
                <w:color w:val="000000"/>
                <w:vertAlign w:val="superscript"/>
              </w:rPr>
              <w:t>2</w:t>
            </w:r>
            <w:r>
              <w:rPr>
                <w:color w:val="000000"/>
              </w:rPr>
              <w:t xml:space="preserve"> Median</w:t>
            </w:r>
          </w:p>
          <w:p w14:paraId="5C80D4C2" w14:textId="25D0D400" w:rsidR="00D22A57" w:rsidRDefault="006A39BE">
            <w:pPr>
              <w:rPr>
                <w:snapToGrid w:val="0"/>
                <w:color w:val="000000"/>
              </w:rPr>
            </w:pPr>
            <w:r>
              <w:rPr>
                <w:snapToGrid w:val="0"/>
                <w:color w:val="000000"/>
              </w:rPr>
              <w:t>Anteil</w:t>
            </w:r>
            <w:r w:rsidR="00D22A57">
              <w:rPr>
                <w:snapToGrid w:val="0"/>
                <w:color w:val="000000"/>
              </w:rPr>
              <w:t xml:space="preserve"> &gt; 0,3</w:t>
            </w:r>
          </w:p>
        </w:tc>
        <w:tc>
          <w:tcPr>
            <w:tcW w:w="3231" w:type="dxa"/>
            <w:vAlign w:val="bottom"/>
          </w:tcPr>
          <w:p w14:paraId="3A0EA1B2" w14:textId="1A1E5E97" w:rsidR="00D22A57" w:rsidRDefault="00D22A57">
            <w:pPr>
              <w:jc w:val="left"/>
              <w:rPr>
                <w:snapToGrid w:val="0"/>
                <w:color w:val="000000"/>
              </w:rPr>
            </w:pPr>
            <w:r>
              <w:rPr>
                <w:snapToGrid w:val="0"/>
                <w:color w:val="000000"/>
              </w:rPr>
              <w:t>0,</w:t>
            </w:r>
            <w:r w:rsidR="0089590A">
              <w:rPr>
                <w:snapToGrid w:val="0"/>
                <w:color w:val="000000"/>
              </w:rPr>
              <w:t>032</w:t>
            </w:r>
          </w:p>
          <w:p w14:paraId="5E5DEB60" w14:textId="5A117979" w:rsidR="00D22A57" w:rsidRDefault="00661EF9">
            <w:pPr>
              <w:rPr>
                <w:snapToGrid w:val="0"/>
                <w:color w:val="000000"/>
              </w:rPr>
            </w:pPr>
            <w:r>
              <w:rPr>
                <w:snapToGrid w:val="0"/>
                <w:color w:val="000000"/>
              </w:rPr>
              <w:t>1,4</w:t>
            </w:r>
            <w:r w:rsidR="00D22A57">
              <w:rPr>
                <w:snapToGrid w:val="0"/>
                <w:color w:val="000000"/>
              </w:rPr>
              <w:t xml:space="preserve"> %</w:t>
            </w:r>
          </w:p>
        </w:tc>
      </w:tr>
      <w:tr w:rsidR="00D22A57" w14:paraId="14697D23" w14:textId="77777777" w:rsidTr="00D22A57">
        <w:trPr>
          <w:trHeight w:val="479"/>
        </w:trPr>
        <w:tc>
          <w:tcPr>
            <w:tcW w:w="3061" w:type="dxa"/>
            <w:vAlign w:val="bottom"/>
          </w:tcPr>
          <w:p w14:paraId="43E9595E" w14:textId="77777777" w:rsidR="00D22A57" w:rsidRDefault="00D22A57">
            <w:pPr>
              <w:rPr>
                <w:snapToGrid w:val="0"/>
                <w:color w:val="000000"/>
              </w:rPr>
            </w:pPr>
            <w:r>
              <w:rPr>
                <w:snapToGrid w:val="0"/>
                <w:color w:val="000000"/>
              </w:rPr>
              <w:t>Signifikanz</w:t>
            </w:r>
          </w:p>
          <w:p w14:paraId="6A1633D4" w14:textId="77777777" w:rsidR="00D22A57" w:rsidRDefault="00D22A57">
            <w:pPr>
              <w:rPr>
                <w:snapToGrid w:val="0"/>
                <w:color w:val="000000"/>
              </w:rPr>
            </w:pPr>
            <w:r>
              <w:rPr>
                <w:snapToGrid w:val="0"/>
                <w:color w:val="000000"/>
              </w:rPr>
              <w:t>%p &lt; 0,05</w:t>
            </w:r>
          </w:p>
          <w:p w14:paraId="70CF2D32" w14:textId="77777777" w:rsidR="00D22A57" w:rsidRDefault="00D22A57">
            <w:pPr>
              <w:rPr>
                <w:snapToGrid w:val="0"/>
                <w:color w:val="000000"/>
              </w:rPr>
            </w:pPr>
            <w:r>
              <w:rPr>
                <w:snapToGrid w:val="0"/>
                <w:color w:val="000000"/>
              </w:rPr>
              <w:t xml:space="preserve">% </w:t>
            </w:r>
            <w:proofErr w:type="spellStart"/>
            <w:r>
              <w:rPr>
                <w:snapToGrid w:val="0"/>
                <w:color w:val="000000"/>
              </w:rPr>
              <w:t>Bonferroni</w:t>
            </w:r>
            <w:proofErr w:type="spellEnd"/>
          </w:p>
        </w:tc>
        <w:tc>
          <w:tcPr>
            <w:tcW w:w="3231" w:type="dxa"/>
            <w:tcBorders>
              <w:bottom w:val="double" w:sz="4" w:space="0" w:color="auto"/>
            </w:tcBorders>
            <w:vAlign w:val="bottom"/>
          </w:tcPr>
          <w:p w14:paraId="4E851577" w14:textId="77777777" w:rsidR="00D22A57" w:rsidRDefault="00D22A57">
            <w:pPr>
              <w:jc w:val="left"/>
              <w:rPr>
                <w:snapToGrid w:val="0"/>
                <w:color w:val="000000"/>
              </w:rPr>
            </w:pPr>
          </w:p>
          <w:p w14:paraId="62955576" w14:textId="3C3CFDA6" w:rsidR="00D22A57" w:rsidRDefault="00661EF9">
            <w:pPr>
              <w:jc w:val="left"/>
              <w:rPr>
                <w:snapToGrid w:val="0"/>
                <w:color w:val="000000"/>
              </w:rPr>
            </w:pPr>
            <w:r>
              <w:rPr>
                <w:snapToGrid w:val="0"/>
                <w:color w:val="000000"/>
              </w:rPr>
              <w:t>45</w:t>
            </w:r>
            <w:r w:rsidR="00D22A57">
              <w:rPr>
                <w:snapToGrid w:val="0"/>
                <w:color w:val="000000"/>
              </w:rPr>
              <w:t>,6 %</w:t>
            </w:r>
          </w:p>
          <w:p w14:paraId="15FC8AE7" w14:textId="5FB0F76A" w:rsidR="00D22A57" w:rsidRDefault="00661EF9">
            <w:pPr>
              <w:rPr>
                <w:snapToGrid w:val="0"/>
                <w:color w:val="000000"/>
              </w:rPr>
            </w:pPr>
            <w:r>
              <w:rPr>
                <w:snapToGrid w:val="0"/>
                <w:color w:val="000000"/>
              </w:rPr>
              <w:t>9</w:t>
            </w:r>
            <w:r w:rsidR="00D22A57">
              <w:rPr>
                <w:snapToGrid w:val="0"/>
                <w:color w:val="000000"/>
              </w:rPr>
              <w:t>,</w:t>
            </w:r>
            <w:r>
              <w:rPr>
                <w:snapToGrid w:val="0"/>
                <w:color w:val="000000"/>
              </w:rPr>
              <w:t>9</w:t>
            </w:r>
            <w:r w:rsidR="00D22A57">
              <w:rPr>
                <w:snapToGrid w:val="0"/>
                <w:color w:val="000000"/>
              </w:rPr>
              <w:t xml:space="preserve"> %</w:t>
            </w:r>
          </w:p>
        </w:tc>
      </w:tr>
      <w:tr w:rsidR="00D22A57" w14:paraId="47E3F130" w14:textId="77777777" w:rsidTr="00D22A57">
        <w:trPr>
          <w:trHeight w:val="479"/>
        </w:trPr>
        <w:tc>
          <w:tcPr>
            <w:tcW w:w="3061" w:type="dxa"/>
            <w:vAlign w:val="bottom"/>
          </w:tcPr>
          <w:p w14:paraId="2DF26A8D" w14:textId="77777777" w:rsidR="00D22A57" w:rsidRPr="0063048A" w:rsidRDefault="00D22A57">
            <w:pPr>
              <w:rPr>
                <w:color w:val="000000"/>
              </w:rPr>
            </w:pPr>
            <w:r>
              <w:rPr>
                <w:color w:val="000000"/>
              </w:rPr>
              <w:t xml:space="preserve">Anteil </w:t>
            </w:r>
            <w:r w:rsidRPr="00DE35A4">
              <w:rPr>
                <w:rFonts w:ascii="Symbol" w:hAnsi="Symbol"/>
                <w:i/>
                <w:iCs/>
                <w:color w:val="000000"/>
              </w:rPr>
              <w:t>j</w:t>
            </w:r>
            <w:r>
              <w:rPr>
                <w:color w:val="000000"/>
              </w:rPr>
              <w:t xml:space="preserve"> &lt; 0</w:t>
            </w:r>
          </w:p>
        </w:tc>
        <w:tc>
          <w:tcPr>
            <w:tcW w:w="3231" w:type="dxa"/>
            <w:tcBorders>
              <w:bottom w:val="double" w:sz="4" w:space="0" w:color="auto"/>
            </w:tcBorders>
            <w:vAlign w:val="bottom"/>
          </w:tcPr>
          <w:p w14:paraId="0B4DEF59" w14:textId="421F9C4A" w:rsidR="00D22A57" w:rsidRPr="0063048A" w:rsidRDefault="00661EF9">
            <w:pPr>
              <w:rPr>
                <w:color w:val="000000"/>
              </w:rPr>
            </w:pPr>
            <w:r>
              <w:rPr>
                <w:color w:val="000000"/>
              </w:rPr>
              <w:t>88</w:t>
            </w:r>
            <w:r w:rsidR="00D22A57">
              <w:rPr>
                <w:color w:val="000000"/>
              </w:rPr>
              <w:t>,</w:t>
            </w:r>
            <w:r>
              <w:rPr>
                <w:color w:val="000000"/>
              </w:rPr>
              <w:t>6</w:t>
            </w:r>
            <w:r w:rsidR="00D22A57">
              <w:rPr>
                <w:color w:val="000000"/>
              </w:rPr>
              <w:t xml:space="preserve"> %</w:t>
            </w:r>
          </w:p>
        </w:tc>
      </w:tr>
    </w:tbl>
    <w:p w14:paraId="15CBB497" w14:textId="77777777" w:rsidR="00305A7C" w:rsidRDefault="00305A7C" w:rsidP="002A666B"/>
    <w:p w14:paraId="621631A1" w14:textId="05A11E51" w:rsidR="004258DA" w:rsidRDefault="002B7501" w:rsidP="004258DA">
      <w:r>
        <w:fldChar w:fldCharType="begin"/>
      </w:r>
      <w:r>
        <w:instrText xml:space="preserve"> REF _Ref229992292 \h </w:instrText>
      </w:r>
      <w:r>
        <w:fldChar w:fldCharType="separate"/>
      </w:r>
      <w:r w:rsidR="0007759D">
        <w:t xml:space="preserve">Tabelle </w:t>
      </w:r>
      <w:r w:rsidR="0007759D">
        <w:rPr>
          <w:noProof/>
        </w:rPr>
        <w:t>7</w:t>
      </w:r>
      <w:r>
        <w:fldChar w:fldCharType="end"/>
      </w:r>
      <w:r w:rsidR="004258DA">
        <w:t xml:space="preserve"> zeigt die Current Ratio mit einem R²-Median von 0,03, eine deutliche Reduktion gegenüber den Profitabilitätskennzahlen mit 0,18 bis 0,21. Auf Einzelfirmenebene sind 46 % der Schätzungen bei α = 0,05 signifikant, nach </w:t>
      </w:r>
      <w:proofErr w:type="spellStart"/>
      <w:r w:rsidR="004258DA">
        <w:t>Bonferroni</w:t>
      </w:r>
      <w:proofErr w:type="spellEnd"/>
      <w:r w:rsidR="004258DA">
        <w:t>-Korrektur bleiben rund 10 %.</w:t>
      </w:r>
    </w:p>
    <w:p w14:paraId="087AE407" w14:textId="1C6E4E42" w:rsidR="004258DA" w:rsidRDefault="004258DA" w:rsidP="004258DA">
      <w:r>
        <w:t xml:space="preserve">Bei den 106 Firmen mit positivem </w:t>
      </w:r>
      <w:r w:rsidR="00891C98" w:rsidRPr="00DF1A7E">
        <w:rPr>
          <w:rFonts w:ascii="Symbol" w:hAnsi="Symbol"/>
          <w:i/>
          <w:iCs/>
        </w:rPr>
        <w:t>j</w:t>
      </w:r>
      <w:r w:rsidR="00891C98">
        <w:t xml:space="preserve"> </w:t>
      </w:r>
      <w:r>
        <w:t xml:space="preserve">in der Current Ratio ist die Modellgüte mit einem R²-Median von 0,003 praktisch null, und kein einziger der positiven </w:t>
      </w:r>
      <w:r w:rsidR="00891C98" w:rsidRPr="00DF1A7E">
        <w:rPr>
          <w:rFonts w:ascii="Symbol" w:hAnsi="Symbol"/>
          <w:i/>
          <w:iCs/>
        </w:rPr>
        <w:t>j</w:t>
      </w:r>
      <w:r w:rsidR="00891C98">
        <w:t xml:space="preserve"> </w:t>
      </w:r>
      <w:r>
        <w:t xml:space="preserve">-Werte ist nach </w:t>
      </w:r>
      <w:proofErr w:type="spellStart"/>
      <w:r>
        <w:t>Bonferroni</w:t>
      </w:r>
      <w:proofErr w:type="spellEnd"/>
      <w:r>
        <w:t xml:space="preserve">-Korrektur signifikant. Auch hier sind die positiven </w:t>
      </w:r>
      <w:r w:rsidR="00891C98" w:rsidRPr="00DF1A7E">
        <w:rPr>
          <w:rFonts w:ascii="Symbol" w:hAnsi="Symbol"/>
          <w:i/>
          <w:iCs/>
        </w:rPr>
        <w:t>j</w:t>
      </w:r>
      <w:r w:rsidR="00891C98">
        <w:t xml:space="preserve"> </w:t>
      </w:r>
      <w:r>
        <w:t>-Werte eher Modellartefakte als Hinweis auf eine andere Dynamik. Ähnlich verhalten sich die 131 Firmen mit |</w:t>
      </w:r>
      <w:r w:rsidR="00891C98" w:rsidRPr="00891C98">
        <w:rPr>
          <w:rFonts w:ascii="Symbol" w:hAnsi="Symbol"/>
          <w:i/>
          <w:iCs/>
        </w:rPr>
        <w:t xml:space="preserve"> </w:t>
      </w:r>
      <w:r w:rsidR="00891C98" w:rsidRPr="00DF1A7E">
        <w:rPr>
          <w:rFonts w:ascii="Symbol" w:hAnsi="Symbol"/>
          <w:i/>
          <w:iCs/>
        </w:rPr>
        <w:t>j</w:t>
      </w:r>
      <w:r w:rsidR="00891C98">
        <w:t xml:space="preserve"> </w:t>
      </w:r>
      <w:r>
        <w:t>| &lt; 0,05 praktisch wie Zufall: R² nahe null, keine einzige Schätzung signifikant.</w:t>
      </w:r>
    </w:p>
    <w:p w14:paraId="68399D40" w14:textId="696E0349" w:rsidR="00661EF9" w:rsidRPr="00984E83" w:rsidRDefault="004258DA" w:rsidP="004258DA">
      <w:r>
        <w:t xml:space="preserve">Die übrigen ca. 75 % der Firmen mit </w:t>
      </w:r>
      <w:r w:rsidR="00891C98" w:rsidRPr="00DF1A7E">
        <w:rPr>
          <w:rFonts w:ascii="Symbol" w:hAnsi="Symbol"/>
          <w:i/>
          <w:iCs/>
        </w:rPr>
        <w:t>j</w:t>
      </w:r>
      <w:r w:rsidR="00891C98">
        <w:t xml:space="preserve"> </w:t>
      </w:r>
      <w:r>
        <w:t>unter 0,05 (vgl.</w:t>
      </w:r>
      <w:r w:rsidR="00FB0E4E">
        <w:t xml:space="preserve"> </w:t>
      </w:r>
      <w:r w:rsidR="00FB0E4E">
        <w:fldChar w:fldCharType="begin"/>
      </w:r>
      <w:r w:rsidR="00FB0E4E">
        <w:instrText xml:space="preserve"> REF _Ref229602499 \h </w:instrText>
      </w:r>
      <w:r w:rsidR="00FB0E4E">
        <w:fldChar w:fldCharType="separate"/>
      </w:r>
      <w:r w:rsidR="0007759D">
        <w:t xml:space="preserve">Abbildung </w:t>
      </w:r>
      <w:r w:rsidR="0007759D">
        <w:rPr>
          <w:noProof/>
        </w:rPr>
        <w:t>2</w:t>
      </w:r>
      <w:r w:rsidR="00FB0E4E">
        <w:fldChar w:fldCharType="end"/>
      </w:r>
      <w:r>
        <w:t xml:space="preserve">) bilden den Hauptteil der Stichprobe mit vorhandener Mean-Reversion: </w:t>
      </w:r>
      <w:r w:rsidR="00FB0E4E" w:rsidRPr="00DF1A7E">
        <w:rPr>
          <w:rFonts w:ascii="Symbol" w:hAnsi="Symbol"/>
          <w:i/>
          <w:iCs/>
        </w:rPr>
        <w:t>j</w:t>
      </w:r>
      <w:r w:rsidR="00FB0E4E">
        <w:t xml:space="preserve"> </w:t>
      </w:r>
      <w:r>
        <w:t xml:space="preserve">-Median −0,21, R²-Median 0,04, Signifikanzrate 54 % bei </w:t>
      </w:r>
      <w:r w:rsidR="00D51363">
        <w:rPr>
          <w:rFonts w:ascii="Symbol" w:hAnsi="Symbol"/>
        </w:rPr>
        <w:t>a</w:t>
      </w:r>
      <w:r>
        <w:t xml:space="preserve"> = 0,05 und 10 % nach </w:t>
      </w:r>
      <w:proofErr w:type="spellStart"/>
      <w:r>
        <w:t>Bonferroni</w:t>
      </w:r>
      <w:proofErr w:type="spellEnd"/>
      <w:r>
        <w:t xml:space="preserve">-Korrektur. Daneben heben sich die Unternehmen mit </w:t>
      </w:r>
      <w:r w:rsidR="00FB0E4E">
        <w:rPr>
          <w:rFonts w:ascii="Symbol" w:hAnsi="Symbol"/>
          <w:i/>
          <w:iCs/>
        </w:rPr>
        <w:t>s</w:t>
      </w:r>
      <w:r w:rsidR="00FB0E4E">
        <w:t xml:space="preserve"> </w:t>
      </w:r>
      <w:r>
        <w:t xml:space="preserve">&gt; 2 nochmal deutlich ab: </w:t>
      </w:r>
      <w:r w:rsidR="00FB0E4E" w:rsidRPr="00DF1A7E">
        <w:rPr>
          <w:rFonts w:ascii="Symbol" w:hAnsi="Symbol"/>
          <w:i/>
          <w:iCs/>
        </w:rPr>
        <w:t>j</w:t>
      </w:r>
      <w:r w:rsidR="00FB0E4E">
        <w:t xml:space="preserve"> </w:t>
      </w:r>
      <w:r>
        <w:t xml:space="preserve">-Median −0,34, R² 0,12, Signifikanzrate 70 % bei </w:t>
      </w:r>
      <w:r w:rsidR="00AE4B6F">
        <w:rPr>
          <w:rFonts w:ascii="Symbol" w:hAnsi="Symbol"/>
        </w:rPr>
        <w:t>a</w:t>
      </w:r>
      <w:r>
        <w:t xml:space="preserve"> = 0,05 und 37 % nach </w:t>
      </w:r>
      <w:proofErr w:type="spellStart"/>
      <w:r>
        <w:t>Bonferroni</w:t>
      </w:r>
      <w:proofErr w:type="spellEnd"/>
      <w:r>
        <w:t xml:space="preserve">. Volatile Firmen sind also nicht nur stärker </w:t>
      </w:r>
      <w:proofErr w:type="spellStart"/>
      <w:r>
        <w:t>mean-revertierend</w:t>
      </w:r>
      <w:proofErr w:type="spellEnd"/>
      <w:r>
        <w:t>, sondern werden vom Modell auch deutlich besser erkannt.</w:t>
      </w:r>
    </w:p>
    <w:p w14:paraId="6F0E1E31" w14:textId="60DB838E" w:rsidR="00FE78C8" w:rsidRDefault="00B24ADC" w:rsidP="00B24ADC">
      <w:pPr>
        <w:pStyle w:val="berschrift3"/>
      </w:pPr>
      <w:bookmarkStart w:id="119" w:name="_Ref230010502"/>
      <w:bookmarkStart w:id="120" w:name="_Toc230281189"/>
      <w:r w:rsidRPr="00B24ADC">
        <w:lastRenderedPageBreak/>
        <w:t>Kapitalstrukturgruppe</w:t>
      </w:r>
      <w:bookmarkEnd w:id="119"/>
      <w:bookmarkEnd w:id="120"/>
    </w:p>
    <w:p w14:paraId="50815747" w14:textId="117D489A" w:rsidR="00B24ADC" w:rsidRDefault="00A50FDB" w:rsidP="00B24ADC">
      <w:r w:rsidRPr="00A50FDB">
        <w:t xml:space="preserve">Die Kapitalstruktur wird in der Analyse durch </w:t>
      </w:r>
      <w:proofErr w:type="spellStart"/>
      <w:r w:rsidRPr="00A50FDB">
        <w:t>Debt</w:t>
      </w:r>
      <w:proofErr w:type="spellEnd"/>
      <w:r w:rsidRPr="00A50FDB">
        <w:t>/Equity und Eigenkapitalquote repräsentiert.</w:t>
      </w:r>
    </w:p>
    <w:p w14:paraId="40647293" w14:textId="14E273B9" w:rsidR="000D24A9" w:rsidRDefault="00ED2F77" w:rsidP="000D24A9">
      <w:pPr>
        <w:pStyle w:val="Abbildung"/>
        <w:rPr>
          <w:noProof/>
        </w:rPr>
      </w:pPr>
      <w:r>
        <w:rPr>
          <w:noProof/>
        </w:rPr>
        <w:drawing>
          <wp:inline distT="0" distB="0" distL="0" distR="0" wp14:anchorId="0F711D72" wp14:editId="57122FEB">
            <wp:extent cx="5400000" cy="223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5" cstate="print">
                      <a:extLst>
                        <a:ext uri="{28A0092B-C50C-407E-A947-70E740481C1C}">
                          <a14:useLocalDpi xmlns:a14="http://schemas.microsoft.com/office/drawing/2010/main" val="0"/>
                        </a:ext>
                      </a:extLst>
                    </a:blip>
                    <a:srcRect t="10413" b="1338"/>
                    <a:stretch>
                      <a:fillRect/>
                    </a:stretch>
                  </pic:blipFill>
                  <pic:spPr bwMode="auto">
                    <a:xfrm>
                      <a:off x="0" y="0"/>
                      <a:ext cx="5400000" cy="2232000"/>
                    </a:xfrm>
                    <a:prstGeom prst="rect">
                      <a:avLst/>
                    </a:prstGeom>
                    <a:ln>
                      <a:noFill/>
                    </a:ln>
                    <a:extLst>
                      <a:ext uri="{53640926-AAD7-44D8-BBD7-CCE9431645EC}">
                        <a14:shadowObscured xmlns:a14="http://schemas.microsoft.com/office/drawing/2010/main"/>
                      </a:ext>
                    </a:extLst>
                  </pic:spPr>
                </pic:pic>
              </a:graphicData>
            </a:graphic>
          </wp:inline>
        </w:drawing>
      </w:r>
    </w:p>
    <w:p w14:paraId="688C3CEE" w14:textId="6399FB30" w:rsidR="000D24A9" w:rsidRPr="007F210D" w:rsidRDefault="000D24A9" w:rsidP="00BF7FDA">
      <w:pPr>
        <w:pStyle w:val="Beschriftung"/>
      </w:pPr>
      <w:bookmarkStart w:id="121" w:name="_Ref229992674"/>
      <w:bookmarkStart w:id="122" w:name="_Toc230279798"/>
      <w:r w:rsidRPr="007F210D">
        <w:t xml:space="preserve">Abbildung </w:t>
      </w:r>
      <w:r>
        <w:fldChar w:fldCharType="begin"/>
      </w:r>
      <w:r w:rsidRPr="007F210D">
        <w:instrText xml:space="preserve"> SEQ Abbildung \* ARABIC </w:instrText>
      </w:r>
      <w:r>
        <w:fldChar w:fldCharType="separate"/>
      </w:r>
      <w:r w:rsidR="0007759D">
        <w:rPr>
          <w:noProof/>
        </w:rPr>
        <w:t>9</w:t>
      </w:r>
      <w:r>
        <w:rPr>
          <w:noProof/>
        </w:rPr>
        <w:fldChar w:fldCharType="end"/>
      </w:r>
      <w:bookmarkEnd w:id="121"/>
      <w:r w:rsidRPr="007F210D">
        <w:t>:</w:t>
      </w:r>
      <w:r w:rsidR="00F42945">
        <w:tab/>
      </w:r>
      <w:r>
        <w:t>Kapitalstruktur – Quadranten-Verteilung pro Kennzahl</w:t>
      </w:r>
      <w:bookmarkEnd w:id="122"/>
    </w:p>
    <w:p w14:paraId="53B2FA6F" w14:textId="10F2AC25" w:rsidR="006779BE" w:rsidRDefault="006779BE" w:rsidP="006779BE">
      <w:r>
        <w:t xml:space="preserve">In </w:t>
      </w:r>
      <w:r>
        <w:fldChar w:fldCharType="begin"/>
      </w:r>
      <w:r>
        <w:instrText xml:space="preserve"> REF _Ref229992674 \h </w:instrText>
      </w:r>
      <w:r>
        <w:fldChar w:fldCharType="separate"/>
      </w:r>
      <w:r w:rsidR="0007759D" w:rsidRPr="007F210D">
        <w:t xml:space="preserve">Abbildung </w:t>
      </w:r>
      <w:r w:rsidR="0007759D">
        <w:rPr>
          <w:noProof/>
        </w:rPr>
        <w:t>9</w:t>
      </w:r>
      <w:r>
        <w:fldChar w:fldCharType="end"/>
      </w:r>
      <w:r>
        <w:t xml:space="preserve"> liegen die </w:t>
      </w:r>
      <w:r w:rsidRPr="00DF1A7E">
        <w:rPr>
          <w:rFonts w:ascii="Symbol" w:hAnsi="Symbol"/>
          <w:i/>
          <w:iCs/>
        </w:rPr>
        <w:t>j</w:t>
      </w:r>
      <w:r>
        <w:t xml:space="preserve"> -Mediane bei −0,09 (</w:t>
      </w:r>
      <w:proofErr w:type="spellStart"/>
      <w:r>
        <w:t>Debt</w:t>
      </w:r>
      <w:proofErr w:type="spellEnd"/>
      <w:r>
        <w:t xml:space="preserve">/Equity) und −0,04 (Eigenkapitalquote), beide damit nahe an der Null. 28 % der Unternehmen weisen bei </w:t>
      </w:r>
      <w:proofErr w:type="spellStart"/>
      <w:r>
        <w:t>Debt</w:t>
      </w:r>
      <w:proofErr w:type="spellEnd"/>
      <w:r>
        <w:t xml:space="preserve">/Equity einen positiven </w:t>
      </w:r>
      <w:r w:rsidRPr="00DF1A7E">
        <w:rPr>
          <w:rFonts w:ascii="Symbol" w:hAnsi="Symbol"/>
          <w:i/>
          <w:iCs/>
        </w:rPr>
        <w:t>j</w:t>
      </w:r>
      <w:r>
        <w:t xml:space="preserve"> auf, bei der Eigenkapitalquote sind es 36 % (vgl. </w:t>
      </w:r>
      <w:r w:rsidR="00C14C97">
        <w:fldChar w:fldCharType="begin"/>
      </w:r>
      <w:r w:rsidR="00C14C97">
        <w:instrText xml:space="preserve"> REF _Ref229993030 \h </w:instrText>
      </w:r>
      <w:r w:rsidR="00C14C97">
        <w:fldChar w:fldCharType="separate"/>
      </w:r>
      <w:r w:rsidR="0007759D">
        <w:t xml:space="preserve">Tabelle </w:t>
      </w:r>
      <w:r w:rsidR="0007759D">
        <w:rPr>
          <w:noProof/>
        </w:rPr>
        <w:t>8</w:t>
      </w:r>
      <w:r w:rsidR="00C14C97">
        <w:fldChar w:fldCharType="end"/>
      </w:r>
      <w:r>
        <w:t>). Rund ein Drittel der Stichprobe zeigt damit auf Bilanzstrukturebene Persistenz statt Mean-Reversion.</w:t>
      </w:r>
    </w:p>
    <w:p w14:paraId="143E5090" w14:textId="63C937FA" w:rsidR="006779BE" w:rsidRDefault="006779BE" w:rsidP="006779BE">
      <w:r>
        <w:t xml:space="preserve">Auf der </w:t>
      </w:r>
      <w:r w:rsidR="00BB22C0">
        <w:rPr>
          <w:rFonts w:ascii="Symbol" w:hAnsi="Symbol"/>
          <w:i/>
          <w:iCs/>
        </w:rPr>
        <w:t>s</w:t>
      </w:r>
      <w:r w:rsidR="00BB22C0">
        <w:t xml:space="preserve"> </w:t>
      </w:r>
      <w:r>
        <w:t xml:space="preserve">-Achse unterscheiden sich die beiden Kennzahlen. </w:t>
      </w:r>
      <w:proofErr w:type="spellStart"/>
      <w:r>
        <w:t>Debt</w:t>
      </w:r>
      <w:proofErr w:type="spellEnd"/>
      <w:r>
        <w:t xml:space="preserve">/Equity hat einen </w:t>
      </w:r>
      <w:r w:rsidR="00E14569">
        <w:rPr>
          <w:rFonts w:ascii="Symbol" w:hAnsi="Symbol"/>
          <w:i/>
          <w:iCs/>
        </w:rPr>
        <w:t>s</w:t>
      </w:r>
      <w:r w:rsidR="00E14569">
        <w:t xml:space="preserve"> </w:t>
      </w:r>
      <w:r>
        <w:t xml:space="preserve">-Median von 0,17 mit einzelnen Firmen über 5. Die Eigenkapitalquote ist mit </w:t>
      </w:r>
      <w:r w:rsidR="00E14569">
        <w:rPr>
          <w:rFonts w:ascii="Symbol" w:hAnsi="Symbol"/>
          <w:i/>
          <w:iCs/>
        </w:rPr>
        <w:t>s</w:t>
      </w:r>
      <w:r w:rsidR="00E14569">
        <w:t xml:space="preserve"> </w:t>
      </w:r>
      <w:r>
        <w:t xml:space="preserve">-Median 0,031 die zweit stabilste Kennzahl der gesamten Stichprobe, und auch ihr 95. Perzentil liegt noch unter 0,1. Der Unterschied folgt der Bezugsbasis: </w:t>
      </w:r>
      <w:proofErr w:type="spellStart"/>
      <w:r>
        <w:t>Debt</w:t>
      </w:r>
      <w:proofErr w:type="spellEnd"/>
      <w:r>
        <w:t xml:space="preserve">/Equity ist als Verhältnis zweier schwankender </w:t>
      </w:r>
      <w:proofErr w:type="gramStart"/>
      <w:r>
        <w:t>Bilanzposten relativ</w:t>
      </w:r>
      <w:proofErr w:type="gramEnd"/>
      <w:r>
        <w:t xml:space="preserve"> frei, die Eigenkapitalquote ist durch ihre Berechnung zwischen Null und Eins beschränkt.</w:t>
      </w:r>
    </w:p>
    <w:p w14:paraId="0648750F" w14:textId="35A56ECB" w:rsidR="00A50FDB" w:rsidRDefault="006779BE" w:rsidP="006779BE">
      <w:r>
        <w:t xml:space="preserve">Die Wolkenform unterscheidet sich zwischen den beiden Kennzahlen. </w:t>
      </w:r>
      <w:proofErr w:type="spellStart"/>
      <w:r>
        <w:t>Debt</w:t>
      </w:r>
      <w:proofErr w:type="spellEnd"/>
      <w:r>
        <w:t>/Equity zeigt den vertikal gestreckten Verteilungsausläufer nach oben, vergleichbar mit den Profitabilitätskennzahlen. Die Eigenkapitalquote bildet eine horizontal langgezogene und vertikal flache Wolke, in der nur einzelne Firmen oberhalb einer Gruppierung um den σ-Median herausragen. Auch hier zeigen volatile Firmen wieder stärkere Mean-Reversion.</w:t>
      </w:r>
    </w:p>
    <w:p w14:paraId="71B492B8" w14:textId="343E1A50" w:rsidR="006779BE" w:rsidRDefault="006779BE" w:rsidP="00BF7FDA">
      <w:pPr>
        <w:pStyle w:val="Tabellenberschrift"/>
      </w:pPr>
      <w:bookmarkStart w:id="123" w:name="_Ref229993030"/>
      <w:bookmarkStart w:id="124" w:name="_Toc230216225"/>
      <w:r>
        <w:lastRenderedPageBreak/>
        <w:t xml:space="preserve">Tabelle </w:t>
      </w:r>
      <w:r w:rsidR="0007759D">
        <w:fldChar w:fldCharType="begin"/>
      </w:r>
      <w:r w:rsidR="0007759D">
        <w:instrText xml:space="preserve"> SEQ Tabelle \* ARABIC </w:instrText>
      </w:r>
      <w:r w:rsidR="0007759D">
        <w:fldChar w:fldCharType="separate"/>
      </w:r>
      <w:r w:rsidR="0007759D">
        <w:rPr>
          <w:noProof/>
        </w:rPr>
        <w:t>8</w:t>
      </w:r>
      <w:r w:rsidR="0007759D">
        <w:rPr>
          <w:noProof/>
        </w:rPr>
        <w:fldChar w:fldCharType="end"/>
      </w:r>
      <w:bookmarkEnd w:id="123"/>
      <w:r>
        <w:t xml:space="preserve">: Kennzahlschätzungen der </w:t>
      </w:r>
      <w:r w:rsidR="00E50BDF">
        <w:t>Kapitalstruktur</w:t>
      </w:r>
      <w:bookmarkEnd w:id="124"/>
    </w:p>
    <w:tbl>
      <w:tblPr>
        <w:tblW w:w="8445" w:type="dxa"/>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080" w:firstRow="0" w:lastRow="0" w:firstColumn="1" w:lastColumn="0" w:noHBand="0" w:noVBand="0"/>
      </w:tblPr>
      <w:tblGrid>
        <w:gridCol w:w="2738"/>
        <w:gridCol w:w="2803"/>
        <w:gridCol w:w="2904"/>
      </w:tblGrid>
      <w:tr w:rsidR="00E50BDF" w14:paraId="122B5461" w14:textId="77777777" w:rsidTr="00E50BDF">
        <w:trPr>
          <w:trHeight w:val="479"/>
          <w:tblHeader/>
        </w:trPr>
        <w:tc>
          <w:tcPr>
            <w:tcW w:w="2738" w:type="dxa"/>
            <w:shd w:val="clear" w:color="auto" w:fill="DAEEF3" w:themeFill="accent5" w:themeFillTint="33"/>
          </w:tcPr>
          <w:p w14:paraId="376DA06B" w14:textId="77777777" w:rsidR="00E50BDF" w:rsidRDefault="00E50BDF" w:rsidP="00E50BDF">
            <w:pPr>
              <w:jc w:val="center"/>
              <w:rPr>
                <w:b/>
                <w:snapToGrid w:val="0"/>
                <w:color w:val="000000"/>
              </w:rPr>
            </w:pPr>
            <w:r>
              <w:rPr>
                <w:b/>
                <w:snapToGrid w:val="0"/>
                <w:color w:val="000000"/>
              </w:rPr>
              <w:t>Statistik</w:t>
            </w:r>
          </w:p>
        </w:tc>
        <w:tc>
          <w:tcPr>
            <w:tcW w:w="2803" w:type="dxa"/>
            <w:shd w:val="clear" w:color="auto" w:fill="DAEEF3" w:themeFill="accent5" w:themeFillTint="33"/>
          </w:tcPr>
          <w:p w14:paraId="161FBC0E" w14:textId="5688222E" w:rsidR="00E50BDF" w:rsidRDefault="00E50BDF" w:rsidP="00E50BDF">
            <w:pPr>
              <w:jc w:val="center"/>
              <w:rPr>
                <w:b/>
                <w:snapToGrid w:val="0"/>
                <w:color w:val="000000"/>
              </w:rPr>
            </w:pPr>
            <w:proofErr w:type="spellStart"/>
            <w:r>
              <w:rPr>
                <w:b/>
                <w:snapToGrid w:val="0"/>
                <w:color w:val="000000"/>
              </w:rPr>
              <w:t>Debt</w:t>
            </w:r>
            <w:proofErr w:type="spellEnd"/>
            <w:r>
              <w:rPr>
                <w:b/>
                <w:snapToGrid w:val="0"/>
                <w:color w:val="000000"/>
              </w:rPr>
              <w:t>/Equity</w:t>
            </w:r>
          </w:p>
        </w:tc>
        <w:tc>
          <w:tcPr>
            <w:tcW w:w="2904" w:type="dxa"/>
            <w:shd w:val="clear" w:color="auto" w:fill="DAEEF3" w:themeFill="accent5" w:themeFillTint="33"/>
          </w:tcPr>
          <w:p w14:paraId="03B00137" w14:textId="1885FC41" w:rsidR="00E50BDF" w:rsidRDefault="00E50BDF" w:rsidP="00E50BDF">
            <w:pPr>
              <w:jc w:val="center"/>
              <w:rPr>
                <w:b/>
                <w:snapToGrid w:val="0"/>
                <w:color w:val="000000"/>
              </w:rPr>
            </w:pPr>
            <w:r>
              <w:rPr>
                <w:b/>
                <w:snapToGrid w:val="0"/>
                <w:color w:val="000000"/>
              </w:rPr>
              <w:t>EK-Quote</w:t>
            </w:r>
          </w:p>
        </w:tc>
      </w:tr>
      <w:tr w:rsidR="00E50BDF" w14:paraId="314CEBE8" w14:textId="77777777" w:rsidTr="00E50BDF">
        <w:trPr>
          <w:trHeight w:val="479"/>
        </w:trPr>
        <w:tc>
          <w:tcPr>
            <w:tcW w:w="2738" w:type="dxa"/>
            <w:vAlign w:val="bottom"/>
          </w:tcPr>
          <w:p w14:paraId="2350C5F6" w14:textId="77777777" w:rsidR="00E50BDF" w:rsidRDefault="00E50BDF" w:rsidP="00E50BDF">
            <w:pPr>
              <w:rPr>
                <w:snapToGrid w:val="0"/>
                <w:color w:val="000000"/>
              </w:rPr>
            </w:pPr>
            <w:r>
              <w:rPr>
                <w:color w:val="000000"/>
              </w:rPr>
              <w:t>N (Anzahl)</w:t>
            </w:r>
          </w:p>
        </w:tc>
        <w:tc>
          <w:tcPr>
            <w:tcW w:w="2803" w:type="dxa"/>
            <w:vAlign w:val="bottom"/>
          </w:tcPr>
          <w:p w14:paraId="6D1763C1" w14:textId="4CCE076E" w:rsidR="00E50BDF" w:rsidRDefault="00E50BDF" w:rsidP="00E50BDF">
            <w:pPr>
              <w:rPr>
                <w:color w:val="000000"/>
              </w:rPr>
            </w:pPr>
            <w:r>
              <w:rPr>
                <w:color w:val="000000"/>
              </w:rPr>
              <w:t>931</w:t>
            </w:r>
          </w:p>
        </w:tc>
        <w:tc>
          <w:tcPr>
            <w:tcW w:w="2904" w:type="dxa"/>
            <w:vAlign w:val="bottom"/>
          </w:tcPr>
          <w:p w14:paraId="6CC73519" w14:textId="36E75DE1" w:rsidR="00E50BDF" w:rsidRDefault="00E50BDF" w:rsidP="00E50BDF">
            <w:pPr>
              <w:rPr>
                <w:snapToGrid w:val="0"/>
                <w:color w:val="000000"/>
              </w:rPr>
            </w:pPr>
            <w:r>
              <w:rPr>
                <w:color w:val="000000"/>
              </w:rPr>
              <w:t>932</w:t>
            </w:r>
          </w:p>
        </w:tc>
      </w:tr>
      <w:tr w:rsidR="00E50BDF" w14:paraId="595C24DF" w14:textId="77777777" w:rsidTr="00E50BDF">
        <w:trPr>
          <w:trHeight w:val="479"/>
        </w:trPr>
        <w:tc>
          <w:tcPr>
            <w:tcW w:w="2738" w:type="dxa"/>
            <w:vAlign w:val="bottom"/>
          </w:tcPr>
          <w:p w14:paraId="6F02E571" w14:textId="77777777" w:rsidR="00E50BDF" w:rsidRDefault="00E50BDF" w:rsidP="00E50BDF">
            <w:pPr>
              <w:rPr>
                <w:snapToGrid w:val="0"/>
                <w:color w:val="000000"/>
              </w:rPr>
            </w:pPr>
            <w:r w:rsidRPr="00117D79">
              <w:rPr>
                <w:rFonts w:ascii="Symbol" w:hAnsi="Symbol"/>
                <w:i/>
                <w:iCs/>
                <w:color w:val="000000"/>
              </w:rPr>
              <w:t>j</w:t>
            </w:r>
            <w:r>
              <w:rPr>
                <w:color w:val="000000"/>
              </w:rPr>
              <w:t xml:space="preserve"> Median (IQR)</w:t>
            </w:r>
          </w:p>
        </w:tc>
        <w:tc>
          <w:tcPr>
            <w:tcW w:w="2803" w:type="dxa"/>
            <w:vAlign w:val="bottom"/>
          </w:tcPr>
          <w:p w14:paraId="1B4965F4" w14:textId="32263DFB" w:rsidR="00E50BDF" w:rsidRDefault="00E50BDF" w:rsidP="00E50BDF">
            <w:pPr>
              <w:jc w:val="left"/>
              <w:rPr>
                <w:color w:val="000000"/>
              </w:rPr>
            </w:pPr>
            <w:r>
              <w:rPr>
                <w:color w:val="000000"/>
              </w:rPr>
              <w:t>-0,</w:t>
            </w:r>
            <w:r w:rsidR="007836DA">
              <w:rPr>
                <w:color w:val="000000"/>
              </w:rPr>
              <w:t>089</w:t>
            </w:r>
          </w:p>
          <w:p w14:paraId="7C80E654" w14:textId="7B558227" w:rsidR="00E50BDF" w:rsidRDefault="00E50BDF" w:rsidP="00E50BDF">
            <w:pPr>
              <w:jc w:val="left"/>
              <w:rPr>
                <w:color w:val="000000"/>
              </w:rPr>
            </w:pPr>
            <w:r>
              <w:rPr>
                <w:snapToGrid w:val="0"/>
                <w:color w:val="000000"/>
              </w:rPr>
              <w:t>(-0,2</w:t>
            </w:r>
            <w:r w:rsidR="007836DA">
              <w:rPr>
                <w:snapToGrid w:val="0"/>
                <w:color w:val="000000"/>
              </w:rPr>
              <w:t>3</w:t>
            </w:r>
            <w:r>
              <w:rPr>
                <w:snapToGrid w:val="0"/>
                <w:color w:val="000000"/>
              </w:rPr>
              <w:t xml:space="preserve">; </w:t>
            </w:r>
            <w:r w:rsidR="007836DA">
              <w:rPr>
                <w:snapToGrid w:val="0"/>
                <w:color w:val="000000"/>
              </w:rPr>
              <w:t>+</w:t>
            </w:r>
            <w:r>
              <w:rPr>
                <w:snapToGrid w:val="0"/>
                <w:color w:val="000000"/>
              </w:rPr>
              <w:t>0,0</w:t>
            </w:r>
            <w:r w:rsidR="007836DA">
              <w:rPr>
                <w:snapToGrid w:val="0"/>
                <w:color w:val="000000"/>
              </w:rPr>
              <w:t>1</w:t>
            </w:r>
            <w:r>
              <w:rPr>
                <w:snapToGrid w:val="0"/>
                <w:color w:val="000000"/>
              </w:rPr>
              <w:t>)</w:t>
            </w:r>
          </w:p>
        </w:tc>
        <w:tc>
          <w:tcPr>
            <w:tcW w:w="2904" w:type="dxa"/>
            <w:vAlign w:val="bottom"/>
          </w:tcPr>
          <w:p w14:paraId="5D2908CD" w14:textId="5E6CA199" w:rsidR="00E50BDF" w:rsidRDefault="00E50BDF" w:rsidP="00E50BDF">
            <w:pPr>
              <w:jc w:val="left"/>
              <w:rPr>
                <w:color w:val="000000"/>
              </w:rPr>
            </w:pPr>
            <w:r>
              <w:rPr>
                <w:color w:val="000000"/>
              </w:rPr>
              <w:t>-0,</w:t>
            </w:r>
            <w:r w:rsidR="007836DA">
              <w:rPr>
                <w:color w:val="000000"/>
              </w:rPr>
              <w:t>040</w:t>
            </w:r>
          </w:p>
          <w:p w14:paraId="0A4377EB" w14:textId="2234195C" w:rsidR="00E50BDF" w:rsidRDefault="00E50BDF" w:rsidP="00E50BDF">
            <w:pPr>
              <w:rPr>
                <w:snapToGrid w:val="0"/>
                <w:color w:val="000000"/>
              </w:rPr>
            </w:pPr>
            <w:r>
              <w:rPr>
                <w:snapToGrid w:val="0"/>
                <w:color w:val="000000"/>
              </w:rPr>
              <w:t>(-0,</w:t>
            </w:r>
            <w:r w:rsidR="007836DA">
              <w:rPr>
                <w:snapToGrid w:val="0"/>
                <w:color w:val="000000"/>
              </w:rPr>
              <w:t>13</w:t>
            </w:r>
            <w:r>
              <w:rPr>
                <w:snapToGrid w:val="0"/>
                <w:color w:val="000000"/>
              </w:rPr>
              <w:t xml:space="preserve">; </w:t>
            </w:r>
            <w:r w:rsidR="007836DA">
              <w:rPr>
                <w:snapToGrid w:val="0"/>
                <w:color w:val="000000"/>
              </w:rPr>
              <w:t>+</w:t>
            </w:r>
            <w:r>
              <w:rPr>
                <w:snapToGrid w:val="0"/>
                <w:color w:val="000000"/>
              </w:rPr>
              <w:t>0,0</w:t>
            </w:r>
            <w:r w:rsidR="007836DA">
              <w:rPr>
                <w:snapToGrid w:val="0"/>
                <w:color w:val="000000"/>
              </w:rPr>
              <w:t>4</w:t>
            </w:r>
            <w:r>
              <w:rPr>
                <w:snapToGrid w:val="0"/>
                <w:color w:val="000000"/>
              </w:rPr>
              <w:t>)</w:t>
            </w:r>
          </w:p>
        </w:tc>
      </w:tr>
      <w:tr w:rsidR="00E50BDF" w14:paraId="513E940F" w14:textId="77777777" w:rsidTr="00E50BDF">
        <w:trPr>
          <w:trHeight w:val="479"/>
        </w:trPr>
        <w:tc>
          <w:tcPr>
            <w:tcW w:w="2738" w:type="dxa"/>
            <w:vAlign w:val="bottom"/>
          </w:tcPr>
          <w:p w14:paraId="3EFF692F" w14:textId="77777777" w:rsidR="00E50BDF" w:rsidRDefault="00E50BDF" w:rsidP="00E50BDF">
            <w:pPr>
              <w:rPr>
                <w:snapToGrid w:val="0"/>
                <w:color w:val="000000"/>
              </w:rPr>
            </w:pPr>
            <w:r>
              <w:rPr>
                <w:rFonts w:ascii="Symbol" w:hAnsi="Symbol"/>
                <w:i/>
                <w:iCs/>
                <w:color w:val="000000"/>
              </w:rPr>
              <w:t>s</w:t>
            </w:r>
            <w:r>
              <w:rPr>
                <w:rFonts w:asciiTheme="minorBidi" w:hAnsiTheme="minorBidi" w:cstheme="minorBidi"/>
                <w:color w:val="000000"/>
              </w:rPr>
              <w:t>(</w:t>
            </w:r>
            <w:r w:rsidRPr="00006E41">
              <w:rPr>
                <w:rFonts w:ascii="Symbol" w:hAnsi="Symbol" w:cstheme="minorBidi"/>
                <w:i/>
                <w:iCs/>
                <w:color w:val="000000"/>
              </w:rPr>
              <w:t>D</w:t>
            </w:r>
            <w:r w:rsidRPr="00006E41">
              <w:rPr>
                <w:rFonts w:asciiTheme="minorBidi" w:hAnsiTheme="minorBidi" w:cstheme="minorBidi"/>
                <w:i/>
                <w:iCs/>
                <w:color w:val="000000"/>
              </w:rPr>
              <w:t>Y</w:t>
            </w:r>
            <w:r>
              <w:rPr>
                <w:rFonts w:asciiTheme="minorBidi" w:hAnsiTheme="minorBidi" w:cstheme="minorBidi"/>
                <w:color w:val="000000"/>
              </w:rPr>
              <w:t>)</w:t>
            </w:r>
            <w:r>
              <w:rPr>
                <w:color w:val="000000"/>
              </w:rPr>
              <w:t xml:space="preserve"> Median (IQR)</w:t>
            </w:r>
          </w:p>
        </w:tc>
        <w:tc>
          <w:tcPr>
            <w:tcW w:w="2803" w:type="dxa"/>
            <w:vAlign w:val="bottom"/>
          </w:tcPr>
          <w:p w14:paraId="45EC72CA" w14:textId="36A82C55" w:rsidR="00E50BDF" w:rsidRDefault="00E50BDF" w:rsidP="00E50BDF">
            <w:pPr>
              <w:jc w:val="left"/>
              <w:rPr>
                <w:color w:val="000000"/>
              </w:rPr>
            </w:pPr>
            <w:r>
              <w:rPr>
                <w:color w:val="000000"/>
              </w:rPr>
              <w:t>0,</w:t>
            </w:r>
            <w:r w:rsidR="007836DA">
              <w:rPr>
                <w:color w:val="000000"/>
              </w:rPr>
              <w:t>166</w:t>
            </w:r>
          </w:p>
          <w:p w14:paraId="0763F986" w14:textId="0C36BFB0" w:rsidR="00E50BDF" w:rsidRDefault="00E50BDF" w:rsidP="00E50BDF">
            <w:pPr>
              <w:jc w:val="left"/>
              <w:rPr>
                <w:color w:val="000000"/>
              </w:rPr>
            </w:pPr>
            <w:r>
              <w:rPr>
                <w:snapToGrid w:val="0"/>
                <w:color w:val="000000"/>
              </w:rPr>
              <w:t>(0,</w:t>
            </w:r>
            <w:r w:rsidR="00FD0E0B">
              <w:rPr>
                <w:snapToGrid w:val="0"/>
                <w:color w:val="000000"/>
              </w:rPr>
              <w:t>097</w:t>
            </w:r>
            <w:r>
              <w:rPr>
                <w:snapToGrid w:val="0"/>
                <w:color w:val="000000"/>
              </w:rPr>
              <w:t>; 0,</w:t>
            </w:r>
            <w:r w:rsidR="00FD0E0B">
              <w:rPr>
                <w:snapToGrid w:val="0"/>
                <w:color w:val="000000"/>
              </w:rPr>
              <w:t>467</w:t>
            </w:r>
            <w:r>
              <w:rPr>
                <w:snapToGrid w:val="0"/>
                <w:color w:val="000000"/>
              </w:rPr>
              <w:t>)</w:t>
            </w:r>
          </w:p>
        </w:tc>
        <w:tc>
          <w:tcPr>
            <w:tcW w:w="2904" w:type="dxa"/>
            <w:vAlign w:val="bottom"/>
          </w:tcPr>
          <w:p w14:paraId="677318AC" w14:textId="58759FF3" w:rsidR="00E50BDF" w:rsidRDefault="00E50BDF" w:rsidP="00E50BDF">
            <w:pPr>
              <w:jc w:val="left"/>
              <w:rPr>
                <w:color w:val="000000"/>
              </w:rPr>
            </w:pPr>
            <w:r>
              <w:rPr>
                <w:color w:val="000000"/>
              </w:rPr>
              <w:t>0,</w:t>
            </w:r>
            <w:r w:rsidR="00FD0E0B">
              <w:rPr>
                <w:color w:val="000000"/>
              </w:rPr>
              <w:t>031</w:t>
            </w:r>
          </w:p>
          <w:p w14:paraId="45866E34" w14:textId="67679D69" w:rsidR="00E50BDF" w:rsidRDefault="00E50BDF" w:rsidP="00E50BDF">
            <w:pPr>
              <w:rPr>
                <w:snapToGrid w:val="0"/>
                <w:color w:val="000000"/>
              </w:rPr>
            </w:pPr>
            <w:r>
              <w:rPr>
                <w:snapToGrid w:val="0"/>
                <w:color w:val="000000"/>
              </w:rPr>
              <w:t>(0,</w:t>
            </w:r>
            <w:r w:rsidR="00FD0E0B">
              <w:rPr>
                <w:snapToGrid w:val="0"/>
                <w:color w:val="000000"/>
              </w:rPr>
              <w:t>024</w:t>
            </w:r>
            <w:r>
              <w:rPr>
                <w:snapToGrid w:val="0"/>
                <w:color w:val="000000"/>
              </w:rPr>
              <w:t>; 0,</w:t>
            </w:r>
            <w:r w:rsidR="005C4CA3">
              <w:rPr>
                <w:snapToGrid w:val="0"/>
                <w:color w:val="000000"/>
              </w:rPr>
              <w:t>046</w:t>
            </w:r>
            <w:r>
              <w:rPr>
                <w:snapToGrid w:val="0"/>
                <w:color w:val="000000"/>
              </w:rPr>
              <w:t>)</w:t>
            </w:r>
          </w:p>
        </w:tc>
      </w:tr>
      <w:tr w:rsidR="00E50BDF" w14:paraId="087F459B" w14:textId="77777777" w:rsidTr="00E50BDF">
        <w:trPr>
          <w:trHeight w:val="479"/>
        </w:trPr>
        <w:tc>
          <w:tcPr>
            <w:tcW w:w="2738" w:type="dxa"/>
            <w:vAlign w:val="bottom"/>
          </w:tcPr>
          <w:p w14:paraId="68C2F51D" w14:textId="77777777" w:rsidR="00E50BDF" w:rsidRDefault="00E50BDF" w:rsidP="00E50BDF">
            <w:pPr>
              <w:rPr>
                <w:color w:val="000000"/>
              </w:rPr>
            </w:pPr>
            <w:r>
              <w:rPr>
                <w:color w:val="000000"/>
              </w:rPr>
              <w:t>R</w:t>
            </w:r>
            <w:r w:rsidRPr="004F5F89">
              <w:rPr>
                <w:color w:val="000000"/>
                <w:vertAlign w:val="superscript"/>
              </w:rPr>
              <w:t>2</w:t>
            </w:r>
            <w:r>
              <w:rPr>
                <w:color w:val="000000"/>
              </w:rPr>
              <w:t xml:space="preserve"> Median</w:t>
            </w:r>
          </w:p>
          <w:p w14:paraId="1A42486F" w14:textId="77777777" w:rsidR="00E50BDF" w:rsidRDefault="00E50BDF" w:rsidP="00E50BDF">
            <w:pPr>
              <w:rPr>
                <w:snapToGrid w:val="0"/>
                <w:color w:val="000000"/>
              </w:rPr>
            </w:pPr>
            <w:r>
              <w:rPr>
                <w:snapToGrid w:val="0"/>
                <w:color w:val="000000"/>
              </w:rPr>
              <w:t>Anteil &gt; 0,3</w:t>
            </w:r>
          </w:p>
        </w:tc>
        <w:tc>
          <w:tcPr>
            <w:tcW w:w="2803" w:type="dxa"/>
            <w:vAlign w:val="bottom"/>
          </w:tcPr>
          <w:p w14:paraId="67960571" w14:textId="1D8464C1" w:rsidR="00E50BDF" w:rsidRDefault="00E50BDF" w:rsidP="00E50BDF">
            <w:pPr>
              <w:jc w:val="left"/>
              <w:rPr>
                <w:snapToGrid w:val="0"/>
                <w:color w:val="000000"/>
              </w:rPr>
            </w:pPr>
            <w:r>
              <w:rPr>
                <w:snapToGrid w:val="0"/>
                <w:color w:val="000000"/>
              </w:rPr>
              <w:t>0,0</w:t>
            </w:r>
            <w:r w:rsidR="005C4CA3">
              <w:rPr>
                <w:snapToGrid w:val="0"/>
                <w:color w:val="000000"/>
              </w:rPr>
              <w:t>17</w:t>
            </w:r>
          </w:p>
          <w:p w14:paraId="33B53D91" w14:textId="088D4F02" w:rsidR="00E50BDF" w:rsidRDefault="00E50BDF" w:rsidP="00E50BDF">
            <w:pPr>
              <w:jc w:val="left"/>
              <w:rPr>
                <w:snapToGrid w:val="0"/>
                <w:color w:val="000000"/>
              </w:rPr>
            </w:pPr>
            <w:r>
              <w:rPr>
                <w:snapToGrid w:val="0"/>
                <w:color w:val="000000"/>
              </w:rPr>
              <w:t>1,</w:t>
            </w:r>
            <w:r w:rsidR="005C4CA3">
              <w:rPr>
                <w:snapToGrid w:val="0"/>
                <w:color w:val="000000"/>
              </w:rPr>
              <w:t>8</w:t>
            </w:r>
            <w:r>
              <w:rPr>
                <w:snapToGrid w:val="0"/>
                <w:color w:val="000000"/>
              </w:rPr>
              <w:t xml:space="preserve"> %</w:t>
            </w:r>
          </w:p>
        </w:tc>
        <w:tc>
          <w:tcPr>
            <w:tcW w:w="2904" w:type="dxa"/>
            <w:vAlign w:val="bottom"/>
          </w:tcPr>
          <w:p w14:paraId="7BE17734" w14:textId="0839FA1D" w:rsidR="00E50BDF" w:rsidRDefault="00E50BDF" w:rsidP="00E50BDF">
            <w:pPr>
              <w:jc w:val="left"/>
              <w:rPr>
                <w:snapToGrid w:val="0"/>
                <w:color w:val="000000"/>
              </w:rPr>
            </w:pPr>
            <w:r>
              <w:rPr>
                <w:snapToGrid w:val="0"/>
                <w:color w:val="000000"/>
              </w:rPr>
              <w:t>0,0</w:t>
            </w:r>
            <w:r w:rsidR="005C4CA3">
              <w:rPr>
                <w:snapToGrid w:val="0"/>
                <w:color w:val="000000"/>
              </w:rPr>
              <w:t>08</w:t>
            </w:r>
          </w:p>
          <w:p w14:paraId="13A6FE87" w14:textId="264C2E1D" w:rsidR="00E50BDF" w:rsidRDefault="005C4CA3" w:rsidP="00E50BDF">
            <w:pPr>
              <w:rPr>
                <w:snapToGrid w:val="0"/>
                <w:color w:val="000000"/>
              </w:rPr>
            </w:pPr>
            <w:r>
              <w:rPr>
                <w:snapToGrid w:val="0"/>
                <w:color w:val="000000"/>
              </w:rPr>
              <w:t>0,5</w:t>
            </w:r>
            <w:r w:rsidR="00E50BDF">
              <w:rPr>
                <w:snapToGrid w:val="0"/>
                <w:color w:val="000000"/>
              </w:rPr>
              <w:t xml:space="preserve"> %</w:t>
            </w:r>
          </w:p>
        </w:tc>
      </w:tr>
      <w:tr w:rsidR="00E50BDF" w14:paraId="37104987" w14:textId="77777777" w:rsidTr="00E50BDF">
        <w:trPr>
          <w:trHeight w:val="479"/>
        </w:trPr>
        <w:tc>
          <w:tcPr>
            <w:tcW w:w="2738" w:type="dxa"/>
            <w:vAlign w:val="bottom"/>
          </w:tcPr>
          <w:p w14:paraId="159E0681" w14:textId="77777777" w:rsidR="00E50BDF" w:rsidRDefault="00E50BDF" w:rsidP="00E50BDF">
            <w:pPr>
              <w:rPr>
                <w:snapToGrid w:val="0"/>
                <w:color w:val="000000"/>
              </w:rPr>
            </w:pPr>
            <w:r>
              <w:rPr>
                <w:snapToGrid w:val="0"/>
                <w:color w:val="000000"/>
              </w:rPr>
              <w:t>Signifikanz</w:t>
            </w:r>
          </w:p>
          <w:p w14:paraId="6A6C495E" w14:textId="77777777" w:rsidR="00E50BDF" w:rsidRDefault="00E50BDF" w:rsidP="00E50BDF">
            <w:pPr>
              <w:rPr>
                <w:snapToGrid w:val="0"/>
                <w:color w:val="000000"/>
              </w:rPr>
            </w:pPr>
            <w:r>
              <w:rPr>
                <w:snapToGrid w:val="0"/>
                <w:color w:val="000000"/>
              </w:rPr>
              <w:t>%p &lt; 0,05</w:t>
            </w:r>
          </w:p>
          <w:p w14:paraId="5747986D" w14:textId="77777777" w:rsidR="00E50BDF" w:rsidRDefault="00E50BDF" w:rsidP="00E50BDF">
            <w:pPr>
              <w:rPr>
                <w:snapToGrid w:val="0"/>
                <w:color w:val="000000"/>
              </w:rPr>
            </w:pPr>
            <w:r>
              <w:rPr>
                <w:snapToGrid w:val="0"/>
                <w:color w:val="000000"/>
              </w:rPr>
              <w:t xml:space="preserve">% </w:t>
            </w:r>
            <w:proofErr w:type="spellStart"/>
            <w:r>
              <w:rPr>
                <w:snapToGrid w:val="0"/>
                <w:color w:val="000000"/>
              </w:rPr>
              <w:t>Bonferroni</w:t>
            </w:r>
            <w:proofErr w:type="spellEnd"/>
          </w:p>
        </w:tc>
        <w:tc>
          <w:tcPr>
            <w:tcW w:w="2803" w:type="dxa"/>
            <w:vAlign w:val="bottom"/>
          </w:tcPr>
          <w:p w14:paraId="36AF1D83" w14:textId="77777777" w:rsidR="00E50BDF" w:rsidRDefault="00E50BDF" w:rsidP="00E50BDF">
            <w:pPr>
              <w:jc w:val="left"/>
              <w:rPr>
                <w:snapToGrid w:val="0"/>
                <w:color w:val="000000"/>
              </w:rPr>
            </w:pPr>
          </w:p>
          <w:p w14:paraId="770BFCEF" w14:textId="0973E821" w:rsidR="00E50BDF" w:rsidRDefault="007C5F9D" w:rsidP="00E50BDF">
            <w:pPr>
              <w:jc w:val="left"/>
              <w:rPr>
                <w:snapToGrid w:val="0"/>
                <w:color w:val="000000"/>
              </w:rPr>
            </w:pPr>
            <w:r>
              <w:rPr>
                <w:snapToGrid w:val="0"/>
                <w:color w:val="000000"/>
              </w:rPr>
              <w:t>32</w:t>
            </w:r>
            <w:r w:rsidR="00E50BDF">
              <w:rPr>
                <w:snapToGrid w:val="0"/>
                <w:color w:val="000000"/>
              </w:rPr>
              <w:t>,</w:t>
            </w:r>
            <w:r>
              <w:rPr>
                <w:snapToGrid w:val="0"/>
                <w:color w:val="000000"/>
              </w:rPr>
              <w:t>4</w:t>
            </w:r>
            <w:r w:rsidR="00E50BDF">
              <w:rPr>
                <w:snapToGrid w:val="0"/>
                <w:color w:val="000000"/>
              </w:rPr>
              <w:t xml:space="preserve"> %</w:t>
            </w:r>
          </w:p>
          <w:p w14:paraId="5F95D9B0" w14:textId="181D2F89" w:rsidR="00E50BDF" w:rsidRDefault="007C5F9D" w:rsidP="00E50BDF">
            <w:pPr>
              <w:jc w:val="left"/>
              <w:rPr>
                <w:snapToGrid w:val="0"/>
                <w:color w:val="000000"/>
              </w:rPr>
            </w:pPr>
            <w:r>
              <w:rPr>
                <w:snapToGrid w:val="0"/>
                <w:color w:val="000000"/>
              </w:rPr>
              <w:t>7</w:t>
            </w:r>
            <w:r w:rsidR="00E50BDF">
              <w:rPr>
                <w:snapToGrid w:val="0"/>
                <w:color w:val="000000"/>
              </w:rPr>
              <w:t>,</w:t>
            </w:r>
            <w:r>
              <w:rPr>
                <w:snapToGrid w:val="0"/>
                <w:color w:val="000000"/>
              </w:rPr>
              <w:t>3</w:t>
            </w:r>
            <w:r w:rsidR="00E50BDF">
              <w:rPr>
                <w:snapToGrid w:val="0"/>
                <w:color w:val="000000"/>
              </w:rPr>
              <w:t xml:space="preserve"> %</w:t>
            </w:r>
          </w:p>
        </w:tc>
        <w:tc>
          <w:tcPr>
            <w:tcW w:w="2904" w:type="dxa"/>
            <w:tcBorders>
              <w:bottom w:val="double" w:sz="4" w:space="0" w:color="auto"/>
            </w:tcBorders>
            <w:vAlign w:val="bottom"/>
          </w:tcPr>
          <w:p w14:paraId="70AF8269" w14:textId="503F7E31" w:rsidR="00E50BDF" w:rsidRDefault="00E50BDF" w:rsidP="00E50BDF">
            <w:pPr>
              <w:jc w:val="left"/>
              <w:rPr>
                <w:snapToGrid w:val="0"/>
                <w:color w:val="000000"/>
              </w:rPr>
            </w:pPr>
          </w:p>
          <w:p w14:paraId="182AD6CE" w14:textId="362AD262" w:rsidR="00E50BDF" w:rsidRDefault="007C5F9D" w:rsidP="00E50BDF">
            <w:pPr>
              <w:jc w:val="left"/>
              <w:rPr>
                <w:snapToGrid w:val="0"/>
                <w:color w:val="000000"/>
              </w:rPr>
            </w:pPr>
            <w:r>
              <w:rPr>
                <w:snapToGrid w:val="0"/>
                <w:color w:val="000000"/>
              </w:rPr>
              <w:t>18</w:t>
            </w:r>
            <w:r w:rsidR="00E50BDF">
              <w:rPr>
                <w:snapToGrid w:val="0"/>
                <w:color w:val="000000"/>
              </w:rPr>
              <w:t>,</w:t>
            </w:r>
            <w:r>
              <w:rPr>
                <w:snapToGrid w:val="0"/>
                <w:color w:val="000000"/>
              </w:rPr>
              <w:t>6</w:t>
            </w:r>
            <w:r w:rsidR="00E50BDF">
              <w:rPr>
                <w:snapToGrid w:val="0"/>
                <w:color w:val="000000"/>
              </w:rPr>
              <w:t xml:space="preserve"> %</w:t>
            </w:r>
          </w:p>
          <w:p w14:paraId="3E7F5C9A" w14:textId="61C8B363" w:rsidR="00E50BDF" w:rsidRDefault="007C5F9D" w:rsidP="00E50BDF">
            <w:pPr>
              <w:rPr>
                <w:snapToGrid w:val="0"/>
                <w:color w:val="000000"/>
              </w:rPr>
            </w:pPr>
            <w:r>
              <w:rPr>
                <w:snapToGrid w:val="0"/>
                <w:color w:val="000000"/>
              </w:rPr>
              <w:t>4</w:t>
            </w:r>
            <w:r w:rsidR="00E50BDF">
              <w:rPr>
                <w:snapToGrid w:val="0"/>
                <w:color w:val="000000"/>
              </w:rPr>
              <w:t>,</w:t>
            </w:r>
            <w:r>
              <w:rPr>
                <w:snapToGrid w:val="0"/>
                <w:color w:val="000000"/>
              </w:rPr>
              <w:t>2</w:t>
            </w:r>
            <w:r w:rsidR="00E50BDF">
              <w:rPr>
                <w:snapToGrid w:val="0"/>
                <w:color w:val="000000"/>
              </w:rPr>
              <w:t xml:space="preserve"> %</w:t>
            </w:r>
          </w:p>
        </w:tc>
      </w:tr>
      <w:tr w:rsidR="00E50BDF" w14:paraId="509F0886" w14:textId="77777777" w:rsidTr="00E50BDF">
        <w:trPr>
          <w:trHeight w:val="479"/>
        </w:trPr>
        <w:tc>
          <w:tcPr>
            <w:tcW w:w="2738" w:type="dxa"/>
            <w:vAlign w:val="bottom"/>
          </w:tcPr>
          <w:p w14:paraId="06E181C2" w14:textId="77777777" w:rsidR="00E50BDF" w:rsidRPr="0063048A" w:rsidRDefault="00E50BDF" w:rsidP="00E50BDF">
            <w:pPr>
              <w:rPr>
                <w:color w:val="000000"/>
              </w:rPr>
            </w:pPr>
            <w:r>
              <w:rPr>
                <w:color w:val="000000"/>
              </w:rPr>
              <w:t xml:space="preserve">Anteil </w:t>
            </w:r>
            <w:r w:rsidRPr="00DE35A4">
              <w:rPr>
                <w:rFonts w:ascii="Symbol" w:hAnsi="Symbol"/>
                <w:i/>
                <w:iCs/>
                <w:color w:val="000000"/>
              </w:rPr>
              <w:t>j</w:t>
            </w:r>
            <w:r>
              <w:rPr>
                <w:color w:val="000000"/>
              </w:rPr>
              <w:t xml:space="preserve"> &lt; 0</w:t>
            </w:r>
          </w:p>
        </w:tc>
        <w:tc>
          <w:tcPr>
            <w:tcW w:w="2803" w:type="dxa"/>
            <w:vAlign w:val="bottom"/>
          </w:tcPr>
          <w:p w14:paraId="2B1509A3" w14:textId="29014683" w:rsidR="00E50BDF" w:rsidRDefault="007C5F9D" w:rsidP="00E50BDF">
            <w:pPr>
              <w:rPr>
                <w:color w:val="000000"/>
              </w:rPr>
            </w:pPr>
            <w:r>
              <w:rPr>
                <w:color w:val="000000"/>
              </w:rPr>
              <w:t>71</w:t>
            </w:r>
            <w:r w:rsidR="00E50BDF">
              <w:rPr>
                <w:color w:val="000000"/>
              </w:rPr>
              <w:t>,</w:t>
            </w:r>
            <w:r>
              <w:rPr>
                <w:color w:val="000000"/>
              </w:rPr>
              <w:t>9</w:t>
            </w:r>
            <w:r w:rsidR="00E50BDF">
              <w:rPr>
                <w:color w:val="000000"/>
              </w:rPr>
              <w:t xml:space="preserve"> %</w:t>
            </w:r>
          </w:p>
        </w:tc>
        <w:tc>
          <w:tcPr>
            <w:tcW w:w="2904" w:type="dxa"/>
            <w:tcBorders>
              <w:bottom w:val="double" w:sz="4" w:space="0" w:color="auto"/>
            </w:tcBorders>
            <w:vAlign w:val="bottom"/>
          </w:tcPr>
          <w:p w14:paraId="143BAE6B" w14:textId="428F4A99" w:rsidR="00E50BDF" w:rsidRPr="0063048A" w:rsidRDefault="00253880" w:rsidP="00E50BDF">
            <w:pPr>
              <w:rPr>
                <w:color w:val="000000"/>
              </w:rPr>
            </w:pPr>
            <w:r>
              <w:rPr>
                <w:color w:val="000000"/>
              </w:rPr>
              <w:t>64</w:t>
            </w:r>
            <w:r w:rsidR="00E50BDF">
              <w:rPr>
                <w:color w:val="000000"/>
              </w:rPr>
              <w:t>,</w:t>
            </w:r>
            <w:r>
              <w:rPr>
                <w:color w:val="000000"/>
              </w:rPr>
              <w:t>3</w:t>
            </w:r>
            <w:r w:rsidR="00E50BDF">
              <w:rPr>
                <w:color w:val="000000"/>
              </w:rPr>
              <w:t xml:space="preserve"> %</w:t>
            </w:r>
          </w:p>
        </w:tc>
      </w:tr>
    </w:tbl>
    <w:p w14:paraId="0AD50029" w14:textId="77777777" w:rsidR="006779BE" w:rsidRDefault="006779BE" w:rsidP="006779BE"/>
    <w:p w14:paraId="5D126F70" w14:textId="63EC2742" w:rsidR="00BB22C0" w:rsidRDefault="00BB22C0" w:rsidP="00BB22C0">
      <w:r>
        <w:fldChar w:fldCharType="begin"/>
      </w:r>
      <w:r>
        <w:instrText xml:space="preserve"> REF _Ref229993030 \h </w:instrText>
      </w:r>
      <w:r>
        <w:fldChar w:fldCharType="separate"/>
      </w:r>
      <w:r w:rsidR="0007759D">
        <w:t xml:space="preserve">Tabelle </w:t>
      </w:r>
      <w:r w:rsidR="0007759D">
        <w:rPr>
          <w:noProof/>
        </w:rPr>
        <w:t>8</w:t>
      </w:r>
      <w:r>
        <w:fldChar w:fldCharType="end"/>
      </w:r>
      <w:r>
        <w:t xml:space="preserve"> zeigt </w:t>
      </w:r>
      <w:proofErr w:type="spellStart"/>
      <w:r>
        <w:t>Modellgüten</w:t>
      </w:r>
      <w:proofErr w:type="spellEnd"/>
      <w:r>
        <w:t xml:space="preserve"> von R²-Median 0,018 (</w:t>
      </w:r>
      <w:proofErr w:type="spellStart"/>
      <w:r>
        <w:t>Debt</w:t>
      </w:r>
      <w:proofErr w:type="spellEnd"/>
      <w:r>
        <w:t xml:space="preserve">/Equity) und 0,008 (Eigenkapitalquote). Beide Werte liegen deutlich unter den anderen Kennzahlen. Auch die </w:t>
      </w:r>
      <w:proofErr w:type="spellStart"/>
      <w:r>
        <w:t>Bonferroni</w:t>
      </w:r>
      <w:proofErr w:type="spellEnd"/>
      <w:r>
        <w:t xml:space="preserve">-Anteile sind mit 4 bis 7 % die niedrigsten der Stichprobe. Das </w:t>
      </w:r>
      <w:proofErr w:type="gramStart"/>
      <w:r>
        <w:t>AR(1)-</w:t>
      </w:r>
      <w:proofErr w:type="gramEnd"/>
      <w:r>
        <w:t>Modell hat hier wenig Aussagekraft. Die Mean-Reversion ist nicht nur schwach, sie ist auf Einzelfirmenebene auch wenig verbreitet.</w:t>
      </w:r>
    </w:p>
    <w:p w14:paraId="274A0EB4" w14:textId="2545D37B" w:rsidR="00BB22C0" w:rsidRDefault="00BB22C0" w:rsidP="00BB22C0">
      <w:r>
        <w:t xml:space="preserve">Der hohe Anteil positiver </w:t>
      </w:r>
      <w:r>
        <w:rPr>
          <w:rFonts w:ascii="Symbol" w:hAnsi="Symbol"/>
          <w:i/>
          <w:iCs/>
        </w:rPr>
        <w:t>j</w:t>
      </w:r>
      <w:r>
        <w:t xml:space="preserve"> bei </w:t>
      </w:r>
      <w:proofErr w:type="spellStart"/>
      <w:r>
        <w:t>Debt</w:t>
      </w:r>
      <w:proofErr w:type="spellEnd"/>
      <w:r>
        <w:t xml:space="preserve">/Equity und Eigenkapitalquote weist auf eine eigenständige Gruppe persistenter Unternehmen hin. Die Aufschlüsselung der Daten widerlegt diese Vermutung. Die Firmen mit positivem </w:t>
      </w:r>
      <w:r>
        <w:rPr>
          <w:rFonts w:ascii="Symbol" w:hAnsi="Symbol"/>
          <w:i/>
          <w:iCs/>
        </w:rPr>
        <w:t>j</w:t>
      </w:r>
      <w:r>
        <w:t xml:space="preserve"> über 0,05 und die Firmen mit </w:t>
      </w:r>
      <w:r>
        <w:rPr>
          <w:rFonts w:ascii="Symbol" w:hAnsi="Symbol"/>
          <w:i/>
          <w:iCs/>
        </w:rPr>
        <w:t>j</w:t>
      </w:r>
      <w:r>
        <w:t xml:space="preserve"> nahe Null liefern fast identische Schätzungen. R² und Signifikanz liegen nahe null. Die positiven </w:t>
      </w:r>
      <w:r>
        <w:rPr>
          <w:rFonts w:ascii="Symbol" w:hAnsi="Symbol"/>
          <w:i/>
          <w:iCs/>
        </w:rPr>
        <w:t>j</w:t>
      </w:r>
      <w:r>
        <w:t xml:space="preserve"> -Werte sind damit von Random-Walk-Schätzungen nicht unterscheidbar und überwiegend Modellartefakte.</w:t>
      </w:r>
    </w:p>
    <w:p w14:paraId="5F22E242" w14:textId="0F857198" w:rsidR="00BB22C0" w:rsidRDefault="00BB22C0" w:rsidP="00BB22C0">
      <w:r>
        <w:t xml:space="preserve">Der Hauptteil mit Mean-Reversion umfasst in beiden Kennzahlen unter der Hälfte der Stichprobe, mit </w:t>
      </w:r>
      <w:r>
        <w:rPr>
          <w:rFonts w:ascii="Symbol" w:hAnsi="Symbol"/>
          <w:i/>
          <w:iCs/>
        </w:rPr>
        <w:t>j</w:t>
      </w:r>
      <w:r>
        <w:t xml:space="preserve"> -Median um −0,15, R² um 0,03, Signifikanz mit 29% (EK-Quote) &amp; 46 % (</w:t>
      </w:r>
      <w:proofErr w:type="spellStart"/>
      <w:r>
        <w:t>Dept</w:t>
      </w:r>
      <w:proofErr w:type="spellEnd"/>
      <w:r>
        <w:t xml:space="preserve">/Equity) und nach </w:t>
      </w:r>
      <w:proofErr w:type="spellStart"/>
      <w:r>
        <w:t>Bonferroni</w:t>
      </w:r>
      <w:proofErr w:type="spellEnd"/>
      <w:r>
        <w:t>-Korrektur um 8 %. Im Vergleich zur Liquidität, wo die Hauptgruppe ca. 75% umfasst, sind es bei der Bilanzstruktur nur knapp die Hälfte, wovon auch nur maximal die Hälfte signifikant ist. Auch bei der Kapitelstruktur zeigen die volatilen Firmen (</w:t>
      </w:r>
      <w:r w:rsidR="008735C7">
        <w:rPr>
          <w:rFonts w:ascii="Symbol" w:hAnsi="Symbol"/>
          <w:i/>
          <w:iCs/>
        </w:rPr>
        <w:t>s</w:t>
      </w:r>
      <w:r w:rsidR="008735C7">
        <w:t xml:space="preserve"> </w:t>
      </w:r>
      <w:r>
        <w:t xml:space="preserve">&gt; 2 in </w:t>
      </w:r>
      <w:proofErr w:type="spellStart"/>
      <w:r>
        <w:t>Debt</w:t>
      </w:r>
      <w:proofErr w:type="spellEnd"/>
      <w:r>
        <w:t xml:space="preserve">/Equity, </w:t>
      </w:r>
      <w:r w:rsidR="008735C7">
        <w:rPr>
          <w:rFonts w:ascii="Symbol" w:hAnsi="Symbol"/>
          <w:i/>
          <w:iCs/>
        </w:rPr>
        <w:t>s</w:t>
      </w:r>
      <w:r w:rsidR="008735C7">
        <w:t xml:space="preserve"> </w:t>
      </w:r>
      <w:r>
        <w:t>&gt; 0,1 in EK-Quote) deutlich stärkere Mean-Reversion (</w:t>
      </w:r>
      <w:r w:rsidR="008735C7">
        <w:rPr>
          <w:rFonts w:ascii="Symbol" w:hAnsi="Symbol"/>
          <w:i/>
          <w:iCs/>
        </w:rPr>
        <w:t>j</w:t>
      </w:r>
      <w:r w:rsidR="008735C7">
        <w:t xml:space="preserve"> </w:t>
      </w:r>
      <w:r>
        <w:t>-Median um −0,32) und höhere Modellgüte (</w:t>
      </w:r>
      <w:proofErr w:type="spellStart"/>
      <w:r>
        <w:t>Bonferroni</w:t>
      </w:r>
      <w:proofErr w:type="spellEnd"/>
      <w:r>
        <w:t xml:space="preserve"> 27–37 %).</w:t>
      </w:r>
    </w:p>
    <w:p w14:paraId="69E1C933" w14:textId="584EFA22" w:rsidR="00253880" w:rsidRPr="00B24ADC" w:rsidRDefault="00BB22C0" w:rsidP="00BB22C0">
      <w:r>
        <w:lastRenderedPageBreak/>
        <w:t xml:space="preserve">Die drei Dynamiktypen grenzen sich über die sieben Kennzahlen klar voneinander ab. Profitabilität </w:t>
      </w:r>
      <w:proofErr w:type="spellStart"/>
      <w:r>
        <w:t>revertiert</w:t>
      </w:r>
      <w:proofErr w:type="spellEnd"/>
      <w:r>
        <w:t xml:space="preserve"> quartalsweise stark, Liquidität moderat, Kapitalstruktur kaum. R² und Signifikanzraten folgen dementsprechend. Die Volatilität ist zwischen den Kennzahlen aufgrund der unterschiedlichen Berechnungen der Kennzahlen nicht direkt vergleichbar und sollte daher vor allem zwischen Unternehmen vergleichen werden. Im folgenden Abschnitt wird untersucht, wie stark sich die </w:t>
      </w:r>
      <w:proofErr w:type="spellStart"/>
      <w:r>
        <w:t>Sektorzugehörigkeit</w:t>
      </w:r>
      <w:proofErr w:type="spellEnd"/>
      <w:r>
        <w:t xml:space="preserve"> auf Mean-Reversion und Streuung auswirkt.</w:t>
      </w:r>
    </w:p>
    <w:p w14:paraId="6F92E938" w14:textId="38F593DA" w:rsidR="00284FA6" w:rsidRDefault="002446AE">
      <w:pPr>
        <w:pStyle w:val="berschrift2"/>
      </w:pPr>
      <w:bookmarkStart w:id="125" w:name="_Ref229989014"/>
      <w:bookmarkStart w:id="126" w:name="_Toc230281190"/>
      <w:r w:rsidRPr="002446AE">
        <w:t>Analyse nach Sektor</w:t>
      </w:r>
      <w:bookmarkEnd w:id="125"/>
      <w:bookmarkEnd w:id="126"/>
    </w:p>
    <w:p w14:paraId="47FAC7FA" w14:textId="77777777" w:rsidR="00F72861" w:rsidRDefault="00F72861" w:rsidP="00F72861">
      <w:r>
        <w:t xml:space="preserve">Die Untersuchung der Parameter nach Sektor zeigt, ob die gefundenen Muster über Sektoren hinweg gleich verlaufen, oder ob es Eigenheiten für die Sektoren gibt. Die Stichprobe verteilt sich auf zehn GICS-Sektoren: Industrie, Zyklische Konsumgüter, Technologie, Gesundheitswesen, Versorger, Basis Konsumgüter, Grundstoffe, Immobilien, Energie und Kommunikationsdienste. Finanzwesen bleiben weiterhin aus der Hauptanalyse ausgeschlossen. Eine separate Auswertung der Finanzdienstleister folgt in </w:t>
      </w:r>
      <w:r w:rsidRPr="00F72861">
        <w:rPr>
          <w:highlight w:val="yellow"/>
        </w:rPr>
        <w:t>Abschnitt 6.4.</w:t>
      </w:r>
    </w:p>
    <w:p w14:paraId="7AD69AE8" w14:textId="77777777" w:rsidR="00F72861" w:rsidRDefault="00F72861" w:rsidP="00F72861">
      <w:r>
        <w:t>Die Anzahl der Unternehmen pro Sektor reichen von 193 (Industrie) bis 37 (Kommunikationsdienste). In den kleineren Sektoren haben einzelne Unternehmen stärkeren Einfluss, größere Sektoren prägen andererseits stärker den Median, was die Robustheit der Befunde einschränkt.</w:t>
      </w:r>
    </w:p>
    <w:p w14:paraId="1601B55D" w14:textId="77777777" w:rsidR="00F72861" w:rsidRDefault="00F72861" w:rsidP="00F72861">
      <w:r>
        <w:t>Zusätzlich mitteln Mediane (auch bei Aufteilung auf 10 Sektoren) die individuelle Streuung der Unternehmen heraus. Die Werte konzentrieren sich daher um die zentrale Tendenz (Median) der Stichprobe und ähneln sich pro Kennzahl entsprechend stärker, als es die unternehmensweite Heterogenität erwarten ließe. Positionsunterschiede zwischen den Sektoren bleiben dennoch erkennbar.</w:t>
      </w:r>
    </w:p>
    <w:p w14:paraId="7C1C3A71" w14:textId="26A5D488" w:rsidR="00F72861" w:rsidRDefault="000B227A" w:rsidP="00F72861">
      <w:r>
        <w:fldChar w:fldCharType="begin"/>
      </w:r>
      <w:r>
        <w:instrText xml:space="preserve"> REF _Ref229993527 \h </w:instrText>
      </w:r>
      <w:r>
        <w:fldChar w:fldCharType="separate"/>
      </w:r>
      <w:r w:rsidR="0007759D" w:rsidRPr="007F210D">
        <w:t xml:space="preserve">Abbildung </w:t>
      </w:r>
      <w:r w:rsidR="0007759D">
        <w:rPr>
          <w:noProof/>
        </w:rPr>
        <w:t>10</w:t>
      </w:r>
      <w:r>
        <w:fldChar w:fldCharType="end"/>
      </w:r>
      <w:r w:rsidR="00F72861">
        <w:t xml:space="preserve"> gibt einen Überblick über die Lage der Sektoren innerhalb der drei Dynamiktypen. Jede</w:t>
      </w:r>
      <w:r w:rsidR="00414373">
        <w:t>r</w:t>
      </w:r>
      <w:r w:rsidR="00F72861">
        <w:t xml:space="preserve"> Sektor erscheint pro Kennzahl als IQR-Rechteck, dessen Fläche die mittleren 50 Prozent der Sektor-Schätzungen beinhalten. Aus jedem Dynamiktypen wird für diese Grafik stellvertretend eine Kennzahl gezeigt: ROA, Current Ratio und Eigenkapitalquote. Die </w:t>
      </w:r>
      <w:r>
        <w:rPr>
          <w:rFonts w:ascii="Symbol" w:hAnsi="Symbol"/>
          <w:i/>
          <w:iCs/>
        </w:rPr>
        <w:t>s</w:t>
      </w:r>
      <w:r>
        <w:t xml:space="preserve"> </w:t>
      </w:r>
      <w:r w:rsidR="00F72861">
        <w:t xml:space="preserve">-Achse ist logarithmisch, da die </w:t>
      </w:r>
      <w:r>
        <w:rPr>
          <w:rFonts w:ascii="Symbol" w:hAnsi="Symbol"/>
          <w:i/>
          <w:iCs/>
        </w:rPr>
        <w:t>s</w:t>
      </w:r>
      <w:r>
        <w:t xml:space="preserve"> </w:t>
      </w:r>
      <w:r w:rsidR="00F72861">
        <w:t>-Niveaus sich kennzahlspezifisch stark unterscheiden.</w:t>
      </w:r>
    </w:p>
    <w:p w14:paraId="2F230DFA" w14:textId="524BE16D" w:rsidR="00966424" w:rsidRDefault="000B227A" w:rsidP="00966424">
      <w:pPr>
        <w:pStyle w:val="Abbildung"/>
        <w:rPr>
          <w:noProof/>
        </w:rPr>
      </w:pPr>
      <w:r>
        <w:rPr>
          <w:noProof/>
        </w:rPr>
        <w:lastRenderedPageBreak/>
        <w:drawing>
          <wp:inline distT="0" distB="0" distL="0" distR="0" wp14:anchorId="55FF87AA" wp14:editId="145DF2B4">
            <wp:extent cx="5400000" cy="3175200"/>
            <wp:effectExtent l="0" t="0" r="0" b="6350"/>
            <wp:docPr id="11458272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7238" name="Grafik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00" cy="3175200"/>
                    </a:xfrm>
                    <a:prstGeom prst="rect">
                      <a:avLst/>
                    </a:prstGeom>
                  </pic:spPr>
                </pic:pic>
              </a:graphicData>
            </a:graphic>
          </wp:inline>
        </w:drawing>
      </w:r>
    </w:p>
    <w:p w14:paraId="6EDBFA4C" w14:textId="2A273B85" w:rsidR="00966424" w:rsidRPr="007F210D" w:rsidRDefault="00966424" w:rsidP="00BF7FDA">
      <w:pPr>
        <w:pStyle w:val="Beschriftung"/>
      </w:pPr>
      <w:bookmarkStart w:id="127" w:name="_Ref229993527"/>
      <w:bookmarkStart w:id="128" w:name="_Toc230279799"/>
      <w:r w:rsidRPr="007F210D">
        <w:t xml:space="preserve">Abbildung </w:t>
      </w:r>
      <w:r>
        <w:fldChar w:fldCharType="begin"/>
      </w:r>
      <w:r w:rsidRPr="007F210D">
        <w:instrText xml:space="preserve"> SEQ Abbildung \* ARABIC </w:instrText>
      </w:r>
      <w:r>
        <w:fldChar w:fldCharType="separate"/>
      </w:r>
      <w:r w:rsidR="0007759D">
        <w:rPr>
          <w:noProof/>
        </w:rPr>
        <w:t>10</w:t>
      </w:r>
      <w:r>
        <w:rPr>
          <w:noProof/>
        </w:rPr>
        <w:fldChar w:fldCharType="end"/>
      </w:r>
      <w:bookmarkEnd w:id="127"/>
      <w:r w:rsidRPr="007F210D">
        <w:t>:</w:t>
      </w:r>
      <w:r w:rsidR="006A13A7">
        <w:tab/>
      </w:r>
      <w:r w:rsidR="00025753" w:rsidRPr="00BF7FDA">
        <w:t>Übersicht</w:t>
      </w:r>
      <w:r w:rsidR="00025753">
        <w:t xml:space="preserve"> der Sektoren </w:t>
      </w:r>
      <w:r w:rsidR="00F106A5">
        <w:t xml:space="preserve">im </w:t>
      </w:r>
      <w:r w:rsidR="00F106A5" w:rsidRPr="00EF41D3">
        <w:rPr>
          <w:rFonts w:ascii="Symbol" w:hAnsi="Symbol"/>
          <w:i/>
          <w:iCs/>
        </w:rPr>
        <w:t>j</w:t>
      </w:r>
      <w:r w:rsidR="001B0E19">
        <w:t>-</w:t>
      </w:r>
      <w:r w:rsidR="00F106A5" w:rsidRPr="00EF41D3">
        <w:rPr>
          <w:rFonts w:ascii="Symbol" w:hAnsi="Symbol"/>
          <w:i/>
          <w:iCs/>
        </w:rPr>
        <w:t>s</w:t>
      </w:r>
      <w:r w:rsidR="001B0E19">
        <w:t>-</w:t>
      </w:r>
      <w:r w:rsidR="00F106A5">
        <w:t>Raum</w:t>
      </w:r>
      <w:bookmarkEnd w:id="128"/>
    </w:p>
    <w:p w14:paraId="19061F20" w14:textId="4F44F37C" w:rsidR="00966424" w:rsidRPr="00F72861" w:rsidRDefault="00D01E1F" w:rsidP="00F72861">
      <w:r w:rsidRPr="00D01E1F">
        <w:t>Die drei Gruppen liegen räumlich klar getrennt, es gibt keine Überlappungen zwischen den drei Kennzahlen innerhalb der IQR. Profitabilität ist links unten mit sich stark überlagernden Sektoren, kein Sektor fällt deutlich aus dem Cluster heraus. Liquidität in der Mitte oben zeigt eine breitere Streuung der Volatilität und der Stärke der Mean-Reversion, in der Immobilien als Ausreißer hervortreten. Kapitalstruktur rechts unten ist wie Profitabilität ein kompaktes Cluster. Versorger fallen dort auf, als einzige Sektor mit konsistenter Mean-Reversion und geringer Volatilität. Die folgenden zwei Kapitel schlüsseln diese Darstellung auf und stellen dar, wie sich die einzelnen Sektoren im Vergleich zueinander verhalten.</w:t>
      </w:r>
    </w:p>
    <w:p w14:paraId="6F92E93E" w14:textId="07F327B3" w:rsidR="00284FA6" w:rsidRDefault="00844529" w:rsidP="00844529">
      <w:pPr>
        <w:pStyle w:val="berschrift3"/>
      </w:pPr>
      <w:bookmarkStart w:id="129" w:name="_Ref229995030"/>
      <w:bookmarkStart w:id="130" w:name="_Ref229995046"/>
      <w:bookmarkStart w:id="131" w:name="_Ref229995346"/>
      <w:bookmarkStart w:id="132" w:name="_Ref229995630"/>
      <w:bookmarkStart w:id="133" w:name="_Toc230281191"/>
      <w:r w:rsidRPr="00844529">
        <w:lastRenderedPageBreak/>
        <w:t>Übersicht über die Sektoren</w:t>
      </w:r>
      <w:bookmarkEnd w:id="129"/>
      <w:bookmarkEnd w:id="130"/>
      <w:bookmarkEnd w:id="131"/>
      <w:bookmarkEnd w:id="132"/>
      <w:bookmarkEnd w:id="133"/>
    </w:p>
    <w:p w14:paraId="1EDAA585" w14:textId="325B1F0B" w:rsidR="00BA4404" w:rsidRDefault="004A3B01" w:rsidP="00BA4404">
      <w:pPr>
        <w:pStyle w:val="Abbildung"/>
        <w:rPr>
          <w:noProof/>
        </w:rPr>
      </w:pPr>
      <w:r>
        <w:rPr>
          <w:noProof/>
        </w:rPr>
        <w:drawing>
          <wp:inline distT="0" distB="0" distL="0" distR="0" wp14:anchorId="23A1DCC1" wp14:editId="5E4AE1D2">
            <wp:extent cx="5400000" cy="4294800"/>
            <wp:effectExtent l="0" t="0" r="0" b="0"/>
            <wp:docPr id="38587894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78942" name="Grafik 5"/>
                    <pic:cNvPicPr/>
                  </pic:nvPicPr>
                  <pic:blipFill rotWithShape="1">
                    <a:blip r:embed="rId27" cstate="print">
                      <a:extLst>
                        <a:ext uri="{28A0092B-C50C-407E-A947-70E740481C1C}">
                          <a14:useLocalDpi xmlns:a14="http://schemas.microsoft.com/office/drawing/2010/main" val="0"/>
                        </a:ext>
                      </a:extLst>
                    </a:blip>
                    <a:srcRect t="4240" b="724"/>
                    <a:stretch>
                      <a:fillRect/>
                    </a:stretch>
                  </pic:blipFill>
                  <pic:spPr bwMode="auto">
                    <a:xfrm>
                      <a:off x="0" y="0"/>
                      <a:ext cx="5400000" cy="4294800"/>
                    </a:xfrm>
                    <a:prstGeom prst="rect">
                      <a:avLst/>
                    </a:prstGeom>
                    <a:ln>
                      <a:noFill/>
                    </a:ln>
                    <a:extLst>
                      <a:ext uri="{53640926-AAD7-44D8-BBD7-CCE9431645EC}">
                        <a14:shadowObscured xmlns:a14="http://schemas.microsoft.com/office/drawing/2010/main"/>
                      </a:ext>
                    </a:extLst>
                  </pic:spPr>
                </pic:pic>
              </a:graphicData>
            </a:graphic>
          </wp:inline>
        </w:drawing>
      </w:r>
    </w:p>
    <w:p w14:paraId="450C9052" w14:textId="6D681102" w:rsidR="00BA4404" w:rsidRPr="007F210D" w:rsidRDefault="00BA4404" w:rsidP="00BF7FDA">
      <w:pPr>
        <w:pStyle w:val="Beschriftung"/>
      </w:pPr>
      <w:bookmarkStart w:id="134" w:name="_Toc230279800"/>
      <w:r w:rsidRPr="007F210D">
        <w:t xml:space="preserve">Abbildung </w:t>
      </w:r>
      <w:r>
        <w:fldChar w:fldCharType="begin"/>
      </w:r>
      <w:r w:rsidRPr="007F210D">
        <w:instrText xml:space="preserve"> SEQ Abbildung \* ARABIC </w:instrText>
      </w:r>
      <w:r>
        <w:fldChar w:fldCharType="separate"/>
      </w:r>
      <w:r w:rsidR="0007759D">
        <w:rPr>
          <w:noProof/>
        </w:rPr>
        <w:t>11</w:t>
      </w:r>
      <w:r>
        <w:rPr>
          <w:noProof/>
        </w:rPr>
        <w:fldChar w:fldCharType="end"/>
      </w:r>
      <w:r w:rsidRPr="007F210D">
        <w:t>:</w:t>
      </w:r>
      <w:r w:rsidR="00F42945">
        <w:tab/>
      </w:r>
      <w:r>
        <w:t>Profi</w:t>
      </w:r>
      <w:r w:rsidR="003C59D0">
        <w:t>tabilität – Sektor</w:t>
      </w:r>
      <w:r w:rsidR="00AC060F">
        <w:t xml:space="preserve"> </w:t>
      </w:r>
      <w:r w:rsidR="003C59D0">
        <w:t>-</w:t>
      </w:r>
      <w:r w:rsidR="00AC060F">
        <w:t xml:space="preserve"> </w:t>
      </w:r>
      <w:r w:rsidR="003C59D0">
        <w:t>Mediane im Vergleich zum Kennzahl</w:t>
      </w:r>
      <w:r w:rsidR="00E25351">
        <w:t xml:space="preserve"> </w:t>
      </w:r>
      <w:r w:rsidR="003C59D0">
        <w:t>-</w:t>
      </w:r>
      <w:r w:rsidR="00E25351">
        <w:t xml:space="preserve"> </w:t>
      </w:r>
      <w:r w:rsidR="003C59D0">
        <w:t>Median</w:t>
      </w:r>
      <w:bookmarkEnd w:id="134"/>
    </w:p>
    <w:p w14:paraId="7BD32FA9" w14:textId="1E7CD9DF" w:rsidR="003209E3" w:rsidRDefault="003209E3" w:rsidP="003209E3">
      <w:r>
        <w:t xml:space="preserve">Die </w:t>
      </w:r>
      <w:r>
        <w:rPr>
          <w:rFonts w:ascii="Symbol" w:hAnsi="Symbol"/>
          <w:i/>
          <w:iCs/>
        </w:rPr>
        <w:t>j</w:t>
      </w:r>
      <w:r>
        <w:t xml:space="preserve"> -Mediane der zehn Sektoren liegen über alle vier Kennzahlen zwischen −0,37 und −0,50. Die Mean-Reversion ist damit </w:t>
      </w:r>
      <w:proofErr w:type="gramStart"/>
      <w:r>
        <w:t>in jeder Sektor</w:t>
      </w:r>
      <w:proofErr w:type="gramEnd"/>
      <w:r>
        <w:t xml:space="preserve"> recht stark vertreten. Das schlägt sich auch in der Signifikanz (über 80 % der Unternehmen) und den R²-Medianen nieder, die zwischen 0,14 und 0,27 liegen. Einzelne Unternehmen erreichen </w:t>
      </w:r>
      <w:r>
        <w:rPr>
          <w:rFonts w:ascii="Symbol" w:hAnsi="Symbol"/>
          <w:i/>
          <w:iCs/>
        </w:rPr>
        <w:t>j</w:t>
      </w:r>
      <w:r>
        <w:t xml:space="preserve"> -Werte zwar bis +0,2 (siehe 4.1.1), jedoch tendiert kein Sektor stark in diese Richtung.</w:t>
      </w:r>
    </w:p>
    <w:p w14:paraId="47884200" w14:textId="3C23E4BE" w:rsidR="00D01E1F" w:rsidRDefault="003209E3" w:rsidP="003209E3">
      <w:r>
        <w:t>Am stärksten zeigt sich die Mean-Reversion in ROA, ROE und EBIT-Marge durch Kommunikationsdienste (</w:t>
      </w:r>
      <w:r>
        <w:rPr>
          <w:rFonts w:ascii="Symbol" w:hAnsi="Symbol"/>
          <w:i/>
          <w:iCs/>
        </w:rPr>
        <w:t>j</w:t>
      </w:r>
      <w:r>
        <w:t xml:space="preserve"> ≈ −0,49) und Immobilien (</w:t>
      </w:r>
      <w:r>
        <w:rPr>
          <w:rFonts w:ascii="Symbol" w:hAnsi="Symbol"/>
          <w:i/>
          <w:iCs/>
        </w:rPr>
        <w:t>j</w:t>
      </w:r>
      <w:r>
        <w:t xml:space="preserve"> ≈ −0,47), am schwächsten durch Technologie (und Grundstoffe &amp; Zyklische Konsumgüter). In den mittleren Positionen wechseln die Sektoren von Kennzahl zu Kennzahl. Die FCF-Marge verhält sich anders: D</w:t>
      </w:r>
      <w:r w:rsidR="00B70166">
        <w:t>er</w:t>
      </w:r>
      <w:r>
        <w:t xml:space="preserve"> Sektor Versorger belegt mit </w:t>
      </w:r>
      <w:r w:rsidR="00FC103C">
        <w:t>(</w:t>
      </w:r>
      <w:r w:rsidR="00FC103C">
        <w:rPr>
          <w:rFonts w:ascii="Symbol" w:hAnsi="Symbol"/>
          <w:i/>
          <w:iCs/>
        </w:rPr>
        <w:t>j</w:t>
      </w:r>
      <w:r w:rsidR="00FC103C">
        <w:t xml:space="preserve"> </w:t>
      </w:r>
      <w:r>
        <w:t>≈ −0,50 den vordersten Platz, Zyklische Konsumgüter springt von schwacher Mean-Reversion zu starker (</w:t>
      </w:r>
      <w:r>
        <w:rPr>
          <w:rFonts w:ascii="Symbol" w:hAnsi="Symbol"/>
          <w:i/>
          <w:iCs/>
        </w:rPr>
        <w:t>j</w:t>
      </w:r>
      <w:r>
        <w:t xml:space="preserve"> ≈ −0,48), Kommunikationsdienste liegen mit </w:t>
      </w:r>
      <w:r>
        <w:rPr>
          <w:rFonts w:ascii="Symbol" w:hAnsi="Symbol"/>
          <w:i/>
          <w:iCs/>
        </w:rPr>
        <w:t>j</w:t>
      </w:r>
      <w:r>
        <w:t xml:space="preserve"> ≈ −0,46 nur noch im Mittelfeld. Die FCF-Marge ordnet die Sektoren anders als die Buchgewinnkennzahlen </w:t>
      </w:r>
      <w:r>
        <w:lastRenderedPageBreak/>
        <w:t xml:space="preserve">(ROA, ROE &amp; </w:t>
      </w:r>
      <w:proofErr w:type="spellStart"/>
      <w:r>
        <w:t>Ebit</w:t>
      </w:r>
      <w:proofErr w:type="spellEnd"/>
      <w:r>
        <w:t xml:space="preserve">-Marge), weil Cashflows stärker von Investitionsentscheidungen und der </w:t>
      </w:r>
      <w:r w:rsidRPr="00735FD2">
        <w:t xml:space="preserve">Periodenabgrenzung </w:t>
      </w:r>
      <w:proofErr w:type="gramStart"/>
      <w:r w:rsidRPr="00735FD2">
        <w:t>abhängen</w:t>
      </w:r>
      <w:proofErr w:type="gramEnd"/>
      <w:r w:rsidR="00AA7445" w:rsidRPr="00735FD2">
        <w:t xml:space="preserve"> </w:t>
      </w:r>
      <w:sdt>
        <w:sdtPr>
          <w:id w:val="926239563"/>
          <w:citation/>
        </w:sdtPr>
        <w:sdtEndPr/>
        <w:sdtContent>
          <w:r w:rsidR="00AA7445" w:rsidRPr="00735FD2">
            <w:fldChar w:fldCharType="begin"/>
          </w:r>
          <w:r w:rsidR="00735FD2" w:rsidRPr="00735FD2">
            <w:instrText xml:space="preserve">CITATION Slo96 \p 291 \l 1031 </w:instrText>
          </w:r>
          <w:r w:rsidR="00AA7445" w:rsidRPr="00735FD2">
            <w:fldChar w:fldCharType="separate"/>
          </w:r>
          <w:r w:rsidR="0004311B">
            <w:rPr>
              <w:noProof/>
            </w:rPr>
            <w:t>(Sloan, 1996, S. 291)</w:t>
          </w:r>
          <w:r w:rsidR="00AA7445" w:rsidRPr="00735FD2">
            <w:fldChar w:fldCharType="end"/>
          </w:r>
        </w:sdtContent>
      </w:sdt>
      <w:r w:rsidR="00AA7445" w:rsidRPr="00735FD2">
        <w:t>.</w:t>
      </w:r>
    </w:p>
    <w:p w14:paraId="4EFF1EC8" w14:textId="65B4F867" w:rsidR="000B5613" w:rsidRDefault="000B5613" w:rsidP="000B5613">
      <w:r>
        <w:t>Industrie und Basis Konsumgüter kombinieren mittlere (</w:t>
      </w:r>
      <w:r>
        <w:rPr>
          <w:rFonts w:ascii="Symbol" w:hAnsi="Symbol"/>
          <w:i/>
          <w:iCs/>
        </w:rPr>
        <w:t>j</w:t>
      </w:r>
      <w:r>
        <w:t xml:space="preserve"> ≈ −0,44) mit niedrigen </w:t>
      </w:r>
      <w:r w:rsidR="00336C98">
        <w:rPr>
          <w:rFonts w:ascii="Symbol" w:hAnsi="Symbol"/>
          <w:i/>
          <w:iCs/>
        </w:rPr>
        <w:t>s</w:t>
      </w:r>
      <w:r w:rsidR="00336C98">
        <w:t xml:space="preserve"> </w:t>
      </w:r>
      <w:r>
        <w:t xml:space="preserve">in allen vier Kennzahlen. In der ROA bleiben beide für </w:t>
      </w:r>
      <w:proofErr w:type="gramStart"/>
      <w:r w:rsidR="00336C98">
        <w:rPr>
          <w:rFonts w:ascii="Symbol" w:hAnsi="Symbol"/>
          <w:i/>
          <w:iCs/>
        </w:rPr>
        <w:t>s</w:t>
      </w:r>
      <w:r w:rsidR="00336C98">
        <w:t xml:space="preserve">  </w:t>
      </w:r>
      <w:r>
        <w:t>um</w:t>
      </w:r>
      <w:proofErr w:type="gramEnd"/>
      <w:r>
        <w:t xml:space="preserve"> 0,015, in der EBIT-Marge bei </w:t>
      </w:r>
      <w:r w:rsidR="00336C98">
        <w:rPr>
          <w:rFonts w:ascii="Symbol" w:hAnsi="Symbol"/>
          <w:i/>
          <w:iCs/>
        </w:rPr>
        <w:t>s</w:t>
      </w:r>
      <w:r w:rsidR="00336C98">
        <w:t xml:space="preserve"> </w:t>
      </w:r>
      <w:r>
        <w:t xml:space="preserve">≈ 0,06, in der FCF-Marge bei </w:t>
      </w:r>
      <w:r w:rsidR="00A41461">
        <w:rPr>
          <w:rFonts w:ascii="Symbol" w:hAnsi="Symbol"/>
          <w:i/>
          <w:iCs/>
        </w:rPr>
        <w:t>s</w:t>
      </w:r>
      <w:r w:rsidR="00A41461">
        <w:t xml:space="preserve"> </w:t>
      </w:r>
      <w:r>
        <w:t>≈ 0,1. Die Profitabilität dieser zwei Sektoren schwankt quartalsweise damit nur wenig und Mean Reversion ist durchschnittlich.</w:t>
      </w:r>
    </w:p>
    <w:p w14:paraId="2C4CC5E9" w14:textId="47B34FE4" w:rsidR="000B5613" w:rsidRDefault="000B5613" w:rsidP="000B5613">
      <w:r>
        <w:t xml:space="preserve">Versorger und Immobilien zeigen in ROA und ROE ein ähnliches Bild wie Industrie und Basis Konsumgüter: niedrige </w:t>
      </w:r>
      <w:r w:rsidR="00A41461">
        <w:rPr>
          <w:rFonts w:ascii="Symbol" w:hAnsi="Symbol"/>
          <w:i/>
          <w:iCs/>
        </w:rPr>
        <w:t>s</w:t>
      </w:r>
      <w:r w:rsidR="00A41461">
        <w:t xml:space="preserve"> </w:t>
      </w:r>
      <w:r>
        <w:t xml:space="preserve">unter 0,038 bei mittlerer Mean-Reversion. Bei der EBIT-Marge ist </w:t>
      </w:r>
      <w:r w:rsidR="00A41461">
        <w:rPr>
          <w:rFonts w:ascii="Symbol" w:hAnsi="Symbol"/>
          <w:i/>
          <w:iCs/>
        </w:rPr>
        <w:t>s</w:t>
      </w:r>
      <w:r w:rsidR="00A41461">
        <w:t xml:space="preserve"> </w:t>
      </w:r>
      <w:r>
        <w:t xml:space="preserve">bei ca. 0,2, und in der FCF-Marge erreichen Versorger </w:t>
      </w:r>
      <w:r w:rsidR="00A41461">
        <w:rPr>
          <w:rFonts w:ascii="Symbol" w:hAnsi="Symbol"/>
          <w:i/>
          <w:iCs/>
        </w:rPr>
        <w:t>s</w:t>
      </w:r>
      <w:r w:rsidR="00A41461">
        <w:t xml:space="preserve"> </w:t>
      </w:r>
      <w:r>
        <w:t xml:space="preserve">≈ 0,22 und Immobilien </w:t>
      </w:r>
      <w:r w:rsidR="00A41461">
        <w:rPr>
          <w:rFonts w:ascii="Symbol" w:hAnsi="Symbol"/>
          <w:i/>
          <w:iCs/>
        </w:rPr>
        <w:t>s</w:t>
      </w:r>
      <w:r w:rsidR="00A41461">
        <w:t xml:space="preserve"> </w:t>
      </w:r>
      <w:r>
        <w:t xml:space="preserve">≈ 0,60. Immobilien sind hier 2,4-mal so volatil wie </w:t>
      </w:r>
      <w:proofErr w:type="gramStart"/>
      <w:r>
        <w:t>die nächstgrößte Sektor</w:t>
      </w:r>
      <w:proofErr w:type="gramEnd"/>
      <w:r>
        <w:t xml:space="preserve"> (Energie </w:t>
      </w:r>
      <w:r w:rsidR="00A41461">
        <w:rPr>
          <w:rFonts w:ascii="Symbol" w:hAnsi="Symbol"/>
          <w:i/>
          <w:iCs/>
        </w:rPr>
        <w:t>s</w:t>
      </w:r>
      <w:r w:rsidR="00A41461">
        <w:t xml:space="preserve"> </w:t>
      </w:r>
      <w:r>
        <w:t xml:space="preserve">≈ 0,25) und stechen klar heraus. Parallel dazu verhält sich </w:t>
      </w:r>
      <w:r w:rsidR="00A41461">
        <w:rPr>
          <w:rFonts w:ascii="Symbol" w:hAnsi="Symbol"/>
          <w:i/>
          <w:iCs/>
        </w:rPr>
        <w:t>j</w:t>
      </w:r>
      <w:r>
        <w:t>. Versorger liegen in ROA und ROE im Mittelfeld (</w:t>
      </w:r>
      <w:r w:rsidR="00A41461">
        <w:rPr>
          <w:rFonts w:ascii="Symbol" w:hAnsi="Symbol"/>
          <w:i/>
          <w:iCs/>
        </w:rPr>
        <w:t>j</w:t>
      </w:r>
      <w:r w:rsidR="00A41461">
        <w:t xml:space="preserve"> </w:t>
      </w:r>
      <w:r>
        <w:t xml:space="preserve">≈ −0,43), in der EBIT-Marge bei </w:t>
      </w:r>
      <w:r w:rsidR="00A41461">
        <w:rPr>
          <w:rFonts w:ascii="Symbol" w:hAnsi="Symbol"/>
          <w:i/>
          <w:iCs/>
        </w:rPr>
        <w:t>j</w:t>
      </w:r>
      <w:r w:rsidR="00A41461">
        <w:t xml:space="preserve"> </w:t>
      </w:r>
      <w:r>
        <w:t xml:space="preserve">≈ −0,46 (Platz 3) und in der FCF-Marge bei </w:t>
      </w:r>
      <w:r w:rsidR="00A41461">
        <w:rPr>
          <w:rFonts w:ascii="Symbol" w:hAnsi="Symbol"/>
          <w:i/>
          <w:iCs/>
        </w:rPr>
        <w:t>j</w:t>
      </w:r>
      <w:r w:rsidR="00A41461">
        <w:t xml:space="preserve"> </w:t>
      </w:r>
      <w:r>
        <w:t>≈ −0,50 (Platz 1). Immobilien bleiben in allen vier Kennzahlen auf den vorderen Plätzen (</w:t>
      </w:r>
      <w:r w:rsidR="00A41461">
        <w:rPr>
          <w:rFonts w:ascii="Symbol" w:hAnsi="Symbol"/>
          <w:i/>
          <w:iCs/>
        </w:rPr>
        <w:t>j</w:t>
      </w:r>
      <w:r w:rsidR="00A41461">
        <w:t xml:space="preserve"> </w:t>
      </w:r>
      <w:r>
        <w:t xml:space="preserve">zwischen −0,46 und −0,48), und ihre </w:t>
      </w:r>
      <w:r w:rsidR="00A41461">
        <w:rPr>
          <w:rFonts w:ascii="Symbol" w:hAnsi="Symbol"/>
          <w:i/>
          <w:iCs/>
        </w:rPr>
        <w:t>j</w:t>
      </w:r>
      <w:r w:rsidR="00A41461">
        <w:t xml:space="preserve"> </w:t>
      </w:r>
      <w:r>
        <w:t xml:space="preserve">-Werte streuen mit IQR ≈ 0,13 am engsten unter allen Sektoren. Die Mean-Reversion ist damit bei Immobilien nicht nur stark, sondern über alle Immobilienunternehmen hinweg gleichwertig vertreten. Beide Sektoren wechseln von Stabilität in den Buchgewinnen zu Volatilität im Cashflow, bei Immobilien besonders ausgeprägt. </w:t>
      </w:r>
      <w:r w:rsidR="00E1795E">
        <w:t>Während Erträge in beiden Sektoren stabil sind</w:t>
      </w:r>
      <w:r w:rsidR="006A5681">
        <w:t xml:space="preserve"> (Mieten und langfristige Verträge)</w:t>
      </w:r>
      <w:r w:rsidR="00E1795E">
        <w:t xml:space="preserve">, </w:t>
      </w:r>
      <w:r w:rsidR="003D2CCB">
        <w:t xml:space="preserve">reagiert der </w:t>
      </w:r>
      <w:proofErr w:type="gramStart"/>
      <w:r w:rsidR="003D2CCB">
        <w:t>Cash Flow</w:t>
      </w:r>
      <w:proofErr w:type="gramEnd"/>
      <w:r w:rsidR="003D2CCB">
        <w:t xml:space="preserve"> deutlich stärker auf Investi</w:t>
      </w:r>
      <w:r w:rsidR="001F0900">
        <w:t>ti</w:t>
      </w:r>
      <w:r w:rsidR="003D2CCB">
        <w:t>onsentscheidungen</w:t>
      </w:r>
      <w:r w:rsidR="001F0900">
        <w:t xml:space="preserve"> (</w:t>
      </w:r>
      <w:r w:rsidR="00CA3F18">
        <w:t>punktuell</w:t>
      </w:r>
      <w:r w:rsidR="00563855">
        <w:t>e</w:t>
      </w:r>
      <w:r w:rsidR="004D7434">
        <w:t xml:space="preserve"> Kapitalbindung durch </w:t>
      </w:r>
      <w:r w:rsidR="00D5767C">
        <w:t xml:space="preserve">Erweiterung des Immobilienportfolios </w:t>
      </w:r>
      <w:r w:rsidR="005B6BCB">
        <w:t>und</w:t>
      </w:r>
      <w:r w:rsidR="00D5767C">
        <w:t xml:space="preserve"> </w:t>
      </w:r>
      <w:r w:rsidR="00CA61E0">
        <w:t xml:space="preserve">mittelfristig durch </w:t>
      </w:r>
      <w:r w:rsidR="00D5767C">
        <w:t>Ausbau der Infrastruktur)</w:t>
      </w:r>
      <w:r w:rsidR="009946D2">
        <w:t>.</w:t>
      </w:r>
    </w:p>
    <w:p w14:paraId="18513AA9" w14:textId="08EC8C8F" w:rsidR="000B5613" w:rsidRDefault="000B5613" w:rsidP="000B5613">
      <w:r>
        <w:t>Energie zeigt das Gegenstück zu den stabilen Sektoren.</w:t>
      </w:r>
      <w:r w:rsidR="00DA3A69">
        <w:t xml:space="preserve"> </w:t>
      </w:r>
      <w:r w:rsidR="00DA3A69">
        <w:rPr>
          <w:rFonts w:ascii="Symbol" w:hAnsi="Symbol"/>
          <w:i/>
          <w:iCs/>
        </w:rPr>
        <w:t>s</w:t>
      </w:r>
      <w:r w:rsidR="00DA3A69">
        <w:t xml:space="preserve"> </w:t>
      </w:r>
      <w:r>
        <w:t xml:space="preserve">liegt in allen vier Kennzahlen über dem Median, während </w:t>
      </w:r>
      <w:r w:rsidR="00DA3A69">
        <w:rPr>
          <w:rFonts w:ascii="Symbol" w:hAnsi="Symbol"/>
          <w:i/>
          <w:iCs/>
        </w:rPr>
        <w:t>j</w:t>
      </w:r>
      <w:r w:rsidR="00DA3A69">
        <w:t xml:space="preserve"> </w:t>
      </w:r>
      <w:r>
        <w:t>jeweils im Mittelfeld bleibt (</w:t>
      </w:r>
      <w:r w:rsidR="00DA3A69">
        <w:rPr>
          <w:rFonts w:ascii="Symbol" w:hAnsi="Symbol"/>
          <w:i/>
          <w:iCs/>
        </w:rPr>
        <w:t>j</w:t>
      </w:r>
      <w:r w:rsidR="00DA3A69">
        <w:t xml:space="preserve"> </w:t>
      </w:r>
      <w:r>
        <w:t>≈ −0,43). Eine durchgängig hohe Volatilität bei moderater Stärke der Mean-Reversion ist bei keiner anderen Sektor so ausgeprägt. Rohstoffpreise haben im Bereich Energie einen Einfluss auf alle Kennzahlen der Profitabilität. Eine Korrektur findet zwar statt, läuft aber langsamer als die externen Preisbewegungen, die sie auslöse</w:t>
      </w:r>
      <w:r w:rsidR="007F62EC">
        <w:t>.</w:t>
      </w:r>
    </w:p>
    <w:p w14:paraId="7F443604" w14:textId="196B4970" w:rsidR="000B5613" w:rsidRDefault="000B5613" w:rsidP="000B5613">
      <w:r>
        <w:t xml:space="preserve">Kommunikationsdienste verbinden hohe </w:t>
      </w:r>
      <w:r w:rsidR="00DA3A69">
        <w:rPr>
          <w:rFonts w:ascii="Symbol" w:hAnsi="Symbol"/>
          <w:i/>
          <w:iCs/>
        </w:rPr>
        <w:t>s</w:t>
      </w:r>
      <w:r w:rsidR="00DA3A69">
        <w:t xml:space="preserve"> </w:t>
      </w:r>
      <w:r>
        <w:t xml:space="preserve">mit der jeweils stärksten Mean-Reversion in den Buchgewinnen. </w:t>
      </w:r>
      <w:r w:rsidR="00282071">
        <w:rPr>
          <w:rFonts w:ascii="Symbol" w:hAnsi="Symbol"/>
          <w:i/>
          <w:iCs/>
        </w:rPr>
        <w:t>j</w:t>
      </w:r>
      <w:r w:rsidR="00282071">
        <w:t xml:space="preserve"> </w:t>
      </w:r>
      <w:r>
        <w:t xml:space="preserve">liegt in ROA, ROE und EBIT-Marge bei </w:t>
      </w:r>
      <w:r w:rsidR="00282071">
        <w:rPr>
          <w:rFonts w:ascii="Symbol" w:hAnsi="Symbol"/>
          <w:i/>
          <w:iCs/>
        </w:rPr>
        <w:t>j</w:t>
      </w:r>
      <w:r w:rsidR="00282071">
        <w:t xml:space="preserve"> </w:t>
      </w:r>
      <w:r>
        <w:t xml:space="preserve">≈ −0,49 (Platz 1), </w:t>
      </w:r>
      <w:r w:rsidR="00DA3A69">
        <w:rPr>
          <w:rFonts w:ascii="Symbol" w:hAnsi="Symbol"/>
          <w:i/>
          <w:iCs/>
        </w:rPr>
        <w:t>s</w:t>
      </w:r>
      <w:r w:rsidR="00DA3A69">
        <w:t xml:space="preserve"> </w:t>
      </w:r>
      <w:r>
        <w:t xml:space="preserve">erreicht in der ROE mit 0,087 das höchste Niveau aller Sektoren, in der EBIT-Marge liegt es leicht über Median. In der FCF-Marge fallen die Werte auf −0,46 (Platz 6) ab, </w:t>
      </w:r>
      <w:r w:rsidR="00DA3A69">
        <w:rPr>
          <w:rFonts w:ascii="Symbol" w:hAnsi="Symbol"/>
          <w:i/>
          <w:iCs/>
        </w:rPr>
        <w:t>s</w:t>
      </w:r>
      <w:r w:rsidR="00DA3A69">
        <w:t xml:space="preserve"> </w:t>
      </w:r>
      <w:r>
        <w:t xml:space="preserve">steigt auf 0,18 (nahe Median). Hohe Volatilität und starke Mean-Reversion zeichnen die Werte der Buchgewinne aus. Eine Erklärung dafür könnte eine Kombination aus volatilen Investitionsphasen (Netzausbau o.Ä.) und </w:t>
      </w:r>
      <w:r>
        <w:lastRenderedPageBreak/>
        <w:t>stabilen Erlösen (aus langfristigen Verträgen) sein, welche Margen-Ausschläge nach Investitionsphasen schnell zurückführen.</w:t>
      </w:r>
    </w:p>
    <w:p w14:paraId="76D9225F" w14:textId="590DC8B9" w:rsidR="000B5613" w:rsidRDefault="000B5613" w:rsidP="000B5613">
      <w:r>
        <w:t xml:space="preserve">Grundstoffe und Technologie befinden sich am rechten Ende der </w:t>
      </w:r>
      <w:r w:rsidR="00282071">
        <w:rPr>
          <w:rFonts w:ascii="Symbol" w:hAnsi="Symbol"/>
          <w:i/>
          <w:iCs/>
        </w:rPr>
        <w:t>j</w:t>
      </w:r>
      <w:r w:rsidR="00282071">
        <w:t xml:space="preserve"> </w:t>
      </w:r>
      <w:r>
        <w:t>-Skala. Grundstoffe haben in drei Kennzahlen die schwächste Mean-Reversion (</w:t>
      </w:r>
      <w:r w:rsidR="00282071">
        <w:rPr>
          <w:rFonts w:ascii="Symbol" w:hAnsi="Symbol"/>
          <w:i/>
          <w:iCs/>
        </w:rPr>
        <w:t>j</w:t>
      </w:r>
      <w:r w:rsidR="00282071">
        <w:t xml:space="preserve"> </w:t>
      </w:r>
      <w:r>
        <w:t xml:space="preserve">um −0,37 bis −0,43), während </w:t>
      </w:r>
      <w:r w:rsidR="00282071">
        <w:rPr>
          <w:rFonts w:ascii="Symbol" w:hAnsi="Symbol"/>
          <w:i/>
          <w:iCs/>
        </w:rPr>
        <w:t>s</w:t>
      </w:r>
      <w:r w:rsidR="00282071">
        <w:t xml:space="preserve"> </w:t>
      </w:r>
      <w:r>
        <w:t xml:space="preserve">im mittleren Bereich liegt (ROA: 0,020, FCF-Marge: 0,18). Zugleich streuen die </w:t>
      </w:r>
      <w:r w:rsidR="00282071">
        <w:rPr>
          <w:rFonts w:ascii="Symbol" w:hAnsi="Symbol"/>
          <w:i/>
          <w:iCs/>
        </w:rPr>
        <w:t>j</w:t>
      </w:r>
      <w:r w:rsidR="00282071">
        <w:t xml:space="preserve"> </w:t>
      </w:r>
      <w:r>
        <w:t xml:space="preserve">-Werte mit IQR ≈ 0,21 am breitesten unter allen Sektoren. Technologie zeigt in ROA, ROE und EBIT-Marge denselben </w:t>
      </w:r>
      <w:r w:rsidR="00282071">
        <w:rPr>
          <w:rFonts w:ascii="Symbol" w:hAnsi="Symbol"/>
          <w:i/>
          <w:iCs/>
        </w:rPr>
        <w:t>j</w:t>
      </w:r>
      <w:r w:rsidR="00282071">
        <w:t xml:space="preserve"> </w:t>
      </w:r>
      <w:r>
        <w:t>-Wert (−0,40), und auch in der FCF-Marge (</w:t>
      </w:r>
      <w:r w:rsidR="00282071">
        <w:rPr>
          <w:rFonts w:ascii="Symbol" w:hAnsi="Symbol"/>
          <w:i/>
          <w:iCs/>
        </w:rPr>
        <w:t>j</w:t>
      </w:r>
      <w:r w:rsidR="00282071">
        <w:t xml:space="preserve"> </w:t>
      </w:r>
      <w:r>
        <w:t xml:space="preserve">≈ −0,45), welcher dort aber eher im Mittelfeld liegt. Zyklischer Konsum folgt diesem Muster. In den Buchgewinnen bleibt </w:t>
      </w:r>
      <w:r w:rsidR="00282071">
        <w:rPr>
          <w:rFonts w:ascii="Symbol" w:hAnsi="Symbol"/>
          <w:i/>
          <w:iCs/>
        </w:rPr>
        <w:t>j</w:t>
      </w:r>
      <w:r w:rsidR="00282071">
        <w:t xml:space="preserve"> </w:t>
      </w:r>
      <w:r>
        <w:t xml:space="preserve">um −0,40, in der FCF-Marge erreicht es −0,48 (Platz 2). </w:t>
      </w:r>
      <w:r w:rsidR="00282071">
        <w:rPr>
          <w:rFonts w:ascii="Symbol" w:hAnsi="Symbol"/>
          <w:i/>
          <w:iCs/>
        </w:rPr>
        <w:t>s</w:t>
      </w:r>
      <w:r w:rsidR="00282071">
        <w:t xml:space="preserve"> </w:t>
      </w:r>
      <w:r>
        <w:t>liegt für alle drei Sektoren im Mittelfeld. Die Mean-Reversion im Cashflow ist damit bei Technologie und Zyklischem Konsum deutlich stärker als in den Buchgewinnen, bei Grundstoffen bleibt sie durchgängig schwach. In Technologie und Zyklischem Konsum erzeugen Wachstumstrends und Konjunkturphasen länger anhaltende Bewegungen in den Buchgewinnen, der Cashflow kehrt dagegen schneller zur Norm zurück. Ähnliche Muster lassen sich auch in der Literatur finden.</w:t>
      </w:r>
      <w:r w:rsidR="00FA0AF5">
        <w:t xml:space="preserve"> </w:t>
      </w:r>
      <w:sdt>
        <w:sdtPr>
          <w:id w:val="967476377"/>
          <w:citation/>
        </w:sdtPr>
        <w:sdtEndPr/>
        <w:sdtContent>
          <w:r w:rsidR="006474CB">
            <w:fldChar w:fldCharType="begin"/>
          </w:r>
          <w:r w:rsidR="006474CB">
            <w:instrText xml:space="preserve">CITATION Com05 \p "187ff, 190ff" \l 1031 </w:instrText>
          </w:r>
          <w:r w:rsidR="006474CB">
            <w:fldChar w:fldCharType="separate"/>
          </w:r>
          <w:r w:rsidR="0004311B">
            <w:rPr>
              <w:noProof/>
            </w:rPr>
            <w:t>(Comin &amp; Philippon, 2005, S. 187ff, 190ff)</w:t>
          </w:r>
          <w:r w:rsidR="006474CB">
            <w:fldChar w:fldCharType="end"/>
          </w:r>
        </w:sdtContent>
      </w:sdt>
      <w:r w:rsidR="00AC3128">
        <w:t>.</w:t>
      </w:r>
    </w:p>
    <w:p w14:paraId="3692C3E1" w14:textId="4BEC4915" w:rsidR="0028389F" w:rsidRDefault="000B5613" w:rsidP="000B5613">
      <w:r>
        <w:t xml:space="preserve">Gesundheit zeigt in keiner der vier Kennzahlen extreme Werte. </w:t>
      </w:r>
      <w:r w:rsidR="00282071">
        <w:rPr>
          <w:rFonts w:ascii="Symbol" w:hAnsi="Symbol"/>
          <w:i/>
          <w:iCs/>
        </w:rPr>
        <w:t>j</w:t>
      </w:r>
      <w:r w:rsidR="00282071">
        <w:t xml:space="preserve"> </w:t>
      </w:r>
      <w:r>
        <w:t xml:space="preserve">liegt bei−0,45, </w:t>
      </w:r>
      <w:r w:rsidR="00282071">
        <w:rPr>
          <w:rFonts w:ascii="Symbol" w:hAnsi="Symbol"/>
          <w:i/>
          <w:iCs/>
        </w:rPr>
        <w:t>s</w:t>
      </w:r>
      <w:r w:rsidR="00282071">
        <w:t xml:space="preserve"> </w:t>
      </w:r>
      <w:r>
        <w:t>im moderaten Bereich (0,020 in ROA, 0,147 in der FCF-Marge). D</w:t>
      </w:r>
      <w:r w:rsidR="00AF29ED">
        <w:t>er</w:t>
      </w:r>
      <w:r>
        <w:t xml:space="preserve"> Sektor zeigt damit das durchschnittliche Profitabilitätsprofil der Stichprobe. Anders als bei anderen fehlt ein dominanter Sektortreiber wie Rohstoffabhängigkeit, Regulierung oder hohe Anlagenintensität, der die Profitabilitätsdynamik in eine bestimmte Richtung verschieben würde. Eine Erklärung könnte sein, dass Pharmaunternehmen mit langen Patentlaufzeiten und zyklischere Medizintechnik sich beim Mitteln ausgleichen.</w:t>
      </w:r>
    </w:p>
    <w:p w14:paraId="3D977AEC" w14:textId="452A9DF3" w:rsidR="00636D49" w:rsidRDefault="00200B88" w:rsidP="00636D49">
      <w:pPr>
        <w:pStyle w:val="Abbildung"/>
        <w:rPr>
          <w:noProof/>
        </w:rPr>
      </w:pPr>
      <w:r w:rsidRPr="00F66A38">
        <w:rPr>
          <w:noProof/>
        </w:rPr>
        <w:lastRenderedPageBreak/>
        <w:drawing>
          <wp:inline distT="0" distB="0" distL="0" distR="0" wp14:anchorId="6F031D49" wp14:editId="07A698B4">
            <wp:extent cx="5400000" cy="4064400"/>
            <wp:effectExtent l="0" t="0" r="0" b="0"/>
            <wp:docPr id="62918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53" name="Grafik 1"/>
                    <pic:cNvPicPr/>
                  </pic:nvPicPr>
                  <pic:blipFill rotWithShape="1">
                    <a:blip r:embed="rId28" cstate="print">
                      <a:extLst>
                        <a:ext uri="{28A0092B-C50C-407E-A947-70E740481C1C}">
                          <a14:useLocalDpi xmlns:a14="http://schemas.microsoft.com/office/drawing/2010/main" val="0"/>
                        </a:ext>
                      </a:extLst>
                    </a:blip>
                    <a:srcRect l="403" r="553"/>
                    <a:stretch>
                      <a:fillRect/>
                    </a:stretch>
                  </pic:blipFill>
                  <pic:spPr bwMode="auto">
                    <a:xfrm>
                      <a:off x="0" y="0"/>
                      <a:ext cx="5400000" cy="4064400"/>
                    </a:xfrm>
                    <a:prstGeom prst="rect">
                      <a:avLst/>
                    </a:prstGeom>
                    <a:ln>
                      <a:noFill/>
                    </a:ln>
                    <a:extLst>
                      <a:ext uri="{53640926-AAD7-44D8-BBD7-CCE9431645EC}">
                        <a14:shadowObscured xmlns:a14="http://schemas.microsoft.com/office/drawing/2010/main"/>
                      </a:ext>
                    </a:extLst>
                  </pic:spPr>
                </pic:pic>
              </a:graphicData>
            </a:graphic>
          </wp:inline>
        </w:drawing>
      </w:r>
    </w:p>
    <w:p w14:paraId="77537274" w14:textId="55948C27" w:rsidR="00636D49" w:rsidRPr="007F210D" w:rsidRDefault="00636D49" w:rsidP="00BF7FDA">
      <w:pPr>
        <w:pStyle w:val="Beschriftung"/>
      </w:pPr>
      <w:bookmarkStart w:id="135" w:name="_Toc230279801"/>
      <w:r w:rsidRPr="007F210D">
        <w:t xml:space="preserve">Abbildung </w:t>
      </w:r>
      <w:r>
        <w:fldChar w:fldCharType="begin"/>
      </w:r>
      <w:r w:rsidRPr="007F210D">
        <w:instrText xml:space="preserve"> SEQ Abbildung \* ARABIC </w:instrText>
      </w:r>
      <w:r>
        <w:fldChar w:fldCharType="separate"/>
      </w:r>
      <w:r w:rsidR="0007759D">
        <w:rPr>
          <w:noProof/>
        </w:rPr>
        <w:t>12</w:t>
      </w:r>
      <w:r>
        <w:rPr>
          <w:noProof/>
        </w:rPr>
        <w:fldChar w:fldCharType="end"/>
      </w:r>
      <w:r w:rsidRPr="007F210D">
        <w:t>:</w:t>
      </w:r>
      <w:r w:rsidR="00F42945">
        <w:tab/>
      </w:r>
      <w:r w:rsidR="00400132">
        <w:t>Liquidität</w:t>
      </w:r>
      <w:r>
        <w:t xml:space="preserve"> – Sektor</w:t>
      </w:r>
      <w:r w:rsidR="00E25351">
        <w:t xml:space="preserve"> </w:t>
      </w:r>
      <w:r>
        <w:t>-</w:t>
      </w:r>
      <w:r w:rsidR="00E25351">
        <w:t xml:space="preserve"> </w:t>
      </w:r>
      <w:r>
        <w:t>Mediane im Vergleich zum Kennzahl</w:t>
      </w:r>
      <w:r w:rsidR="00E25351">
        <w:t xml:space="preserve"> </w:t>
      </w:r>
      <w:r>
        <w:t>-</w:t>
      </w:r>
      <w:r w:rsidR="00E25351">
        <w:t xml:space="preserve"> </w:t>
      </w:r>
      <w:r>
        <w:t>Median</w:t>
      </w:r>
      <w:bookmarkEnd w:id="135"/>
    </w:p>
    <w:p w14:paraId="668552D4" w14:textId="08DA0D8C" w:rsidR="008B6A47" w:rsidRDefault="008B6A47" w:rsidP="008B6A47">
      <w:r>
        <w:t xml:space="preserve">Die zehn Sektor-Mediane in der Current Ratio liegen zwischen </w:t>
      </w:r>
      <w:r>
        <w:rPr>
          <w:rFonts w:ascii="Symbol" w:hAnsi="Symbol"/>
          <w:i/>
          <w:iCs/>
        </w:rPr>
        <w:t>j</w:t>
      </w:r>
      <w:r>
        <w:t xml:space="preserve"> ≈ −0,10 (Technologie) und </w:t>
      </w:r>
      <w:r>
        <w:rPr>
          <w:rFonts w:ascii="Symbol" w:hAnsi="Symbol"/>
          <w:i/>
          <w:iCs/>
        </w:rPr>
        <w:t>j</w:t>
      </w:r>
      <w:r>
        <w:t xml:space="preserve"> ≈ −0,34 (Immobilien). Mean-Reversion ist damit auch hier </w:t>
      </w:r>
      <w:proofErr w:type="gramStart"/>
      <w:r>
        <w:t>in jeder Sektor</w:t>
      </w:r>
      <w:proofErr w:type="gramEnd"/>
      <w:r>
        <w:t xml:space="preserve"> vorhanden, aber deutlich schwächer als in der Profitabilität. Die Spannweite von 0,24 ist gleichzeitig doppelt so groß wie in den Profitabilitätskennzahlen (ca. 0,12), Mean-Reversion variiert also stärker zwischen den Sektoren. Die Schätzqualität spiegelt diese schwächere Lage wider: Signifikanzraten von 30 % (Kommunikationsdienste) </w:t>
      </w:r>
      <w:r w:rsidR="007B6F5D">
        <w:t>und</w:t>
      </w:r>
      <w:r>
        <w:t xml:space="preserve"> 82 % (Immobilien) und die R²-Mediane bewegen sich zwischen 0,01 und 0,12, ebenfalls deutlich unter den Profitabilitätswerten. Einzelne </w:t>
      </w:r>
      <w:r w:rsidRPr="00AC3128">
        <w:t xml:space="preserve">Unternehmen erreichen </w:t>
      </w:r>
      <w:r w:rsidR="007B6F5D" w:rsidRPr="00AC3128">
        <w:rPr>
          <w:rFonts w:ascii="Symbol" w:hAnsi="Symbol"/>
          <w:i/>
          <w:iCs/>
        </w:rPr>
        <w:t>j</w:t>
      </w:r>
      <w:r w:rsidR="007B6F5D" w:rsidRPr="00AC3128">
        <w:t xml:space="preserve"> </w:t>
      </w:r>
      <w:r w:rsidRPr="00AC3128">
        <w:t>-Werte bis +0,30 (siehe</w:t>
      </w:r>
      <w:r w:rsidR="00AC3128" w:rsidRPr="00AC3128">
        <w:t xml:space="preserve"> Kapitel </w:t>
      </w:r>
      <w:r w:rsidR="00AC3128" w:rsidRPr="00AC3128">
        <w:fldChar w:fldCharType="begin"/>
      </w:r>
      <w:r w:rsidR="00AC3128" w:rsidRPr="00AC3128">
        <w:instrText xml:space="preserve"> REF _Ref230010461 \r \h </w:instrText>
      </w:r>
      <w:r w:rsidR="00AC3128">
        <w:instrText xml:space="preserve"> \* MERGEFORMAT </w:instrText>
      </w:r>
      <w:r w:rsidR="00AC3128" w:rsidRPr="00AC3128">
        <w:fldChar w:fldCharType="separate"/>
      </w:r>
      <w:r w:rsidR="0007759D">
        <w:rPr>
          <w:cs/>
        </w:rPr>
        <w:t>‎</w:t>
      </w:r>
      <w:r w:rsidR="0007759D">
        <w:t>4.1.3</w:t>
      </w:r>
      <w:r w:rsidR="00AC3128" w:rsidRPr="00AC3128">
        <w:fldChar w:fldCharType="end"/>
      </w:r>
      <w:r w:rsidRPr="00AC3128">
        <w:t>), und 11</w:t>
      </w:r>
      <w:r>
        <w:t>,4 % der Unternehmen liegen sogar oberhalb der Random-Walk-Linie, die Sektor-Mediane bleiben aber alle im negativen Bereich.</w:t>
      </w:r>
    </w:p>
    <w:p w14:paraId="23C76EA0" w14:textId="38C29A0A" w:rsidR="008B6A47" w:rsidRDefault="008B6A47" w:rsidP="008B6A47">
      <w:r>
        <w:t>Industrie, Zyklische und Basis Konsumgüter sowie Versorger und Kommunikationsdienste kombinieren mittlere bis leicht überdurchschnittliche Mean-Reversion (</w:t>
      </w:r>
      <w:r w:rsidR="007B6F5D">
        <w:rPr>
          <w:rFonts w:ascii="Symbol" w:hAnsi="Symbol"/>
          <w:i/>
          <w:iCs/>
        </w:rPr>
        <w:t>j</w:t>
      </w:r>
      <w:r w:rsidR="007B6F5D">
        <w:t xml:space="preserve"> </w:t>
      </w:r>
      <w:r>
        <w:t xml:space="preserve">≈ −0,18) mit niedrigen </w:t>
      </w:r>
      <w:r w:rsidR="007B6F5D">
        <w:rPr>
          <w:rFonts w:ascii="Symbol" w:hAnsi="Symbol"/>
          <w:i/>
          <w:iCs/>
        </w:rPr>
        <w:t>s</w:t>
      </w:r>
      <w:r w:rsidR="007B6F5D">
        <w:t xml:space="preserve"> </w:t>
      </w:r>
      <w:r>
        <w:t xml:space="preserve">zwischen 0,20 und 0,27. Ihre Liquidität schwankt quartalsweise also nur wenig und folgt dem Sektor-Mittel. Versorger zeigen mit </w:t>
      </w:r>
      <w:r w:rsidR="007B6F5D">
        <w:rPr>
          <w:rFonts w:ascii="Symbol" w:hAnsi="Symbol"/>
          <w:i/>
          <w:iCs/>
        </w:rPr>
        <w:t>s</w:t>
      </w:r>
      <w:r w:rsidR="007B6F5D">
        <w:t xml:space="preserve"> </w:t>
      </w:r>
      <w:r>
        <w:t>≈ 0,20 das niedrigste Volatilitätsniveau aller Sektoren, was zur regulierten Geschäftsstruktur passt.</w:t>
      </w:r>
    </w:p>
    <w:p w14:paraId="34EBC146" w14:textId="01D532CC" w:rsidR="008B6A47" w:rsidRDefault="008B6A47" w:rsidP="008B6A47">
      <w:r>
        <w:lastRenderedPageBreak/>
        <w:t xml:space="preserve">Immobilienunternehmen fallen in beiden Achsen auf. Mit </w:t>
      </w:r>
      <w:r w:rsidR="00DE725D">
        <w:rPr>
          <w:rFonts w:ascii="Symbol" w:hAnsi="Symbol"/>
          <w:i/>
          <w:iCs/>
        </w:rPr>
        <w:t>j</w:t>
      </w:r>
      <w:r w:rsidR="00DE725D">
        <w:t xml:space="preserve"> </w:t>
      </w:r>
      <w:r>
        <w:t xml:space="preserve">≈ −0,34 zeigen sie die stärkste Mean-Reversion und mit </w:t>
      </w:r>
      <w:r w:rsidR="00DE725D">
        <w:rPr>
          <w:rFonts w:ascii="Symbol" w:hAnsi="Symbol"/>
          <w:i/>
          <w:iCs/>
        </w:rPr>
        <w:t>s</w:t>
      </w:r>
      <w:r w:rsidR="00DE725D">
        <w:t xml:space="preserve"> </w:t>
      </w:r>
      <w:r>
        <w:t xml:space="preserve">≈ 1,34 ein Volatilitätsniveau, das 2,6-mal so hoch ist wie das </w:t>
      </w:r>
      <w:proofErr w:type="gramStart"/>
      <w:r>
        <w:t xml:space="preserve">der nächstgrößten </w:t>
      </w:r>
      <w:r w:rsidRPr="009E51D1">
        <w:t>Sektor</w:t>
      </w:r>
      <w:proofErr w:type="gramEnd"/>
      <w:r w:rsidRPr="009E51D1">
        <w:t xml:space="preserve"> (Gesundheit </w:t>
      </w:r>
      <w:r w:rsidR="009E51D1" w:rsidRPr="009E51D1">
        <w:rPr>
          <w:rFonts w:ascii="Symbol" w:hAnsi="Symbol"/>
          <w:i/>
          <w:iCs/>
        </w:rPr>
        <w:t>s</w:t>
      </w:r>
      <w:r w:rsidR="009E51D1" w:rsidRPr="009E51D1">
        <w:t xml:space="preserve"> </w:t>
      </w:r>
      <w:r w:rsidRPr="009E51D1">
        <w:t>≈ 0,52). Auch</w:t>
      </w:r>
      <w:r>
        <w:t xml:space="preserve"> die Schätzqualität ist hier deutlich besser als in den anderen Sektoren (</w:t>
      </w:r>
      <w:r w:rsidRPr="009E51D1">
        <w:t>Sig</w:t>
      </w:r>
      <w:r w:rsidR="009E51D1" w:rsidRPr="009E51D1">
        <w:t>nifikanz</w:t>
      </w:r>
      <w:r w:rsidRPr="009E51D1">
        <w:t xml:space="preserve"> 82 %,</w:t>
      </w:r>
      <w:r>
        <w:t xml:space="preserve"> R²-Median 0,12). REIT-typische Refinanzierungen und Immobilienverkäufe erklären das σ-Niveau, die schnelle Mean-Reversion erfolgt dann durch Anpassung der Liquiditätsposition, zu normalisierten Werten.</w:t>
      </w:r>
    </w:p>
    <w:p w14:paraId="53626967" w14:textId="3327EFC8" w:rsidR="008B6A47" w:rsidRDefault="008B6A47" w:rsidP="008B6A47">
      <w:r>
        <w:t xml:space="preserve">Auch Gesundheit, Grundstoffe und Energie liegen mit </w:t>
      </w:r>
      <w:r w:rsidR="00F726DA">
        <w:rPr>
          <w:rFonts w:ascii="Symbol" w:hAnsi="Symbol"/>
          <w:i/>
          <w:iCs/>
        </w:rPr>
        <w:t>s</w:t>
      </w:r>
      <w:r w:rsidR="00F726DA">
        <w:t xml:space="preserve"> </w:t>
      </w:r>
      <w:r>
        <w:t xml:space="preserve">zwischen 0,35 und 0,52 über dem Sektor-Median, sind aber bei weitem nicht so volatil wie Immobilien. Gesundheit und Grundstoffe bleiben in </w:t>
      </w:r>
      <w:r w:rsidR="00F726DA">
        <w:rPr>
          <w:rFonts w:ascii="Symbol" w:hAnsi="Symbol"/>
          <w:i/>
          <w:iCs/>
        </w:rPr>
        <w:t>j</w:t>
      </w:r>
      <w:r w:rsidR="00F726DA">
        <w:t xml:space="preserve"> </w:t>
      </w:r>
      <w:r>
        <w:t xml:space="preserve">im Mittelfeld, ihr erhöhtes </w:t>
      </w:r>
      <w:r w:rsidR="00F726DA">
        <w:rPr>
          <w:rFonts w:ascii="Symbol" w:hAnsi="Symbol"/>
          <w:i/>
          <w:iCs/>
        </w:rPr>
        <w:t>s</w:t>
      </w:r>
      <w:r w:rsidR="00F726DA">
        <w:t xml:space="preserve"> </w:t>
      </w:r>
      <w:r>
        <w:t xml:space="preserve">geht nicht mit stärkerer Mean-Reversion einher. Energie zeigt dagegen mit </w:t>
      </w:r>
      <w:r w:rsidR="00A100D3">
        <w:rPr>
          <w:rFonts w:ascii="Symbol" w:hAnsi="Symbol"/>
          <w:i/>
          <w:iCs/>
        </w:rPr>
        <w:t>j</w:t>
      </w:r>
      <w:r w:rsidR="00A100D3">
        <w:t xml:space="preserve"> </w:t>
      </w:r>
      <w:r>
        <w:t>≈ −0,23 eine relativ starke Mean-Reversion. Eine mögliche Erklärung dafür könnten wieder die Rohstoffpreise sein, welche sich auch auf die Liquidität auswirken und dort eine schnelle Korrektur beeinflussen.</w:t>
      </w:r>
    </w:p>
    <w:p w14:paraId="0BB56154" w14:textId="533BCBB3" w:rsidR="00636D49" w:rsidRDefault="008B6A47" w:rsidP="008B6A47">
      <w:r>
        <w:t xml:space="preserve">Technologie weist mit </w:t>
      </w:r>
      <w:r w:rsidR="00A100D3">
        <w:rPr>
          <w:rFonts w:ascii="Symbol" w:hAnsi="Symbol"/>
          <w:i/>
          <w:iCs/>
        </w:rPr>
        <w:t>j</w:t>
      </w:r>
      <w:r w:rsidR="00A100D3">
        <w:t xml:space="preserve"> </w:t>
      </w:r>
      <w:r>
        <w:t>≈ −0,10 die schwächste Mean-Reversion aller Sektoren auf</w:t>
      </w:r>
      <w:r w:rsidRPr="009E51D1">
        <w:t xml:space="preserve">, bei gleichzeitig leicht erhöhtem </w:t>
      </w:r>
      <w:r w:rsidR="00A100D3" w:rsidRPr="009E51D1">
        <w:rPr>
          <w:rFonts w:ascii="Symbol" w:hAnsi="Symbol"/>
          <w:i/>
          <w:iCs/>
        </w:rPr>
        <w:t>s</w:t>
      </w:r>
      <w:r w:rsidR="00A100D3" w:rsidRPr="009E51D1">
        <w:t xml:space="preserve"> </w:t>
      </w:r>
      <w:r w:rsidRPr="009E51D1">
        <w:t>(0,40) und der niedrigsten Schätzqualität (Sig</w:t>
      </w:r>
      <w:r w:rsidR="009E51D1" w:rsidRPr="009E51D1">
        <w:t>nifikanz</w:t>
      </w:r>
      <w:r w:rsidRPr="009E51D1">
        <w:t xml:space="preserve"> 34 %, R²-Median 0,014</w:t>
      </w:r>
      <w:r>
        <w:t>). Die schnelle Veränderungsdynamik der Sektor zeigt sich auch in der Liquidität: kurzfristige Forderungen und Verbindlichkeiten passen sich langsamer an typische Niveaus an als in reiferen Sektoren, was schlussendlich auch die Mean-Reversion abschwächt.</w:t>
      </w:r>
    </w:p>
    <w:p w14:paraId="7C43CAAF" w14:textId="011FA26A" w:rsidR="00FB1434" w:rsidRDefault="000310B4" w:rsidP="00FB1434">
      <w:pPr>
        <w:pStyle w:val="Abbildung"/>
        <w:rPr>
          <w:noProof/>
        </w:rPr>
      </w:pPr>
      <w:r w:rsidRPr="00F66A38">
        <w:rPr>
          <w:noProof/>
        </w:rPr>
        <w:drawing>
          <wp:inline distT="0" distB="0" distL="0" distR="0" wp14:anchorId="573C12E5" wp14:editId="56BD8C1C">
            <wp:extent cx="5400000" cy="2034000"/>
            <wp:effectExtent l="0" t="0" r="0" b="4445"/>
            <wp:docPr id="236803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3913" name="Grafik 1"/>
                    <pic:cNvPicPr/>
                  </pic:nvPicPr>
                  <pic:blipFill rotWithShape="1">
                    <a:blip r:embed="rId29" cstate="print">
                      <a:extLst>
                        <a:ext uri="{28A0092B-C50C-407E-A947-70E740481C1C}">
                          <a14:useLocalDpi xmlns:a14="http://schemas.microsoft.com/office/drawing/2010/main" val="0"/>
                        </a:ext>
                      </a:extLst>
                    </a:blip>
                    <a:srcRect t="9006" b="788"/>
                    <a:stretch>
                      <a:fillRect/>
                    </a:stretch>
                  </pic:blipFill>
                  <pic:spPr bwMode="auto">
                    <a:xfrm>
                      <a:off x="0" y="0"/>
                      <a:ext cx="5400000" cy="2034000"/>
                    </a:xfrm>
                    <a:prstGeom prst="rect">
                      <a:avLst/>
                    </a:prstGeom>
                    <a:ln>
                      <a:noFill/>
                    </a:ln>
                    <a:extLst>
                      <a:ext uri="{53640926-AAD7-44D8-BBD7-CCE9431645EC}">
                        <a14:shadowObscured xmlns:a14="http://schemas.microsoft.com/office/drawing/2010/main"/>
                      </a:ext>
                    </a:extLst>
                  </pic:spPr>
                </pic:pic>
              </a:graphicData>
            </a:graphic>
          </wp:inline>
        </w:drawing>
      </w:r>
    </w:p>
    <w:p w14:paraId="4FC3A5BE" w14:textId="6E2DBEE5" w:rsidR="00FB1434" w:rsidRPr="007F210D" w:rsidRDefault="00FB1434" w:rsidP="00BF7FDA">
      <w:pPr>
        <w:pStyle w:val="Beschriftung"/>
      </w:pPr>
      <w:bookmarkStart w:id="136" w:name="_Toc230279802"/>
      <w:r w:rsidRPr="007F210D">
        <w:t xml:space="preserve">Abbildung </w:t>
      </w:r>
      <w:r>
        <w:fldChar w:fldCharType="begin"/>
      </w:r>
      <w:r w:rsidRPr="007F210D">
        <w:instrText xml:space="preserve"> SEQ Abbildung \* ARABIC </w:instrText>
      </w:r>
      <w:r>
        <w:fldChar w:fldCharType="separate"/>
      </w:r>
      <w:r w:rsidR="0007759D">
        <w:rPr>
          <w:noProof/>
        </w:rPr>
        <w:t>13</w:t>
      </w:r>
      <w:r>
        <w:rPr>
          <w:noProof/>
        </w:rPr>
        <w:fldChar w:fldCharType="end"/>
      </w:r>
      <w:r w:rsidRPr="007F210D">
        <w:t>:</w:t>
      </w:r>
      <w:r w:rsidR="00F42945">
        <w:tab/>
      </w:r>
      <w:r>
        <w:t>Kapitalstruktur – Sektor</w:t>
      </w:r>
      <w:r w:rsidR="00DD7C01">
        <w:t xml:space="preserve"> </w:t>
      </w:r>
      <w:r>
        <w:t>-</w:t>
      </w:r>
      <w:r w:rsidR="00DD7C01">
        <w:t xml:space="preserve"> </w:t>
      </w:r>
      <w:r>
        <w:t>Mediane im Vergleich zum Kennzahl</w:t>
      </w:r>
      <w:r w:rsidR="00DD7C01">
        <w:t xml:space="preserve"> </w:t>
      </w:r>
      <w:r>
        <w:t>-</w:t>
      </w:r>
      <w:r w:rsidR="00DD7C01">
        <w:t xml:space="preserve"> </w:t>
      </w:r>
      <w:r>
        <w:t>Median</w:t>
      </w:r>
      <w:bookmarkEnd w:id="136"/>
    </w:p>
    <w:p w14:paraId="65EE53ED" w14:textId="09323EA6" w:rsidR="00FD63C7" w:rsidRDefault="00FD63C7" w:rsidP="00FD63C7">
      <w:r w:rsidRPr="00C55138">
        <w:t xml:space="preserve">Die zehn Sektor-Mediane in der </w:t>
      </w:r>
      <w:proofErr w:type="spellStart"/>
      <w:r w:rsidRPr="00C55138">
        <w:t>Debt</w:t>
      </w:r>
      <w:proofErr w:type="spellEnd"/>
      <w:r w:rsidRPr="00C55138">
        <w:t xml:space="preserve">/Equity liegen zwischen </w:t>
      </w:r>
      <w:r>
        <w:rPr>
          <w:rFonts w:ascii="Symbol" w:hAnsi="Symbol"/>
          <w:i/>
          <w:iCs/>
        </w:rPr>
        <w:t>j</w:t>
      </w:r>
      <w:r>
        <w:t xml:space="preserve"> </w:t>
      </w:r>
      <w:r w:rsidRPr="00C55138">
        <w:t xml:space="preserve">≈ −0,04 (Zyklische Konsumgüter) und </w:t>
      </w:r>
      <w:r>
        <w:rPr>
          <w:rFonts w:ascii="Symbol" w:hAnsi="Symbol"/>
          <w:i/>
          <w:iCs/>
        </w:rPr>
        <w:t>j</w:t>
      </w:r>
      <w:r>
        <w:t xml:space="preserve"> </w:t>
      </w:r>
      <w:r w:rsidRPr="00C55138">
        <w:t xml:space="preserve">≈ −0,17 (Versorger), in der Eigenkapitalquote zwischen </w:t>
      </w:r>
      <w:r>
        <w:rPr>
          <w:rFonts w:ascii="Symbol" w:hAnsi="Symbol"/>
          <w:i/>
          <w:iCs/>
        </w:rPr>
        <w:t>j</w:t>
      </w:r>
      <w:r>
        <w:t xml:space="preserve"> </w:t>
      </w:r>
      <w:r w:rsidRPr="00C55138">
        <w:t xml:space="preserve">≈ −0,005 (Grundstoffe) und </w:t>
      </w:r>
      <w:r>
        <w:rPr>
          <w:rFonts w:ascii="Symbol" w:hAnsi="Symbol"/>
          <w:i/>
          <w:iCs/>
        </w:rPr>
        <w:t>j</w:t>
      </w:r>
      <w:r>
        <w:t xml:space="preserve"> </w:t>
      </w:r>
      <w:r w:rsidRPr="00C55138">
        <w:t xml:space="preserve">≈ −0,14 (Versorger). Die Spannweite zwischen den Sektoren liegt mit etwa 0,13 in beiden Kennzahlen wieder im Bereich der Profitabilität. </w:t>
      </w:r>
      <w:r>
        <w:t>Während</w:t>
      </w:r>
      <w:r w:rsidRPr="00C55138">
        <w:t xml:space="preserve"> die Schätzqualität nochmals niedriger </w:t>
      </w:r>
      <w:r>
        <w:t xml:space="preserve">ist </w:t>
      </w:r>
      <w:r w:rsidRPr="00C55138">
        <w:t>als in den vor</w:t>
      </w:r>
      <w:r>
        <w:t>her</w:t>
      </w:r>
      <w:r w:rsidRPr="00C55138">
        <w:t xml:space="preserve">igen </w:t>
      </w:r>
      <w:r w:rsidRPr="00C55138">
        <w:lastRenderedPageBreak/>
        <w:t xml:space="preserve">Kennzahl-Gruppen: Signifikanzraten reichen von 11 % (Kommunikationsdienste in der Eigenkapitalquote) bis 49 % (Versorger in </w:t>
      </w:r>
      <w:proofErr w:type="spellStart"/>
      <w:r w:rsidRPr="00C55138">
        <w:t>Debt</w:t>
      </w:r>
      <w:proofErr w:type="spellEnd"/>
      <w:r w:rsidRPr="00C55138">
        <w:t xml:space="preserve">/Equity), die R²-Mediane bewegen sich zwischen 0,003 und 0,036. </w:t>
      </w:r>
      <w:r>
        <w:t>D</w:t>
      </w:r>
      <w:r w:rsidRPr="00C55138">
        <w:t>ie Sektor-Mediane</w:t>
      </w:r>
      <w:r>
        <w:t xml:space="preserve"> </w:t>
      </w:r>
      <w:r w:rsidRPr="00C55138">
        <w:t xml:space="preserve">bleiben im negativen Bereich, </w:t>
      </w:r>
      <w:r>
        <w:t xml:space="preserve">wenn </w:t>
      </w:r>
      <w:r w:rsidRPr="00AC3128">
        <w:t xml:space="preserve">auch sehr nah an 0, obwohl einzelne Unternehmen φ-Werte bis +0,65 (siehe </w:t>
      </w:r>
      <w:r w:rsidR="00AC3128" w:rsidRPr="00AC3128">
        <w:t xml:space="preserve">Kapitel </w:t>
      </w:r>
      <w:r w:rsidR="00AC3128" w:rsidRPr="00AC3128">
        <w:fldChar w:fldCharType="begin"/>
      </w:r>
      <w:r w:rsidR="00AC3128" w:rsidRPr="00AC3128">
        <w:instrText xml:space="preserve"> REF _Ref230010502 \r \h </w:instrText>
      </w:r>
      <w:r w:rsidR="00AC3128">
        <w:instrText xml:space="preserve"> \* MERGEFORMAT </w:instrText>
      </w:r>
      <w:r w:rsidR="00AC3128" w:rsidRPr="00AC3128">
        <w:fldChar w:fldCharType="separate"/>
      </w:r>
      <w:r w:rsidR="0007759D">
        <w:rPr>
          <w:cs/>
        </w:rPr>
        <w:t>‎</w:t>
      </w:r>
      <w:r w:rsidR="0007759D">
        <w:t>4.1.4</w:t>
      </w:r>
      <w:r w:rsidR="00AC3128" w:rsidRPr="00AC3128">
        <w:fldChar w:fldCharType="end"/>
      </w:r>
      <w:r w:rsidRPr="00AC3128">
        <w:t>) erreichen</w:t>
      </w:r>
      <w:r>
        <w:t>.</w:t>
      </w:r>
    </w:p>
    <w:p w14:paraId="031693ED" w14:textId="40BC6FF9" w:rsidR="00FD63C7" w:rsidRDefault="00FD63C7" w:rsidP="00FD63C7">
      <w:r>
        <w:t>Versorger zeigen in beiden Kapitalstruktur-Kennzahlen die stärkste Mean-Reversion (</w:t>
      </w:r>
      <w:r>
        <w:rPr>
          <w:rFonts w:ascii="Symbol" w:hAnsi="Symbol"/>
          <w:i/>
          <w:iCs/>
        </w:rPr>
        <w:t>j</w:t>
      </w:r>
      <w:r>
        <w:t xml:space="preserve"> ≈ −0,17 in </w:t>
      </w:r>
      <w:proofErr w:type="spellStart"/>
      <w:r>
        <w:t>Debt</w:t>
      </w:r>
      <w:proofErr w:type="spellEnd"/>
      <w:r>
        <w:t xml:space="preserve">/Equity, </w:t>
      </w:r>
      <w:r>
        <w:rPr>
          <w:rFonts w:ascii="Symbol" w:hAnsi="Symbol"/>
          <w:i/>
          <w:iCs/>
        </w:rPr>
        <w:t>j</w:t>
      </w:r>
      <w:r>
        <w:t xml:space="preserve"> ≈ −0,14 in der Eigenkapitalquote) und das </w:t>
      </w:r>
      <w:r w:rsidRPr="00E23802">
        <w:t>niedrigste Volatilitätsniveau (</w:t>
      </w:r>
      <w:r w:rsidRPr="00E23802">
        <w:rPr>
          <w:rFonts w:ascii="Symbol" w:hAnsi="Symbol"/>
          <w:i/>
          <w:iCs/>
        </w:rPr>
        <w:t>s</w:t>
      </w:r>
      <w:r w:rsidRPr="00E23802">
        <w:t xml:space="preserve"> ≈ 0,016). Auch die Schätzqualität ist hier am höchsten (Si</w:t>
      </w:r>
      <w:r w:rsidR="00E23802" w:rsidRPr="00E23802">
        <w:t>gnifikanz</w:t>
      </w:r>
      <w:r w:rsidRPr="00E23802">
        <w:t xml:space="preserve"> 49 % bzw. 26</w:t>
      </w:r>
      <w:r>
        <w:t xml:space="preserve"> %, R²-Median 0,036 bzw. 0,023). Regulatorische Eigenkapital- und Verschuldungsvorgaben führen zu einer kontinuierlichen Anpassung der Kapitalstruktur, was sich als messbar leichte Mean-Reversion darstellt.</w:t>
      </w:r>
    </w:p>
    <w:p w14:paraId="1435A2FF" w14:textId="034AB5AA" w:rsidR="00FD63C7" w:rsidRDefault="00FD63C7" w:rsidP="00FD63C7">
      <w:r>
        <w:t xml:space="preserve">Immobilien zeigen ein Wechselprofil zwischen den beiden Kennzahlen. Die </w:t>
      </w:r>
      <w:proofErr w:type="spellStart"/>
      <w:r>
        <w:t>Debt</w:t>
      </w:r>
      <w:proofErr w:type="spellEnd"/>
      <w:r>
        <w:t xml:space="preserve">/Equity-Position ist mit </w:t>
      </w:r>
      <w:r>
        <w:rPr>
          <w:rFonts w:ascii="Symbol" w:hAnsi="Symbol"/>
          <w:i/>
          <w:iCs/>
        </w:rPr>
        <w:t>s</w:t>
      </w:r>
      <w:r>
        <w:t xml:space="preserve"> ≈ 0,25 die zweitvolatilste in dieser Kennzahl, während die Eigenkapitalquote mit </w:t>
      </w:r>
      <w:r>
        <w:rPr>
          <w:rFonts w:ascii="Symbol" w:hAnsi="Symbol"/>
          <w:i/>
          <w:iCs/>
        </w:rPr>
        <w:t>s</w:t>
      </w:r>
      <w:r>
        <w:t xml:space="preserve"> ≈ 0,027 zu den stabilsten zählt. Mit </w:t>
      </w:r>
      <w:r>
        <w:rPr>
          <w:rFonts w:ascii="Symbol" w:hAnsi="Symbol"/>
          <w:i/>
          <w:iCs/>
        </w:rPr>
        <w:t>j</w:t>
      </w:r>
      <w:r>
        <w:t xml:space="preserve"> ≈ −0,17 in </w:t>
      </w:r>
      <w:proofErr w:type="spellStart"/>
      <w:r>
        <w:t>Debt</w:t>
      </w:r>
      <w:proofErr w:type="spellEnd"/>
      <w:r>
        <w:t xml:space="preserve">/Equity und </w:t>
      </w:r>
      <w:r>
        <w:rPr>
          <w:rFonts w:ascii="Symbol" w:hAnsi="Symbol"/>
          <w:i/>
          <w:iCs/>
        </w:rPr>
        <w:t>j</w:t>
      </w:r>
      <w:r>
        <w:t xml:space="preserve"> ≈ −0,08 in der Eigenkapitalquote liegt die Mean-Reversion in beiden Kennzahlen über dem Sektor-Mittel. REIT-typische Refinanzierungen prägen die kurzfristige Verschuldung, der bilanzielle Eigenkapitalanteil bleibt durch die langfristige Bewertung der Immobilien stabil.</w:t>
      </w:r>
    </w:p>
    <w:p w14:paraId="6544FDEF" w14:textId="1A9FC877" w:rsidR="00FB1434" w:rsidRPr="00D01E1F" w:rsidRDefault="00FD63C7" w:rsidP="00D93B1C">
      <w:r>
        <w:t xml:space="preserve">Die übrigen Sektoren liegen näher beieinander. In sechs davon (Gesundheit, Energie, Industrie, Grundstoffe, Technologie, Zyklische Konsumgüter) bleiben bei beiden Kennzahlen die </w:t>
      </w:r>
      <w:r>
        <w:rPr>
          <w:rFonts w:ascii="Symbol" w:hAnsi="Symbol"/>
          <w:i/>
          <w:iCs/>
        </w:rPr>
        <w:t>j</w:t>
      </w:r>
      <w:r>
        <w:t xml:space="preserve"> -Werte über −0,12 und geben in der Schätzqualität nur sehr schwache Werte: R²-Mediane zwischen 0,004 und 0,026, Signifikanzraten zwischen 13 % und 37 %. Eine übergreifende Mean-Reversion lässt sich für diese Sektoren nicht erkennen.</w:t>
      </w:r>
    </w:p>
    <w:p w14:paraId="52282751" w14:textId="5AFB2AEB" w:rsidR="00844529" w:rsidRPr="00844529" w:rsidRDefault="002A6165" w:rsidP="00844529">
      <w:pPr>
        <w:pStyle w:val="berschrift3"/>
      </w:pPr>
      <w:bookmarkStart w:id="137" w:name="_Ref230101557"/>
      <w:bookmarkStart w:id="138" w:name="_Ref230101633"/>
      <w:bookmarkStart w:id="139" w:name="_Ref230101746"/>
      <w:bookmarkStart w:id="140" w:name="_Ref230101873"/>
      <w:bookmarkStart w:id="141" w:name="_Ref230102073"/>
      <w:bookmarkStart w:id="142" w:name="_Toc230281192"/>
      <w:proofErr w:type="spellStart"/>
      <w:r w:rsidRPr="002A6165">
        <w:t>Quadrantenverteilung</w:t>
      </w:r>
      <w:proofErr w:type="spellEnd"/>
      <w:r w:rsidRPr="002A6165">
        <w:t xml:space="preserve"> pro Sektor</w:t>
      </w:r>
      <w:bookmarkEnd w:id="137"/>
      <w:bookmarkEnd w:id="138"/>
      <w:bookmarkEnd w:id="139"/>
      <w:bookmarkEnd w:id="140"/>
      <w:bookmarkEnd w:id="141"/>
      <w:bookmarkEnd w:id="142"/>
    </w:p>
    <w:p w14:paraId="5BF2BC9A" w14:textId="5C3F7465" w:rsidR="000A40D1" w:rsidRDefault="000A40D1" w:rsidP="000A40D1">
      <w:r>
        <w:t xml:space="preserve">Die Aufschlüsselung der Mediane in </w:t>
      </w:r>
      <w:r w:rsidR="00D26255">
        <w:fldChar w:fldCharType="begin"/>
      </w:r>
      <w:r w:rsidR="00D26255">
        <w:instrText xml:space="preserve"> REF _Ref229995046 \r \h </w:instrText>
      </w:r>
      <w:r w:rsidR="00D26255">
        <w:fldChar w:fldCharType="separate"/>
      </w:r>
      <w:r w:rsidR="0007759D">
        <w:rPr>
          <w:cs/>
        </w:rPr>
        <w:t>‎</w:t>
      </w:r>
      <w:r w:rsidR="0007759D">
        <w:t>4.2.1</w:t>
      </w:r>
      <w:r w:rsidR="00D26255">
        <w:fldChar w:fldCharType="end"/>
      </w:r>
      <w:r>
        <w:t xml:space="preserve"> zeigt, wo sich die Sektoren im </w:t>
      </w:r>
      <w:r w:rsidR="00CE764C" w:rsidRPr="00CE764C">
        <w:rPr>
          <w:rFonts w:ascii="Symbol" w:hAnsi="Symbol"/>
          <w:i/>
          <w:iCs/>
        </w:rPr>
        <w:t>j</w:t>
      </w:r>
      <w:r>
        <w:t>-</w:t>
      </w:r>
      <w:r w:rsidR="00941F7A" w:rsidRPr="00941F7A">
        <w:rPr>
          <w:rFonts w:ascii="Symbol" w:hAnsi="Symbol"/>
          <w:i/>
          <w:iCs/>
        </w:rPr>
        <w:t>s</w:t>
      </w:r>
      <w:r>
        <w:t>-Raum einordnen. Eine zusätzliche Sicht ergibt sich durch die Klassifikation in die vier Dynamik-Quadranten (</w:t>
      </w:r>
      <w:r w:rsidR="00380A76">
        <w:t xml:space="preserve">Kapitel </w:t>
      </w:r>
      <w:r w:rsidR="00380A76">
        <w:fldChar w:fldCharType="begin"/>
      </w:r>
      <w:r w:rsidR="00380A76">
        <w:instrText xml:space="preserve"> REF _Ref230010529 \r \h </w:instrText>
      </w:r>
      <w:r w:rsidR="00380A76">
        <w:fldChar w:fldCharType="separate"/>
      </w:r>
      <w:r w:rsidR="0007759D">
        <w:rPr>
          <w:cs/>
        </w:rPr>
        <w:t>‎</w:t>
      </w:r>
      <w:r w:rsidR="0007759D">
        <w:t>3.3</w:t>
      </w:r>
      <w:r w:rsidR="00380A76">
        <w:fldChar w:fldCharType="end"/>
      </w:r>
      <w:r>
        <w:t>):</w:t>
      </w:r>
    </w:p>
    <w:p w14:paraId="0A3A585C" w14:textId="7C9B3E06" w:rsidR="000A40D1" w:rsidRDefault="000A40D1" w:rsidP="000A40D1">
      <w:pPr>
        <w:pStyle w:val="Listenabsatz"/>
        <w:numPr>
          <w:ilvl w:val="0"/>
          <w:numId w:val="39"/>
        </w:numPr>
      </w:pPr>
      <w:r>
        <w:t>Korrektiv-Volatil (K-V)</w:t>
      </w:r>
    </w:p>
    <w:p w14:paraId="7B5C70EC" w14:textId="629FF278" w:rsidR="000A40D1" w:rsidRDefault="000A40D1" w:rsidP="000A40D1">
      <w:pPr>
        <w:pStyle w:val="Listenabsatz"/>
        <w:numPr>
          <w:ilvl w:val="0"/>
          <w:numId w:val="39"/>
        </w:numPr>
      </w:pPr>
      <w:r>
        <w:t>Korrektiv-Stabil (K-S)</w:t>
      </w:r>
    </w:p>
    <w:p w14:paraId="24651415" w14:textId="493849D4" w:rsidR="000A40D1" w:rsidRDefault="000A40D1" w:rsidP="000A40D1">
      <w:pPr>
        <w:pStyle w:val="Listenabsatz"/>
        <w:numPr>
          <w:ilvl w:val="0"/>
          <w:numId w:val="39"/>
        </w:numPr>
      </w:pPr>
      <w:r>
        <w:t>Persistent-Volatil (P-V)</w:t>
      </w:r>
    </w:p>
    <w:p w14:paraId="54C03754" w14:textId="68C31048" w:rsidR="000A40D1" w:rsidRDefault="000A40D1" w:rsidP="004F0596">
      <w:pPr>
        <w:pStyle w:val="Listenabsatz"/>
        <w:numPr>
          <w:ilvl w:val="0"/>
          <w:numId w:val="39"/>
        </w:numPr>
      </w:pPr>
      <w:r>
        <w:t>Persistent-Stabil (P-S)</w:t>
      </w:r>
    </w:p>
    <w:p w14:paraId="3EB6B528" w14:textId="6D177937" w:rsidR="00844529" w:rsidRDefault="000A40D1" w:rsidP="000A40D1">
      <w:r>
        <w:t xml:space="preserve">In der folgenden Grafik ist dargestellt, in welchem Quadranten der jeweilige Sektor-Median liegt, wie weit er vom Kennzahl-Median entfernt ist und wie viele Unternehmen </w:t>
      </w:r>
      <w:proofErr w:type="gramStart"/>
      <w:r>
        <w:t>einer Sektor</w:t>
      </w:r>
      <w:proofErr w:type="gramEnd"/>
      <w:r>
        <w:t xml:space="preserve"> in diesem Quadranten liegen.</w:t>
      </w:r>
    </w:p>
    <w:p w14:paraId="327A60C5" w14:textId="25697909" w:rsidR="00EE6AC5" w:rsidRDefault="00875611" w:rsidP="000A40D1">
      <w:r>
        <w:lastRenderedPageBreak/>
        <w:fldChar w:fldCharType="begin"/>
      </w:r>
      <w:r>
        <w:instrText xml:space="preserve"> REF _Ref229995489 \h </w:instrText>
      </w:r>
      <w:r>
        <w:fldChar w:fldCharType="separate"/>
      </w:r>
      <w:r w:rsidR="0007759D" w:rsidRPr="007F210D">
        <w:t xml:space="preserve">Abbildung </w:t>
      </w:r>
      <w:r w:rsidR="0007759D">
        <w:rPr>
          <w:noProof/>
        </w:rPr>
        <w:t>14</w:t>
      </w:r>
      <w:r>
        <w:fldChar w:fldCharType="end"/>
      </w:r>
      <w:r w:rsidR="007061C3" w:rsidRPr="007061C3">
        <w:t xml:space="preserve"> stellt dies in einer </w:t>
      </w:r>
      <w:proofErr w:type="spellStart"/>
      <w:r w:rsidR="007061C3" w:rsidRPr="007061C3">
        <w:t>Heatmap</w:t>
      </w:r>
      <w:proofErr w:type="spellEnd"/>
      <w:r w:rsidR="007061C3" w:rsidRPr="007061C3">
        <w:t xml:space="preserve"> dar. Die </w:t>
      </w:r>
      <w:r w:rsidR="007061C3" w:rsidRPr="000B6B7A">
        <w:rPr>
          <w:rFonts w:ascii="Symbol" w:hAnsi="Symbol"/>
          <w:i/>
          <w:iCs/>
        </w:rPr>
        <w:t>Dj</w:t>
      </w:r>
      <w:r w:rsidR="000B6B7A">
        <w:rPr>
          <w:rFonts w:ascii="Symbol" w:hAnsi="Symbol"/>
          <w:i/>
          <w:iCs/>
        </w:rPr>
        <w:t xml:space="preserve"> </w:t>
      </w:r>
      <w:r w:rsidR="007061C3" w:rsidRPr="007061C3">
        <w:t xml:space="preserve">- und </w:t>
      </w:r>
      <w:r w:rsidR="000B6B7A" w:rsidRPr="000B6B7A">
        <w:rPr>
          <w:rFonts w:ascii="Symbol" w:hAnsi="Symbol"/>
          <w:i/>
          <w:iCs/>
        </w:rPr>
        <w:t>D</w:t>
      </w:r>
      <w:r w:rsidR="000B6B7A">
        <w:rPr>
          <w:rFonts w:ascii="Symbol" w:hAnsi="Symbol"/>
          <w:i/>
          <w:iCs/>
        </w:rPr>
        <w:t xml:space="preserve">s </w:t>
      </w:r>
      <w:r w:rsidR="000B6B7A" w:rsidRPr="007061C3">
        <w:t xml:space="preserve">- </w:t>
      </w:r>
      <w:r w:rsidR="007061C3" w:rsidRPr="007061C3">
        <w:t xml:space="preserve">-Werte in der Zellmitte geben die Abweichung des Sektor-Kennzahl-Medians vom Kennzahl-Median zahlenmäßig an. Die Farbe einer Zelle entspricht der Farbe des Quadranten, in dem die größte Anzahl an </w:t>
      </w:r>
      <w:r w:rsidR="007061C3" w:rsidRPr="00491912">
        <w:t>Unternehmen liegt (vgl.</w:t>
      </w:r>
      <w:r w:rsidR="00A71546" w:rsidRPr="00491912">
        <w:t xml:space="preserve"> </w:t>
      </w:r>
      <w:r w:rsidR="0026311E" w:rsidRPr="00491912">
        <w:fldChar w:fldCharType="begin"/>
      </w:r>
      <w:r w:rsidR="0026311E" w:rsidRPr="00491912">
        <w:instrText xml:space="preserve"> REF _Ref229990345 \h </w:instrText>
      </w:r>
      <w:r w:rsidR="00491912">
        <w:instrText xml:space="preserve"> \* MERGEFORMAT </w:instrText>
      </w:r>
      <w:r w:rsidR="0026311E" w:rsidRPr="00491912">
        <w:fldChar w:fldCharType="separate"/>
      </w:r>
      <w:r w:rsidR="0007759D" w:rsidRPr="007F210D">
        <w:t xml:space="preserve">Abbildung </w:t>
      </w:r>
      <w:r w:rsidR="0007759D">
        <w:rPr>
          <w:noProof/>
        </w:rPr>
        <w:t>7</w:t>
      </w:r>
      <w:r w:rsidR="0026311E" w:rsidRPr="00491912">
        <w:fldChar w:fldCharType="end"/>
      </w:r>
      <w:r w:rsidR="0026311E" w:rsidRPr="00491912">
        <w:t xml:space="preserve"> -</w:t>
      </w:r>
      <w:r w:rsidR="00AC147B" w:rsidRPr="00491912">
        <w:t xml:space="preserve"> </w:t>
      </w:r>
      <w:r w:rsidR="00491912" w:rsidRPr="00491912">
        <w:fldChar w:fldCharType="begin"/>
      </w:r>
      <w:r w:rsidR="00491912" w:rsidRPr="00491912">
        <w:instrText xml:space="preserve"> REF _Ref229992674 \h </w:instrText>
      </w:r>
      <w:r w:rsidR="00491912">
        <w:instrText xml:space="preserve"> \* MERGEFORMAT </w:instrText>
      </w:r>
      <w:r w:rsidR="00491912" w:rsidRPr="00491912">
        <w:fldChar w:fldCharType="separate"/>
      </w:r>
      <w:r w:rsidR="0007759D" w:rsidRPr="007F210D">
        <w:t xml:space="preserve">Abbildung </w:t>
      </w:r>
      <w:r w:rsidR="0007759D">
        <w:rPr>
          <w:noProof/>
        </w:rPr>
        <w:t>9</w:t>
      </w:r>
      <w:r w:rsidR="00491912" w:rsidRPr="00491912">
        <w:fldChar w:fldCharType="end"/>
      </w:r>
      <w:r w:rsidR="00491912" w:rsidRPr="00491912">
        <w:t>). Die Sätt</w:t>
      </w:r>
      <w:r w:rsidR="007061C3" w:rsidRPr="00491912">
        <w:t>igung der Farbe wächst mit dem</w:t>
      </w:r>
      <w:r w:rsidR="007061C3" w:rsidRPr="007061C3">
        <w:t xml:space="preserve"> Anteil der Unternehmen </w:t>
      </w:r>
      <w:proofErr w:type="gramStart"/>
      <w:r w:rsidR="007061C3" w:rsidRPr="007061C3">
        <w:t>einer Sektor</w:t>
      </w:r>
      <w:proofErr w:type="gramEnd"/>
      <w:r w:rsidR="007061C3" w:rsidRPr="007061C3">
        <w:t xml:space="preserve">, deren Schätzung in diesem Quadranten liegt. Der prozentuale Wert findet sich oben links in den Zellen wieder. Oben rechts ist nur der Anteil der signifikanten Schätzungen (p&lt;0,05) in diesem Quadranten gezeigt (beide %-Werte haben die gleiche Bezugsbasis, die Anzahl an Unternehmen </w:t>
      </w:r>
      <w:proofErr w:type="gramStart"/>
      <w:r w:rsidR="007061C3" w:rsidRPr="007061C3">
        <w:t>in der Sektor</w:t>
      </w:r>
      <w:proofErr w:type="gramEnd"/>
      <w:r w:rsidR="007061C3" w:rsidRPr="007061C3">
        <w:t xml:space="preserve">). In 53 von 70 </w:t>
      </w:r>
      <w:proofErr w:type="spellStart"/>
      <w:r w:rsidR="007061C3" w:rsidRPr="007061C3">
        <w:t>Heatmap</w:t>
      </w:r>
      <w:proofErr w:type="spellEnd"/>
      <w:r w:rsidR="007061C3" w:rsidRPr="007061C3">
        <w:t xml:space="preserve">-Zellen markiert ein Stern, dass der Schwerpunkt-Quadrant (meisten Unternehmen) und der Median-Quadrant aus </w:t>
      </w:r>
      <w:r w:rsidR="00C04FED">
        <w:fldChar w:fldCharType="begin"/>
      </w:r>
      <w:r w:rsidR="00C04FED">
        <w:instrText xml:space="preserve"> REF _Ref229995346 \r \h </w:instrText>
      </w:r>
      <w:r w:rsidR="00C04FED">
        <w:fldChar w:fldCharType="separate"/>
      </w:r>
      <w:r w:rsidR="0007759D">
        <w:rPr>
          <w:cs/>
        </w:rPr>
        <w:t>‎</w:t>
      </w:r>
      <w:r w:rsidR="0007759D">
        <w:t>4.2.1</w:t>
      </w:r>
      <w:r w:rsidR="00C04FED">
        <w:fldChar w:fldCharType="end"/>
      </w:r>
      <w:r w:rsidR="00C04FED">
        <w:t xml:space="preserve"> </w:t>
      </w:r>
      <w:r w:rsidR="007061C3" w:rsidRPr="007061C3">
        <w:t>zusammenfallen. In den übrigen 17 Zellen weichen sie voneinander ab. Eine Erklärung dafür ist, dass der Sektor-Kennzahl-Median sehr nah am Kennzahl-Median liegt.</w:t>
      </w:r>
    </w:p>
    <w:p w14:paraId="7EC6210F" w14:textId="74FC94B4" w:rsidR="007B5827" w:rsidRDefault="00875611" w:rsidP="007B5827">
      <w:pPr>
        <w:pStyle w:val="Abbildung"/>
        <w:rPr>
          <w:noProof/>
        </w:rPr>
      </w:pPr>
      <w:r>
        <w:rPr>
          <w:noProof/>
        </w:rPr>
        <w:lastRenderedPageBreak/>
        <w:drawing>
          <wp:inline distT="0" distB="0" distL="0" distR="0" wp14:anchorId="04F3A776" wp14:editId="5B77472C">
            <wp:extent cx="5400000" cy="7797600"/>
            <wp:effectExtent l="0" t="0" r="0" b="0"/>
            <wp:docPr id="11645155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15585" name="Grafik 1164515585"/>
                    <pic:cNvPicPr/>
                  </pic:nvPicPr>
                  <pic:blipFill>
                    <a:blip r:embed="rId30"/>
                    <a:stretch>
                      <a:fillRect/>
                    </a:stretch>
                  </pic:blipFill>
                  <pic:spPr>
                    <a:xfrm>
                      <a:off x="0" y="0"/>
                      <a:ext cx="5400000" cy="7797600"/>
                    </a:xfrm>
                    <a:prstGeom prst="rect">
                      <a:avLst/>
                    </a:prstGeom>
                  </pic:spPr>
                </pic:pic>
              </a:graphicData>
            </a:graphic>
          </wp:inline>
        </w:drawing>
      </w:r>
    </w:p>
    <w:p w14:paraId="11EF4725" w14:textId="1915FDF7" w:rsidR="007B5827" w:rsidRPr="007F210D" w:rsidRDefault="007B5827" w:rsidP="00BF7FDA">
      <w:pPr>
        <w:pStyle w:val="Beschriftung"/>
      </w:pPr>
      <w:bookmarkStart w:id="143" w:name="_Ref229995489"/>
      <w:bookmarkStart w:id="144" w:name="_Toc230279803"/>
      <w:r w:rsidRPr="007F210D">
        <w:t xml:space="preserve">Abbildung </w:t>
      </w:r>
      <w:r>
        <w:fldChar w:fldCharType="begin"/>
      </w:r>
      <w:r w:rsidRPr="007F210D">
        <w:instrText xml:space="preserve"> SEQ Abbildung \* ARABIC </w:instrText>
      </w:r>
      <w:r>
        <w:fldChar w:fldCharType="separate"/>
      </w:r>
      <w:r w:rsidR="0007759D">
        <w:rPr>
          <w:noProof/>
        </w:rPr>
        <w:t>14</w:t>
      </w:r>
      <w:r>
        <w:rPr>
          <w:noProof/>
        </w:rPr>
        <w:fldChar w:fldCharType="end"/>
      </w:r>
      <w:bookmarkEnd w:id="143"/>
      <w:r w:rsidRPr="007F210D">
        <w:t>:</w:t>
      </w:r>
      <w:r w:rsidR="00F42945">
        <w:tab/>
      </w:r>
      <w:proofErr w:type="spellStart"/>
      <w:r w:rsidR="00B4387D">
        <w:t>Heatmap</w:t>
      </w:r>
      <w:proofErr w:type="spellEnd"/>
      <w:r w:rsidR="00B4387D">
        <w:t xml:space="preserve"> der Sektor-Mediane</w:t>
      </w:r>
      <w:bookmarkEnd w:id="144"/>
      <w:r w:rsidR="00B4387D">
        <w:t xml:space="preserve"> </w:t>
      </w:r>
    </w:p>
    <w:p w14:paraId="15820151" w14:textId="77777777" w:rsidR="00EE2F1E" w:rsidRDefault="00EE2F1E" w:rsidP="00EE2F1E">
      <w:r>
        <w:t xml:space="preserve">Pro Sektor zeichnet die </w:t>
      </w:r>
      <w:proofErr w:type="spellStart"/>
      <w:r>
        <w:t>Heatmap</w:t>
      </w:r>
      <w:proofErr w:type="spellEnd"/>
      <w:r>
        <w:t xml:space="preserve"> ein konsistentes Bild. Fünf Sektoren sammeln ihren Schwerpunkt über die sieben Kennzahlen in nur zwei Quadranten, vier </w:t>
      </w:r>
      <w:r>
        <w:lastRenderedPageBreak/>
        <w:t>weitere verteilen sich auf drei. Zyklische Konsumgüter bilden die Ausnahme und besetzen alle vier Quadranten.</w:t>
      </w:r>
    </w:p>
    <w:p w14:paraId="0575B3F8" w14:textId="37794BCE" w:rsidR="007B5827" w:rsidRDefault="00EE2F1E" w:rsidP="00EE2F1E">
      <w:r>
        <w:t xml:space="preserve">Die Sektoren gruppieren sich in drei Profile. Im oberen Teil der </w:t>
      </w:r>
      <w:proofErr w:type="spellStart"/>
      <w:r>
        <w:t>Heatmap</w:t>
      </w:r>
      <w:proofErr w:type="spellEnd"/>
      <w:r>
        <w:t xml:space="preserve"> bleibt die Färbung blasser, weil die Schwerpunkte nahe am Kennzahl-Median liegen und dadurch die Streuung in andere Quadranten stärker ist. Hier befinden sich Industrie und Basis Konsumgüter als Teil des stabilen Profils. Sie haben überwiegend Werte in den Quadranten K-S (Blau) und P-S (Grün). Im unteren Teil nimmt die Sättigung zu, die Sektoren konzentrieren sich stärker auf einzelne Quadranten. Persistente Sektoren mit Konzentration in P-V (Gelb) und P-S (Grün) wie Technologie und Grundstoffe bilden dort ein Profil. Als letztes und am besten sichtbar sind K-V (Rot) Sektoren wie Immobilien, Kommunikationsdienste und Energie.</w:t>
      </w:r>
    </w:p>
    <w:p w14:paraId="369B1923" w14:textId="77777777" w:rsidR="00BA3AEB" w:rsidRDefault="00BA3AEB" w:rsidP="00EE2F1E"/>
    <w:p w14:paraId="78129F18" w14:textId="77777777" w:rsidR="00942ED3" w:rsidRDefault="00942ED3" w:rsidP="00942ED3">
      <w:r>
        <w:t>Stabiles Profil:</w:t>
      </w:r>
    </w:p>
    <w:p w14:paraId="7D6E5B9E" w14:textId="77777777" w:rsidR="00942ED3" w:rsidRDefault="00942ED3" w:rsidP="00942ED3">
      <w:r>
        <w:t>Versorger, Industrie und Basis Konsumgüter belegen über die Mehrzahl ihrer Kennzahlen die Quadranten mit niedrigen σ-Werten.</w:t>
      </w:r>
    </w:p>
    <w:p w14:paraId="0DBDBF00" w14:textId="77777777" w:rsidR="00942ED3" w:rsidRDefault="00942ED3" w:rsidP="00942ED3">
      <w:r>
        <w:t>Versorger:</w:t>
      </w:r>
    </w:p>
    <w:p w14:paraId="43552D8E" w14:textId="0ECE38E9" w:rsidR="00942ED3" w:rsidRDefault="00942ED3" w:rsidP="00942ED3">
      <w:r>
        <w:t xml:space="preserve">Die in </w:t>
      </w:r>
      <w:r w:rsidR="00BA3AEB">
        <w:fldChar w:fldCharType="begin"/>
      </w:r>
      <w:r w:rsidR="00BA3AEB">
        <w:instrText xml:space="preserve"> REF _Ref229995630 \r \h </w:instrText>
      </w:r>
      <w:r w:rsidR="00BA3AEB">
        <w:fldChar w:fldCharType="separate"/>
      </w:r>
      <w:r w:rsidR="0007759D">
        <w:rPr>
          <w:cs/>
        </w:rPr>
        <w:t>‎</w:t>
      </w:r>
      <w:r w:rsidR="0007759D">
        <w:t>4.2.1</w:t>
      </w:r>
      <w:r w:rsidR="00BA3AEB">
        <w:fldChar w:fldCharType="end"/>
      </w:r>
      <w:r w:rsidR="00BA3AEB">
        <w:t xml:space="preserve"> </w:t>
      </w:r>
      <w:r>
        <w:t xml:space="preserve">herausgestellte Besonderheit der Versorger zeigt sich in der </w:t>
      </w:r>
      <w:proofErr w:type="spellStart"/>
      <w:r>
        <w:t>Heatmap</w:t>
      </w:r>
      <w:proofErr w:type="spellEnd"/>
      <w:r>
        <w:t xml:space="preserve"> als dominanter Quadrant in der Kapitalstruktur: 54 % der Versorger befinden sich bei der Eigenkapitalquote im K-S-Quadranten, der höchste Anteil dieser Spalte. </w:t>
      </w:r>
      <w:proofErr w:type="spellStart"/>
      <w:r>
        <w:t>Debt</w:t>
      </w:r>
      <w:proofErr w:type="spellEnd"/>
      <w:r>
        <w:t xml:space="preserve">/Equity befindet sich ebenfalls in K-S (33 %). Auch in der Signifikanz hebt sich Versorger innerhalb des Stabilen-Clusters ab. Bei </w:t>
      </w:r>
      <w:proofErr w:type="spellStart"/>
      <w:r>
        <w:t>Debt</w:t>
      </w:r>
      <w:proofErr w:type="spellEnd"/>
      <w:r>
        <w:t xml:space="preserve">/Equity erreichen insgesamt 49 % der Unternehmen signifikante Werte, bei Industrie sind es 26 %, bei Basis Konsumgütern 34 %. ROA und ROE landen mit ihrem Schwerpunkt in P-S (50 % bzw. 37 %). Bei ROA ist der Anteil nach Immobilien der zweithöchste dieser Spalte, obwohl der Sektor-Median nahezu mit dem Kennzahl-Median zusammenfällt. Diese enge Konzentration spiegelt die geringe Streuung der ROA-Werte zwischen den Versorgern wider. EBIT- und FCF-Marge sind in K-V (47 %, 51 %), die FCF-Marge zeigt dabei die stärkste Mean-Reversion aller Sektoren. Bei der Current Ratio liegt der Schwerpunkt in K-S (39 %), passend zum niedrigsten </w:t>
      </w:r>
      <w:r w:rsidR="00D46C20" w:rsidRPr="00D46C20">
        <w:rPr>
          <w:rFonts w:ascii="Symbol" w:hAnsi="Symbol"/>
          <w:i/>
          <w:iCs/>
        </w:rPr>
        <w:t>s</w:t>
      </w:r>
      <w:r w:rsidR="00D46C20">
        <w:rPr>
          <w:rFonts w:ascii="Symbol" w:hAnsi="Symbol"/>
        </w:rPr>
        <w:t xml:space="preserve"> </w:t>
      </w:r>
      <w:r>
        <w:t xml:space="preserve">Niveau aller Sektoren, bei nahezu identischem </w:t>
      </w:r>
      <w:r w:rsidR="00D46C20">
        <w:rPr>
          <w:rFonts w:ascii="Symbol" w:hAnsi="Symbol"/>
          <w:i/>
          <w:iCs/>
        </w:rPr>
        <w:t>j</w:t>
      </w:r>
      <w:r w:rsidR="00D46C20">
        <w:t xml:space="preserve"> </w:t>
      </w:r>
      <w:r>
        <w:t>zum Kennzahl-Median.</w:t>
      </w:r>
    </w:p>
    <w:p w14:paraId="35C17029" w14:textId="7385F838" w:rsidR="00942ED3" w:rsidRDefault="00942ED3" w:rsidP="00942ED3">
      <w:r>
        <w:t xml:space="preserve">Den größten Teil der Versorger (70 Unternehmen) bilden Stromversorger (35) und Mehrspartenversorger (16), die unter einem regulatorischen Rahmen (genehmigten Eigenkapitalquoten und maximalen Verschuldungsgrade) operieren. Dieser Rahmen erklärt sowohl die enge Konzentration der </w:t>
      </w:r>
      <w:proofErr w:type="gramStart"/>
      <w:r>
        <w:t>Bilanzkennzahlen,</w:t>
      </w:r>
      <w:proofErr w:type="gramEnd"/>
      <w:r>
        <w:t xml:space="preserve"> als auch deren starke Mean-Reversion. Die volatile Einordnung bei EBIT- und FCF-</w:t>
      </w:r>
      <w:r>
        <w:lastRenderedPageBreak/>
        <w:t>Marge entsteht durch größere Investitionszyklen: Regulierte Renditen treffen auf bauintensive Investitions-Phasen, was Schwankungen in den Margen erzeugt, die mit der Zeit zur regulierten Norm zurückkehren. Gasversorger weichen vom Profil ab und zeigen eine deutlich schwächere Mean-Reversion in den Profitabilitätszahlen. Gaspreis</w:t>
      </w:r>
      <w:r w:rsidRPr="00184527">
        <w:t xml:space="preserve">-Zyklen sorgen dafür, dass diese Branche langsamer zu einer Margen-Norm </w:t>
      </w:r>
      <w:proofErr w:type="gramStart"/>
      <w:r w:rsidRPr="00184527">
        <w:t>zurückkehrt</w:t>
      </w:r>
      <w:proofErr w:type="gramEnd"/>
      <w:r w:rsidR="004B2E53">
        <w:t xml:space="preserve"> </w:t>
      </w:r>
      <w:sdt>
        <w:sdtPr>
          <w:id w:val="1268346461"/>
          <w:citation/>
        </w:sdtPr>
        <w:sdtEndPr/>
        <w:sdtContent>
          <w:r w:rsidR="00B17D5C">
            <w:fldChar w:fldCharType="begin"/>
          </w:r>
          <w:r w:rsidR="00B17D5C">
            <w:instrText xml:space="preserve">CITATION Ert12 \p 10 \l 1031 </w:instrText>
          </w:r>
          <w:r w:rsidR="00B17D5C">
            <w:fldChar w:fldCharType="separate"/>
          </w:r>
          <w:r w:rsidR="0004311B">
            <w:rPr>
              <w:noProof/>
            </w:rPr>
            <w:t>(Erten &amp; Ocampo, 2012, S. 10)</w:t>
          </w:r>
          <w:r w:rsidR="00B17D5C">
            <w:fldChar w:fldCharType="end"/>
          </w:r>
        </w:sdtContent>
      </w:sdt>
      <w:r w:rsidR="00184527" w:rsidRPr="00184527">
        <w:t>.</w:t>
      </w:r>
    </w:p>
    <w:p w14:paraId="58F8AAFC" w14:textId="77777777" w:rsidR="00942ED3" w:rsidRDefault="00942ED3" w:rsidP="00942ED3">
      <w:r>
        <w:t>Industrie:</w:t>
      </w:r>
    </w:p>
    <w:p w14:paraId="56C47A6F" w14:textId="28D50B18" w:rsidR="00942ED3" w:rsidRDefault="00942ED3" w:rsidP="00942ED3">
      <w:r>
        <w:t xml:space="preserve">Industrie ist mit 193 Unternehmen </w:t>
      </w:r>
      <w:proofErr w:type="gramStart"/>
      <w:r>
        <w:t>die größte Sektor</w:t>
      </w:r>
      <w:proofErr w:type="gramEnd"/>
      <w:r>
        <w:t xml:space="preserve"> der Stichprobe und prägt damit den Kennzahl-Median spürbar mit. Ihr Profil beinhaltet in der </w:t>
      </w:r>
      <w:proofErr w:type="spellStart"/>
      <w:r>
        <w:t>Heatmap</w:t>
      </w:r>
      <w:proofErr w:type="spellEnd"/>
      <w:r>
        <w:t xml:space="preserve"> fast nur P-S: sechs der sieben Kennzahlen sind in P-S, nur die FCF-Marge ist in K-S. Alle Δ</w:t>
      </w:r>
      <w:r w:rsidR="00B7595C" w:rsidRPr="00B7595C">
        <w:rPr>
          <w:rFonts w:ascii="Symbol" w:hAnsi="Symbol"/>
          <w:i/>
          <w:iCs/>
        </w:rPr>
        <w:t>j</w:t>
      </w:r>
      <w:r>
        <w:t>-Werte bleiben unter 0,02. D</w:t>
      </w:r>
      <w:r w:rsidR="00EE7695">
        <w:t>er</w:t>
      </w:r>
      <w:r>
        <w:t xml:space="preserve"> Sektor Industrie hat die größte Übereinstimmung der Sektor-Kennzahl-Mediane mit den Kennzahl-Medianen. Bei ROA, ROE und EBIT-Marge sind die Schwerpunkt-Anteile mit 31 bis 37 % moderat, die Signifikanz im Schwerpunkt-Quadranten liegt einige Prozentpunkte darunter (27 bis 29 %). Die FCF-Marge in K-S erreicht 38 % im Schwerpunkt mit deckungsgleicher Signifikanz. Bei der Current Ratio sind 39 % in P-S, der höchste Schwerpunkt-Anteil dieser Sektor, die Signifikanz im Schwerpunkt-Quadranten fällt jedoch unter 0,5 %. Bei </w:t>
      </w:r>
      <w:proofErr w:type="spellStart"/>
      <w:r>
        <w:t>Debt</w:t>
      </w:r>
      <w:proofErr w:type="spellEnd"/>
      <w:r>
        <w:t>/Equity und Eigenkapitalquote ist es ähnlich (35 % und 36 % im P-S-Schwerpunkt, Signifikanz fast nicht vorhanden). Damit hat Industrie unter den stabilen Sektoren die schwächste Mean-Reversion in der Kapitalstruktur. Bei beiden Kennzahlen hat rund ein Drittel der Industrie-Unternehmen - |</w:t>
      </w:r>
      <w:r w:rsidR="00590F08">
        <w:rPr>
          <w:rFonts w:ascii="Symbol" w:hAnsi="Symbol"/>
          <w:i/>
          <w:iCs/>
        </w:rPr>
        <w:t>j</w:t>
      </w:r>
      <w:r>
        <w:t xml:space="preserve">| &lt; 0,05 - also keine erkennbare Mean-Reversion. Die besonders niedrigen Werte in der </w:t>
      </w:r>
      <w:proofErr w:type="spellStart"/>
      <w:r>
        <w:t>Heatmap</w:t>
      </w:r>
      <w:proofErr w:type="spellEnd"/>
      <w:r>
        <w:t xml:space="preserve"> kommen zusätzlich daher, dass die Werte sich so nahe am Kennzahl-Median befinden.</w:t>
      </w:r>
    </w:p>
    <w:p w14:paraId="4A99DBF3" w14:textId="5251F547" w:rsidR="00942ED3" w:rsidRDefault="00942ED3" w:rsidP="00942ED3">
      <w:r>
        <w:t xml:space="preserve">Den größten Teil der Sektor bilden Maschinenbau (48 Unternehmen), Luft- und Raumfahrt, gewerbliche Dienstleistungen und Handelsunternehmen (16 bis 19). Diese Branchen haben klassische Wettbewerbsstrukturen ohne starke regulatorische Bindung. Maschinenbau trägt das P-S-Profil und prägt </w:t>
      </w:r>
      <w:proofErr w:type="gramStart"/>
      <w:r>
        <w:t>die Median</w:t>
      </w:r>
      <w:proofErr w:type="gramEnd"/>
      <w:r>
        <w:t xml:space="preserve"> nahe Lage. Branchen mit längeren Auftragszyklen wie Luft- und Raumfahrt oder gewerbliche Dienstleistungen zeigen demgegenüber stärker </w:t>
      </w:r>
      <w:proofErr w:type="spellStart"/>
      <w:r>
        <w:t>mean-revertierende</w:t>
      </w:r>
      <w:proofErr w:type="spellEnd"/>
      <w:r>
        <w:t xml:space="preserve"> Buchgewinne und erweitern den </w:t>
      </w:r>
      <w:r w:rsidR="001E5DF1">
        <w:rPr>
          <w:rFonts w:ascii="Symbol" w:hAnsi="Symbol"/>
          <w:i/>
          <w:iCs/>
        </w:rPr>
        <w:t>j</w:t>
      </w:r>
      <w:r w:rsidR="001E5DF1">
        <w:t xml:space="preserve"> </w:t>
      </w:r>
      <w:r>
        <w:t>-Sektor-Median ins Negative, bleiben jedoch aufgrund ihrer geringeren Anzahl gegenüber dem Maschinenbau statistisch in der Minderheit. Die niedrige Mean-Reversion in der Kapitalstruktur entsteht durch die unterschiedliche Kapitalintensität der Branchen. Anlagenintensiver Maschinenbau im Vergleich zu schlankeren Dienstleistungen oder Luft- und Raumfahrt mit langen Vorratsbeständen streuen die Bilanzpositionen breit.</w:t>
      </w:r>
    </w:p>
    <w:p w14:paraId="0B97DB23" w14:textId="77777777" w:rsidR="00942ED3" w:rsidRDefault="00942ED3" w:rsidP="00942ED3">
      <w:r>
        <w:t>Basis Konsumgüter:</w:t>
      </w:r>
    </w:p>
    <w:p w14:paraId="5BBE89BB" w14:textId="77777777" w:rsidR="00942ED3" w:rsidRDefault="00942ED3" w:rsidP="00942ED3">
      <w:r>
        <w:lastRenderedPageBreak/>
        <w:t>Basis Konsumgüter zeigen ein gemischt stabiles Profil aus drei K-S-Zellen (ROA, ROE, Eigenkapitalquote), drei P-S-Zellen (EBIT-Marge, FCF-Marge, Current Ratio) und einer K-V-Zelle (</w:t>
      </w:r>
      <w:proofErr w:type="spellStart"/>
      <w:r>
        <w:t>Debt</w:t>
      </w:r>
      <w:proofErr w:type="spellEnd"/>
      <w:r>
        <w:t>/Equity). Die Anteile liegen zwischen 32 und 44 %, am höchsten bei EBIT-Marge, FCF-Marge und Current Ratio. In den Profitabilitätskennzahlen verläuft die Schwerpunkt-Signifikanz fast deckungsgleich mit dem Anteil. Bei Current Ratio und der Kapitalstruktur bricht diese aber ein: Der P-S-Schwerpunkt der Current Ratio enthält keine einzige signifikante Schätzung, die signifikanten Unternehmen der Sektor (41 %) verteilen sich vollständig auf die korrektiven Quadranten (</w:t>
      </w:r>
      <w:proofErr w:type="spellStart"/>
      <w:r>
        <w:t>z.Bsp</w:t>
      </w:r>
      <w:proofErr w:type="spellEnd"/>
      <w:r>
        <w:t xml:space="preserve">. 54 % in K-V). Im Gegensatz zur Current Ratio stimmen bei </w:t>
      </w:r>
      <w:proofErr w:type="spellStart"/>
      <w:r>
        <w:t>Debt</w:t>
      </w:r>
      <w:proofErr w:type="spellEnd"/>
      <w:r>
        <w:t>/Equity der Schwerpunkt und die größte Menge an signifikanten Unternehmen überein. Beide sind im Quadranten K-V, in dem insgesamt 61 % aller signifikanten Unternehmen der Sektor liegen. Der Random-Walk-Anteil bleibt in den Buchgewinnen unter 3 %, steigt bei der Eigenkapitalquote aber auf 25 %.</w:t>
      </w:r>
    </w:p>
    <w:p w14:paraId="68D8D704" w14:textId="33E0D2C3" w:rsidR="00DE69AC" w:rsidRDefault="00942ED3" w:rsidP="00942ED3">
      <w:r>
        <w:t>D</w:t>
      </w:r>
      <w:r w:rsidR="00EE7695">
        <w:t>er</w:t>
      </w:r>
      <w:r>
        <w:t xml:space="preserve"> Sektor umfasst Lebensmittelhersteller (24 Unternehmen), Lebensmittel- und Drogerieeinzelhandel (16), Getränkehersteller (11) und Haushaltswaren-Hersteller (7). Die Stabilität der Nachfrage in deren Absatzmärkten führt zu ähnlichen σ-Werten wie bei Versorgern, ohne dass es starke regulatorische Vorgaben gibt. Der Lebensmittel- und Drogerieeinzelhandel liegt in allen vier Profitabilitätskennzahlen mit Anteilen zwischen 56 und 75 % klar in K-S. Lebensmittelhersteller haben dagegen ein persistentes Verhalten. In der EBIT- und der FCF-Marge liegen 63 % bzw. 71 % der Unternehmen in P-S. Getränkehersteller bewegen sich in der Profitabilität zwischen K-S und P-S, tendieren aber in Liquidität und Kapitalstruktur nach K-V. Haushaltswaren bleiben mit nur sieben Unternehmen statistisch wenig aussagekräftig. Hinter dem stabilen </w:t>
      </w:r>
      <w:proofErr w:type="spellStart"/>
      <w:r>
        <w:t>Sektorprofil</w:t>
      </w:r>
      <w:proofErr w:type="spellEnd"/>
      <w:r>
        <w:t xml:space="preserve"> stehen zwei unterschiedliche Dynamiken: Kurzfristige Profitabilitätskorrekturen des Einzelhandels und die Persistenz der Lebensmittelhersteller.</w:t>
      </w:r>
    </w:p>
    <w:p w14:paraId="7C037BFA" w14:textId="77777777" w:rsidR="00C52C0A" w:rsidRDefault="00C52C0A" w:rsidP="00942ED3"/>
    <w:p w14:paraId="0211FD24" w14:textId="77777777" w:rsidR="00F75E57" w:rsidRDefault="00F75E57" w:rsidP="00F75E57">
      <w:r>
        <w:t>Korrektiv-volatiles Profil:</w:t>
      </w:r>
    </w:p>
    <w:p w14:paraId="07290BE6" w14:textId="77777777" w:rsidR="00F75E57" w:rsidRDefault="00F75E57" w:rsidP="00F75E57">
      <w:r>
        <w:t xml:space="preserve">Immobilien, Kommunikationsdienste und Energie konzentrieren ihren Schwerpunkt in den volatilen Hälften der </w:t>
      </w:r>
      <w:proofErr w:type="spellStart"/>
      <w:r>
        <w:t>Heatmap</w:t>
      </w:r>
      <w:proofErr w:type="spellEnd"/>
      <w:r>
        <w:t>, mit unterschiedlich starker Konsistenz.</w:t>
      </w:r>
    </w:p>
    <w:p w14:paraId="4CBA246A" w14:textId="77777777" w:rsidR="00F75E57" w:rsidRDefault="00F75E57" w:rsidP="00F75E57">
      <w:r>
        <w:t>Immobilien:</w:t>
      </w:r>
    </w:p>
    <w:p w14:paraId="1C13C746" w14:textId="10568176" w:rsidR="00F75E57" w:rsidRDefault="00F75E57" w:rsidP="00F75E57">
      <w:r>
        <w:t xml:space="preserve">Immobilien zeigen das </w:t>
      </w:r>
      <w:proofErr w:type="gramStart"/>
      <w:r>
        <w:t>extremste</w:t>
      </w:r>
      <w:proofErr w:type="gramEnd"/>
      <w:r>
        <w:t xml:space="preserve"> Profil: drei K-S-Zellen (ROA, ROE, Eigenkapitalquote) und vier K-V-Zellen (EBIT-Marge, FCF-Marge, Current Ratio, </w:t>
      </w:r>
      <w:proofErr w:type="spellStart"/>
      <w:r>
        <w:t>Debt</w:t>
      </w:r>
      <w:proofErr w:type="spellEnd"/>
      <w:r>
        <w:t xml:space="preserve">/Equity), alle haben den Median im dominanten Quadranten. Die Anteile erreichen die höchsten Werte der </w:t>
      </w:r>
      <w:proofErr w:type="spellStart"/>
      <w:r>
        <w:t>Heatmap</w:t>
      </w:r>
      <w:proofErr w:type="spellEnd"/>
      <w:r>
        <w:t xml:space="preserve">, mit Current Ratio 77 %, FCF-Marge </w:t>
      </w:r>
      <w:r>
        <w:lastRenderedPageBreak/>
        <w:t xml:space="preserve">59 % und ROA 56 %. In den vier Profitabilitätskennzahlen und in der Current Ratio verläuft die Schwerpunkt-Signifikanz deckungsgleich mit dem Anteil, die Signifikanz insgesamt erreicht in der Profitabilität 95% bis 100 % und in der Current Ratio 82 %. Wie in den anderen Sektoren ist das bei der Kapitalstruktur anders: bei </w:t>
      </w:r>
      <w:proofErr w:type="spellStart"/>
      <w:r>
        <w:t>Debt</w:t>
      </w:r>
      <w:proofErr w:type="spellEnd"/>
      <w:r>
        <w:t>/Equity liegt der K-V-Schwerpunkt bei 53 % Anteil, im Schwerpunkt sind aber nur 36 % der Sektor signifikant, der Random-Walk-Anteil liegt bei 18 %. Bei der Eigenkapitalquote sinkt die Signifikanz im K-S-Schwerpunkt auf 11 %, mehr als ein Viertel der Sektor liegt mit |</w:t>
      </w:r>
      <w:r w:rsidR="00CF14B2" w:rsidRPr="00CF14B2">
        <w:rPr>
          <w:rFonts w:ascii="Symbol" w:hAnsi="Symbol"/>
          <w:i/>
          <w:iCs/>
        </w:rPr>
        <w:t>j</w:t>
      </w:r>
      <w:r>
        <w:t>| &lt; 0,05 im Bereich des Random-Walk.</w:t>
      </w:r>
    </w:p>
    <w:p w14:paraId="3DD08BA4" w14:textId="2ED62D2A" w:rsidR="00F75E57" w:rsidRDefault="00F75E57" w:rsidP="00F75E57">
      <w:r>
        <w:t>D</w:t>
      </w:r>
      <w:r w:rsidR="00EE7695">
        <w:t>er</w:t>
      </w:r>
      <w:r>
        <w:t xml:space="preserve"> Sektor umfasst vier REIT-Typen: Diversifizierte REITs (21 Unternehmen), Einzelhandels-REITs (15), Spezialisierte Immobilienfonds (11), Wohnimmobilien-REITs (10) sowie eine kleine Gruppe operativ agierender Immobilienunternehmen (Immobilienverwaltung und -entwicklung, 5). Die Struktur eines REITs verlangt eine hohe Ausschüttungsquote und schreibt damit indirekt eine stabile Kapitalstruktur vor. Mieteinnahmen liefern vorhersehbare Cashflows mit starker Rückkehr zum Mittelwert in den Profitabilitätskennzahlen. Die hohen σ-Werte in EBIT- und FCF-Marge entstehen durch Abschreibungen und Wertberichtigungen in den Sachanlagen, die die Margen stärker bewegen als die laufenden Mieteinnahmen. Diversifizierte REITs prägen als größte Gruppe das Mischprofil (K-S &amp; K-V) der Sektor. Einzelhandels-REITs zeigen die stärkste K-S-Konzentration in den Buchgewinnen (ROA 80 %, ROE 67 %), weil langfristige Mietverträge die Erträge über Jahre hinweg auf gleichem Niveau halten. Wohnimmobilien-REITs haben ein geschlossenes K-V-Profil mit jeweils 100 % der Unternehmen in EBIT-Marge und Current Ratio. Dies wird durch standardisierte Wohnungsmieten getrieben. Spezialisierte Immobilienfonds verteilen sich stärker, weil sie unterschiedliche Geschäftsmodelle innerhalb von REITs abdecken. Die Mean-Reversion in den Bilanzkennzahlen ist hier am schwächsten, am deutlichsten bei der Eigenkapitalquote mit φ nahe null. Die Liquidität in K-V zeigt den für Immobilienwerte typischen Wechsel aus Refinanzierungen und Immobilienverkäufen, der die Liquiditätsposition zyklisch stark schwanken lässt.</w:t>
      </w:r>
    </w:p>
    <w:p w14:paraId="0489E9CC" w14:textId="77777777" w:rsidR="00F75E57" w:rsidRDefault="00F75E57" w:rsidP="00F75E57">
      <w:r>
        <w:t>Kommunikationsdienste:</w:t>
      </w:r>
    </w:p>
    <w:p w14:paraId="39DAFB12" w14:textId="77777777" w:rsidR="00F75E57" w:rsidRDefault="00F75E57" w:rsidP="00F75E57">
      <w:r>
        <w:t xml:space="preserve">Kommunikationsdienste weisen mit fünf K-V-Zellen (ROA, ROE, EBIT-Marge, FCF-Marge, </w:t>
      </w:r>
      <w:proofErr w:type="spellStart"/>
      <w:r>
        <w:t>Debt</w:t>
      </w:r>
      <w:proofErr w:type="spellEnd"/>
      <w:r>
        <w:t xml:space="preserve">/Equity) und zwei P-S-Zellen (Current Ratio, Eigenkapitalquote) ein korrektiv-volatiles Profil auf. Das </w:t>
      </w:r>
      <w:proofErr w:type="spellStart"/>
      <w:r>
        <w:t>Sektorbild</w:t>
      </w:r>
      <w:proofErr w:type="spellEnd"/>
      <w:r>
        <w:t xml:space="preserve"> ist dabei untypisch zwischen zwei entgegengesetzten Quadranten aufgespannt. Die EBIT-Marge erreicht mit 65 % den höchsten Anteil aller Profitabilitäts-Werte der </w:t>
      </w:r>
      <w:proofErr w:type="spellStart"/>
      <w:r>
        <w:t>Heatmap</w:t>
      </w:r>
      <w:proofErr w:type="spellEnd"/>
      <w:r>
        <w:t xml:space="preserve">. Die Schwerpunkt-Signifikanz verläuft in den Profitabilitäts-Kennzahlen deckungsgleich mit dem Quadranten-Anteil, die Gesamt-Signifikanz erreicht etwa 95 bis 97 %. Bei der FCF-Marge befinden sich jedoch der Schwerpunkt und der Median in </w:t>
      </w:r>
      <w:r>
        <w:lastRenderedPageBreak/>
        <w:t xml:space="preserve">unterschiedlichen Quadranten. Mit nur 30 % im Schwerpunkt verteilen sich die signifikanten Unternehmen gleichmäßig über alle vier Quadranten. Bei den drei Bilanz- und Liquiditätskennzahlen sinkt die Schwerpunkt-Signifikanz unter den Quadranten-Anteil. Die Current Ratio hat einen P-S-Schwerpunkt von 49 %. Dort liegen aber keine signifikanten Schätzungen vor. Die Gesamt-Signifikanz von 30 % konzentriert sich größtenteils in K-S. Bei </w:t>
      </w:r>
      <w:proofErr w:type="spellStart"/>
      <w:r>
        <w:t>Debt</w:t>
      </w:r>
      <w:proofErr w:type="spellEnd"/>
      <w:r>
        <w:t>/Equity ist der Anteil von 27 % signifikanter Schätzungen im Schwerpunkt fast gleich groß wie der Anteil von 32 % mit Random-Walk. Bei der Eigenkapitalquote fällt die Signifikanz insgesamt auf 11 %, fast die Hälfte der Sektor (49 %) liegt im Bereich des Random-Walk.</w:t>
      </w:r>
    </w:p>
    <w:p w14:paraId="20DEB1B7" w14:textId="214508D2" w:rsidR="00F75E57" w:rsidRDefault="00F75E57" w:rsidP="00F75E57">
      <w:r>
        <w:t>D</w:t>
      </w:r>
      <w:r w:rsidR="00EE7695">
        <w:t>er</w:t>
      </w:r>
      <w:r>
        <w:t xml:space="preserve"> Sektor umfasst vier Branchen: klassische Telekommunikationsanbieter (13 Unternehmen), Medienkonzerne (11), Entertainment (5) und Mobilfunkanbieter (5). Die zwei größeren Branchen prägen das Sektor-Profil, die zwei kleineren bleiben mit jeweils fünf Unternehmen weniger tragend. Klassische Telekommunikationsanbieter haben bei der EBIT-Marge 77 % in K-V und führen deshalb zu dem hohen Anteil dieser Kennzahl. Hohe Fixkosten aus dem Netzbetrieb verstärken die Margen-Schwankungen. Medienkonzerne zeigen das ausgeprägteste K-V-Profitabilitätsprofil mit ROA 82 %, ihr </w:t>
      </w:r>
      <w:r w:rsidR="002D3A9B" w:rsidRPr="002D3A9B">
        <w:rPr>
          <w:rFonts w:ascii="Symbol" w:hAnsi="Symbol"/>
          <w:i/>
          <w:iCs/>
        </w:rPr>
        <w:t>j</w:t>
      </w:r>
      <w:r>
        <w:t xml:space="preserve"> in der Eigenkapitalquote liegt sogar leicht positiv und trägt zum hohen Random-Walk-Anteil der Sektor bei. Entertainment ist </w:t>
      </w:r>
      <w:proofErr w:type="gramStart"/>
      <w:r>
        <w:t>der einzige Branche</w:t>
      </w:r>
      <w:proofErr w:type="gramEnd"/>
      <w:r>
        <w:t xml:space="preserve"> mit FCF-Marge in P-V (vier der fünf Unternehmen) und erklärt dadurch Verschiebung des FCF-Marge-Medians von K-V nach P-V. Aufwendige Produktionen erzeugen </w:t>
      </w:r>
      <w:r w:rsidR="002D3A9B">
        <w:rPr>
          <w:rFonts w:ascii="Symbol" w:hAnsi="Symbol"/>
          <w:i/>
          <w:iCs/>
        </w:rPr>
        <w:t>s</w:t>
      </w:r>
      <w:r w:rsidR="002D3A9B">
        <w:t xml:space="preserve"> </w:t>
      </w:r>
      <w:r>
        <w:t>-Schwankungen, ihre verspäteten Erträge verlangsamen die Rückkehr zum Mittelwert und erklären damit die persistent-volatile Lage.</w:t>
      </w:r>
    </w:p>
    <w:p w14:paraId="1A547A99" w14:textId="77777777" w:rsidR="00F75E57" w:rsidRDefault="00F75E57" w:rsidP="00F75E57">
      <w:r>
        <w:t>Energie:</w:t>
      </w:r>
    </w:p>
    <w:p w14:paraId="35EFED24" w14:textId="40F8D3D2" w:rsidR="00F75E57" w:rsidRDefault="00F75E57" w:rsidP="00F75E57">
      <w:r>
        <w:t xml:space="preserve">Energie zeigt das einheitlichste K-V-Profil der Stichprobe: sechs der sieben Kennzahlen sind in K-V, nur die FCF-Marge liegt in P-V. Die Schwerpunkt-Anteile liegen zwischen 31 und 45 %, am höchsten bei ROA, Eigenkapitalquote und EBIT-Marge (43 bis 45 %). Die Signifikanz in den Schwerpunkt-Quadranten ist in den Profitabilitätskennzahlen und der Current Ratio fast gleich den Quadranten-Anteilen, die Gesamt-Signifikanz erreicht in der Profitabilität 92 bis 99 %. Bei den Bilanzkennzahlen sinkt die Schwerpunkt-Signifikanz ab, bleibt im Vergleich aber stark. </w:t>
      </w:r>
      <w:proofErr w:type="spellStart"/>
      <w:r>
        <w:t>Debt</w:t>
      </w:r>
      <w:proofErr w:type="spellEnd"/>
      <w:r>
        <w:t>/Equity hat einen K-V-Anteil von 31 %, dort sind 13 % der Sektor signifikant, der Random-Walk-Anteil liegt bei 14 %. Bei der Eigenkapitalquote sind 22 % der Sektor in K-V (Anteil 45 %) signifikant, der höchste Anteil dieser Spalte. Weitere 22 % liegen im Bereich des Random-Walk. Bei der Current Ratio zeigt nur Immobilien (</w:t>
      </w:r>
      <w:r w:rsidR="003C1586" w:rsidRPr="002D3A9B">
        <w:rPr>
          <w:rFonts w:ascii="Symbol" w:hAnsi="Symbol"/>
          <w:i/>
          <w:iCs/>
        </w:rPr>
        <w:t>j</w:t>
      </w:r>
      <w:r w:rsidR="003C1586">
        <w:t xml:space="preserve"> </w:t>
      </w:r>
      <w:r>
        <w:t>≈ −0,34) eine stärkere Mean-Reversion als Energie. Die signifikanten Werte sind also auch in anderen Quadranten zu finden.</w:t>
      </w:r>
    </w:p>
    <w:p w14:paraId="30823C9B" w14:textId="32428955" w:rsidR="00C52C0A" w:rsidRDefault="00F75E57" w:rsidP="00F75E57">
      <w:r>
        <w:lastRenderedPageBreak/>
        <w:t>D</w:t>
      </w:r>
      <w:r w:rsidR="00EE7695">
        <w:t>er</w:t>
      </w:r>
      <w:r>
        <w:t xml:space="preserve"> Sektor umfasst zwei größere Branchen: Öl-, Gas- und Brennstoff-Förderer (44 Unternehmen) und Energietechnik und -Dienstleistungen (17). Beide Branchen sind stark abhängig von Rohstoffpreisen. Die Förderer reagieren direkt mit ihren Margen, die Dienstleister indirekt, weil die Förderer ihre Investitionen an die Rohstoffpreise anpassen und damit das Auftragsvolumen der Dienstleister bestimmen. Da Rohstoffpreise langfristig zu einem Mittelwert zurückkehren, fallen die Buchgewinne in beiden Branchen in das korrektiv-volatile Profil. Die Förderer haben K-V-Anteile zwischen 35 und 48 %, die Dienstleister liegen mit 71 % bei ROA und 65 % bei ROE noch höher konzentriert. In der FCF-Marge und der Kapitalstruktur trennen sich die Profile. Bei der FCF-Marge liegen die Förderer in P-V (41 % der Unternehmen). Langfristige Investitionszyklen binden den Cashflow über mehrere Quartale und verlangsamen damit die Rückkehr zum Mittelwert. Die Dienstleister liegen dagegen in P-S, Erträge erscheinen direkter und die Volatilität ist moderat. Bei </w:t>
      </w:r>
      <w:proofErr w:type="spellStart"/>
      <w:r>
        <w:t>Debt</w:t>
      </w:r>
      <w:proofErr w:type="spellEnd"/>
      <w:r>
        <w:t xml:space="preserve">/Equity haben Förderer einen Schwerpunkt in K-V (Signifikanz insgesamt bei 42 %), die Dienstleister liegen mit </w:t>
      </w:r>
      <w:r w:rsidR="003C1586" w:rsidRPr="002D3A9B">
        <w:rPr>
          <w:rFonts w:ascii="Symbol" w:hAnsi="Symbol"/>
          <w:i/>
          <w:iCs/>
        </w:rPr>
        <w:t>j</w:t>
      </w:r>
      <w:r w:rsidR="003C1586">
        <w:t xml:space="preserve"> </w:t>
      </w:r>
      <w:r>
        <w:t>≈ −0,01 in P-S fast vollständig im Bereich des Random-Walk (Signifikanz insgesamt bei 6 %). Bei der Eigenkapitalquote liegen beide Branchen dagegen in K-V. Die Dienstleister haben weniger einheitliche Verschuldungszahlen als die Förderer. Das einheitliche K-V-Profil der Sektor entsteht wesentlich durch die Förderer, die mit 44 der 65 Unternehmen deutlich in der Überzahl sind.</w:t>
      </w:r>
    </w:p>
    <w:p w14:paraId="0D0ED7DB" w14:textId="77777777" w:rsidR="00DD7BB2" w:rsidRDefault="00DD7BB2" w:rsidP="00F75E57"/>
    <w:p w14:paraId="6550E364" w14:textId="77777777" w:rsidR="00745739" w:rsidRDefault="00745739" w:rsidP="00745739">
      <w:r>
        <w:t>Persistentes Profil:</w:t>
      </w:r>
    </w:p>
    <w:p w14:paraId="6B306D02" w14:textId="77777777" w:rsidR="00745739" w:rsidRDefault="00745739" w:rsidP="00745739">
      <w:r>
        <w:t xml:space="preserve">Technologie und Grundstoffe sammeln ihren Schwerpunkt in den persistenten Hälften der </w:t>
      </w:r>
      <w:proofErr w:type="spellStart"/>
      <w:r>
        <w:t>Heatmap</w:t>
      </w:r>
      <w:proofErr w:type="spellEnd"/>
      <w:r>
        <w:t>.</w:t>
      </w:r>
    </w:p>
    <w:p w14:paraId="3BD2E554" w14:textId="77777777" w:rsidR="00745739" w:rsidRDefault="00745739" w:rsidP="00745739">
      <w:r>
        <w:t>Technologie:</w:t>
      </w:r>
    </w:p>
    <w:p w14:paraId="24B4AE3F" w14:textId="430500FE" w:rsidR="00745739" w:rsidRDefault="00745739" w:rsidP="00745739">
      <w:r>
        <w:t xml:space="preserve">Technologie zeigt das persistenteste Profil: alle sieben Kennzahlen liegen in der persistenten Hälfte, vier in P-V (ROA, ROE, Current Ratio, Eigenkapitalquote) und drei in P-S (EBIT-Marge, FCF-Marge, </w:t>
      </w:r>
      <w:proofErr w:type="spellStart"/>
      <w:r>
        <w:t>Debt</w:t>
      </w:r>
      <w:proofErr w:type="spellEnd"/>
      <w:r>
        <w:t xml:space="preserve">/Equity). Bei allen sieben Kennzahlen fallen Schwerpunkt und Median zusammen. Die Schwerpunkt-Anteile liegen zwischen 31 und 40 %, die Current Ratio zeigt mit </w:t>
      </w:r>
      <w:r w:rsidRPr="00745739">
        <w:rPr>
          <w:rFonts w:ascii="Symbol" w:hAnsi="Symbol"/>
          <w:i/>
          <w:iCs/>
        </w:rPr>
        <w:t>j</w:t>
      </w:r>
      <w:r>
        <w:t xml:space="preserve"> ≈ −0,10 die schwächste Mean-Reversion der Stichprobe in dieser Kennzahl. In den Profitabilitätskennzahlen liegt die Signifikanz im Schwerpunkt mit 24 bis 33 % wenige Prozentpunkte unter dem Quadranten-Anteil, die Gesamt-Signifikanz erreicht 84 bis 98 %. Bei den Kapitalstruktur- und Liquiditätskennzahlen bricht die Signifikanz im Schwerpunkt auf 1 bis 3 % ein, die gesamte Signifikanz liegt bei 18 bis 34 %. Ein </w:t>
      </w:r>
      <w:proofErr w:type="gramStart"/>
      <w:r>
        <w:t>Viertel</w:t>
      </w:r>
      <w:proofErr w:type="gramEnd"/>
      <w:r>
        <w:t xml:space="preserve"> bis ein Drittel der Sektor befindet sich im Bereich des Random-Walk, was die gesamte Signifikanz auf 63 % fallen lässt und damit dem zweitniedrigsten </w:t>
      </w:r>
      <w:r>
        <w:lastRenderedPageBreak/>
        <w:t xml:space="preserve">Wert der Stichprobe </w:t>
      </w:r>
      <w:proofErr w:type="gramStart"/>
      <w:r>
        <w:t>nach Grundstoffe</w:t>
      </w:r>
      <w:proofErr w:type="gramEnd"/>
      <w:r>
        <w:t>. Die signifikanten Unternehmen sitzen in allen drei Kennzahlen hauptsächlich in K-V (52 bis 63 %), nicht im Schwerpunkt.</w:t>
      </w:r>
    </w:p>
    <w:p w14:paraId="428D5B7D" w14:textId="33253FAB" w:rsidR="00745739" w:rsidRDefault="00745739" w:rsidP="00745739">
      <w:r>
        <w:t>D</w:t>
      </w:r>
      <w:r w:rsidR="00EE7695">
        <w:t>er</w:t>
      </w:r>
      <w:r>
        <w:t xml:space="preserve"> Sektor umfasst fünf größere Branchen: Halbleiter und Halbleiter-Ausrüstung (33 Unternehmen), elektronische Geräte und Komponenten (31), Software (21), Kommunikationsgeräte (13) und IT-Dienstleistungen (10). Wachstumstrends, Innovationszyklen und Akquisitionen führen zu volatilen Margen, die nicht zu vorherigen Niveaus zurückkehren. Liquidität und Kapitalstruktur folgen dem </w:t>
      </w:r>
      <w:r w:rsidRPr="009660D2">
        <w:t>sektorübergreifenden Muster aus</w:t>
      </w:r>
      <w:r w:rsidR="009660D2" w:rsidRPr="009660D2">
        <w:t xml:space="preserve"> Kapitel </w:t>
      </w:r>
      <w:r w:rsidR="009660D2" w:rsidRPr="009660D2">
        <w:fldChar w:fldCharType="begin"/>
      </w:r>
      <w:r w:rsidR="009660D2" w:rsidRPr="009660D2">
        <w:instrText xml:space="preserve"> REF _Ref229989002 \r \h </w:instrText>
      </w:r>
      <w:r w:rsidR="009660D2">
        <w:instrText xml:space="preserve"> \* MERGEFORMAT </w:instrText>
      </w:r>
      <w:r w:rsidR="009660D2" w:rsidRPr="009660D2">
        <w:fldChar w:fldCharType="separate"/>
      </w:r>
      <w:r w:rsidR="0007759D">
        <w:rPr>
          <w:cs/>
        </w:rPr>
        <w:t>‎</w:t>
      </w:r>
      <w:r w:rsidR="0007759D">
        <w:t>4.1</w:t>
      </w:r>
      <w:r w:rsidR="009660D2" w:rsidRPr="009660D2">
        <w:fldChar w:fldCharType="end"/>
      </w:r>
      <w:r w:rsidRPr="009660D2">
        <w:t xml:space="preserve">: </w:t>
      </w:r>
      <w:r w:rsidR="009660D2">
        <w:t>S</w:t>
      </w:r>
      <w:r w:rsidRPr="009660D2">
        <w:t>chwache Mean</w:t>
      </w:r>
      <w:r>
        <w:t xml:space="preserve">-Reversion mit hohen Random-Walk-Anteilen. Das erklärt die persistente Lage der Sektor. Halbleiter zeigen das stärkste P-V-Profil mit Anteilen bei ROA von 67 % und EBIT 49 %. Der Branchen-Median der Eigenkapitalquote liegt mit </w:t>
      </w:r>
      <w:r w:rsidR="002D688C" w:rsidRPr="00745739">
        <w:rPr>
          <w:rFonts w:ascii="Symbol" w:hAnsi="Symbol"/>
          <w:i/>
          <w:iCs/>
        </w:rPr>
        <w:t>j</w:t>
      </w:r>
      <w:r w:rsidR="002D688C">
        <w:t xml:space="preserve"> </w:t>
      </w:r>
      <w:r>
        <w:t xml:space="preserve">≈ 0,01 nahe am Random-Walk (Anteil 39 %). Software ist mit allen vier Profitabilitätskennzahlen in P-V (Anteil 38 bis 48 %), die Kapitalstrukturkennzahlen liegen dagegen in K-V. Elektronische Geräte und IT-Dienstleistungen zeigen gemischtere Profile mit Schwerpunkten in P-S, K-V und K-S. Kommunikationsgeräte heben sich </w:t>
      </w:r>
      <w:proofErr w:type="gramStart"/>
      <w:r>
        <w:t>von der Sektor</w:t>
      </w:r>
      <w:proofErr w:type="gramEnd"/>
      <w:r>
        <w:t xml:space="preserve"> ab und liegen bei ROA mit Anteilen von 69 % und EBIT 62 % in K-V. Standardisierte Produkte ziehen die Margen hier schneller zur Norm zurück. Damit haben sie die stärkere Mean-Reversion, während Halbleiter und Software deutlich weniger Mean-Reversion haben. Kein</w:t>
      </w:r>
      <w:r w:rsidR="00041B2D">
        <w:t>e</w:t>
      </w:r>
      <w:r>
        <w:t xml:space="preserve"> Branche ist allein dominant. Die gesamte Signifikanz liegt bei allen fünf Branchen zwischen 60 und 66 %. Das persistente Profil der Sektor entsteht damit aus dem Übergewicht der persistenten Branchen (Halbleiter und Software).</w:t>
      </w:r>
    </w:p>
    <w:p w14:paraId="43FB9184" w14:textId="77777777" w:rsidR="00745739" w:rsidRDefault="00745739" w:rsidP="00745739">
      <w:r>
        <w:t>Grundstoffe:</w:t>
      </w:r>
    </w:p>
    <w:p w14:paraId="250A5D41" w14:textId="1C7DB038" w:rsidR="00745739" w:rsidRDefault="00745739" w:rsidP="00745739">
      <w:r>
        <w:t xml:space="preserve">Grundstoffe zeigen ein persistentes Profil mit einer Ausnahme: drei Kennzahlen liegen in P-V (ROA, FCF-Marge, Current Ratio), drei in P-S (ROE, </w:t>
      </w:r>
      <w:proofErr w:type="spellStart"/>
      <w:r>
        <w:t>Debt</w:t>
      </w:r>
      <w:proofErr w:type="spellEnd"/>
      <w:r>
        <w:t xml:space="preserve">/Equity, Eigenkapitalquote), nur </w:t>
      </w:r>
      <w:proofErr w:type="spellStart"/>
      <w:r>
        <w:t>Quadrantendie</w:t>
      </w:r>
      <w:proofErr w:type="spellEnd"/>
      <w:r>
        <w:t xml:space="preserve"> EBIT-Marge in K-V. Bei EBIT-Marge und Eigenkapitalquote fallen Schwerpunkt und Median in unterschiedliche Quadranten. Die Schwerpunkt-Anteile liegen zwischen 32 und 41 %, ROA zeigt mit </w:t>
      </w:r>
      <w:r w:rsidR="002D688C" w:rsidRPr="00745739">
        <w:rPr>
          <w:rFonts w:ascii="Symbol" w:hAnsi="Symbol"/>
          <w:i/>
          <w:iCs/>
        </w:rPr>
        <w:t>j</w:t>
      </w:r>
      <w:r w:rsidR="002D688C">
        <w:t xml:space="preserve"> </w:t>
      </w:r>
      <w:r>
        <w:t>≈ −0,37 die schwächste Mean-Reversion der Profitabilitätskennzahlen im Vergleich zu den anderen Sektoren. In den Profitabilitätskennzahlen liegt die Signifikanz im Schwerpunkt mit 24 bis 35 % einige Prozentpunkte unter dem Quadranten-Anteil, die gesamte Signifikanz erreicht 81 bis 94 %. Bei den Bilanz- und Liquiditätskennzahlen bricht die Signifikanz im Schwerpunkt auf 0 bis 3 % ein, die gesamte Signifikanz fällt auf 13 bis 40 %. Bei der Eigenkapitalquote liegen 41 % der Sektor im Random-Walk-Bereich. Die signifikanten Unternehmen sind in allen drei Kennzahlen in K-V (Anteil 53 bis 82 %), nicht im Schwerpunkt-Quadranten. Insgesamt zeigen Grundstoffe die niedrigste Signifikanz der Stichprobe (≈ 61 %), passend zur durchgängig persistenten Lage.</w:t>
      </w:r>
    </w:p>
    <w:p w14:paraId="40F95A06" w14:textId="6CA58EEF" w:rsidR="00DD7BB2" w:rsidRDefault="00745739" w:rsidP="00745739">
      <w:r>
        <w:lastRenderedPageBreak/>
        <w:t>D</w:t>
      </w:r>
      <w:r w:rsidR="00EE7695">
        <w:t>er</w:t>
      </w:r>
      <w:r>
        <w:t xml:space="preserve"> Sektor umfasst zwei größere Branchen: Metalle und Bergbau (30 Unternehmen) und Chemie (27). Dazu kommen noch fünf weitere Branchen, aber nur mit jeweils ein bis zwei Unternehmen. Langfristige Rohstoffzyklen verschieben das Niveau der Margen dauerhaft und erklären die persistente Lage der Profitabilität. Liquidität und Kapitalstruktur folgen erneut dem Muster schwacher Mean-Reversion, welches auch in den meisten anderen Sektoren zu finden war. Metalle und Bergbau zeigen ein P-V-Profil mit ROA, ROE und FCF-Marge (Anteil 33 bis 57 %). Die EBIT-Marge ist jedoch in K-V (Anteil 47 %, </w:t>
      </w:r>
      <w:r w:rsidR="009B4F7C">
        <w:rPr>
          <w:rFonts w:ascii="Symbol" w:hAnsi="Symbol"/>
          <w:i/>
          <w:iCs/>
        </w:rPr>
        <w:t>s</w:t>
      </w:r>
      <w:r w:rsidR="009B4F7C">
        <w:t xml:space="preserve"> </w:t>
      </w:r>
      <w:r>
        <w:t xml:space="preserve">≈ 0,30). Der ROA wird durch die langlebigen Anlagen geglättet und ist persistent. Die EBIT-Marge reagiert dagegen unmittelbar auf Schwankungen der Rohstoffpreise und korrigiert schneller. Auch Current Ratio und Eigenkapitalquote liegen bei Bergbau in P-V (Anteil 53 % &amp; 47 %). Bei der Eigenkapitalquote zieht der Chemie-Anteil den Sektor-Schwerpunkt aber nach P-S, wie in der </w:t>
      </w:r>
      <w:proofErr w:type="spellStart"/>
      <w:r>
        <w:t>Heatmap</w:t>
      </w:r>
      <w:proofErr w:type="spellEnd"/>
      <w:r>
        <w:t xml:space="preserve"> zu sehen. Chemie verhält sich in ROA und ROE anders: K-V (jeweils 33 %) und EBIT-Marge in K-S (33 %, </w:t>
      </w:r>
      <w:r w:rsidR="005650C4" w:rsidRPr="005650C4">
        <w:rPr>
          <w:rFonts w:ascii="Symbol" w:hAnsi="Symbol"/>
          <w:i/>
          <w:iCs/>
        </w:rPr>
        <w:t>s</w:t>
      </w:r>
      <w:r>
        <w:t xml:space="preserve"> ≈ 0,08). Liquidität und Kapitalstruktur fallen stabiler aus (33 % &amp; 44 % jeweils in P-S). In der Current Ratio sind beide Branchen recht unterschiedlich: Chemie zeigt mit </w:t>
      </w:r>
      <w:r w:rsidR="005650C4" w:rsidRPr="005650C4">
        <w:rPr>
          <w:rFonts w:ascii="Symbol" w:hAnsi="Symbol"/>
          <w:i/>
          <w:iCs/>
        </w:rPr>
        <w:t>s</w:t>
      </w:r>
      <w:r w:rsidR="005650C4">
        <w:t xml:space="preserve"> </w:t>
      </w:r>
      <w:r>
        <w:t>≈ 0,31 deutlich stabilere Liquidität als Bergbau (</w:t>
      </w:r>
      <w:r w:rsidR="009B4F7C">
        <w:rPr>
          <w:rFonts w:ascii="Symbol" w:hAnsi="Symbol"/>
          <w:i/>
          <w:iCs/>
        </w:rPr>
        <w:t>s</w:t>
      </w:r>
      <w:r w:rsidR="009B4F7C">
        <w:t xml:space="preserve"> </w:t>
      </w:r>
      <w:r>
        <w:t>≈ 0,74), vermutlich wieder durch Investitionszyklen zu begründen. Verarbeitung statt Förderung hält die Margen für Chemie stabiler und korrigiert schneller. Die EBIT-Marge in K-V der Sektor kommt damit primär aus dem Bergbau-Branche.</w:t>
      </w:r>
    </w:p>
    <w:p w14:paraId="52C45352" w14:textId="77777777" w:rsidR="005650C4" w:rsidRDefault="005650C4" w:rsidP="00745739"/>
    <w:p w14:paraId="48C1AF64" w14:textId="77777777" w:rsidR="005650C4" w:rsidRDefault="005650C4" w:rsidP="005650C4">
      <w:r>
        <w:t>Sonstiges Profil:</w:t>
      </w:r>
    </w:p>
    <w:p w14:paraId="49727D8C" w14:textId="77777777" w:rsidR="005650C4" w:rsidRDefault="005650C4" w:rsidP="005650C4">
      <w:r>
        <w:t>Zwei Sektoren ordnen sich keinem der drei Profile eindeutig zu, weil ihr Schwerpunkt diffuser über drei bis vier Quadranten verteilt ist.</w:t>
      </w:r>
    </w:p>
    <w:p w14:paraId="4847451E" w14:textId="77777777" w:rsidR="005650C4" w:rsidRDefault="005650C4" w:rsidP="005650C4">
      <w:r>
        <w:t>Gesundheitswesen:</w:t>
      </w:r>
    </w:p>
    <w:p w14:paraId="713360E5" w14:textId="77777777" w:rsidR="005650C4" w:rsidRDefault="005650C4" w:rsidP="005650C4">
      <w:r>
        <w:t xml:space="preserve">Gesundheitswesen zeigt ein </w:t>
      </w:r>
      <w:proofErr w:type="gramStart"/>
      <w:r>
        <w:t>zentrales</w:t>
      </w:r>
      <w:proofErr w:type="gramEnd"/>
      <w:r>
        <w:t xml:space="preserve"> aber verteiltes Profil mit Schwerpunkten in drei Cluster-Quadranten: zwei Kennzahlen in K-S (EBIT-Marge, FCF-Marge), zwei in K-V (ROA, </w:t>
      </w:r>
      <w:proofErr w:type="spellStart"/>
      <w:r>
        <w:t>Debt</w:t>
      </w:r>
      <w:proofErr w:type="spellEnd"/>
      <w:r>
        <w:t xml:space="preserve">/Equity), drei in P-V (ROE, Current Ratio, Eigenkapitalquote). Bei ROE, EBIT-Marge und Eigenkapitalquote fallen Schwerpunkt und Median in unterschiedliche Quadranten. Die Anteile im Schwerpunkt-Quadranten bleiben zwischen 31 und 39 % und damit unter dem Niveau der meisten anderen Sektoren. In den Profitabilitätskennzahlen verläuft die Signifikanz im Schwerpunkt mit 27 bis 37 % wenige Prozentpunkte unter dem Quadranten-Anteil, die Gesamt-Signifikanz erreicht 93 bis 99 %. Bei </w:t>
      </w:r>
      <w:proofErr w:type="spellStart"/>
      <w:r>
        <w:t>Debt</w:t>
      </w:r>
      <w:proofErr w:type="spellEnd"/>
      <w:r>
        <w:t xml:space="preserve">/Equity erreicht die Signifikanz in K-V 24 %, also einer der wenigen Kapitalstrukturwerte mit Mean-Reversion. Bei Current Ratio und Eigenkapitalquote fällt die Signifikanz im Schwerpunkt unter 5 %, die Random-Walk-Anteile liegen bei 14 bzw. 31 %. Die signifikanten </w:t>
      </w:r>
      <w:r>
        <w:lastRenderedPageBreak/>
        <w:t xml:space="preserve">Unternehmen sind bei Current Ratio und </w:t>
      </w:r>
      <w:proofErr w:type="spellStart"/>
      <w:r>
        <w:t>Debt</w:t>
      </w:r>
      <w:proofErr w:type="spellEnd"/>
      <w:r>
        <w:t>/Equity hauptsächlich in K-V (64 bis 69 %), also nicht im Schwerpunkt.</w:t>
      </w:r>
    </w:p>
    <w:p w14:paraId="5B191897" w14:textId="1F4B20CE" w:rsidR="005650C4" w:rsidRDefault="005650C4" w:rsidP="005650C4">
      <w:r>
        <w:t>D</w:t>
      </w:r>
      <w:r w:rsidR="00EE7695">
        <w:t>er</w:t>
      </w:r>
      <w:r>
        <w:t xml:space="preserve"> Sektor umfasst fünf ähnlich große Branchen: Medizintechnik (30 Unternehmen), Gesundheitsversorger (23), Biotechnologie (20), Forschungs-Werkzeuge (13) und </w:t>
      </w:r>
      <w:proofErr w:type="spellStart"/>
      <w:r>
        <w:t>Pharma</w:t>
      </w:r>
      <w:proofErr w:type="spellEnd"/>
      <w:r>
        <w:t xml:space="preserve"> (10). Diese Branchen folgen verschiedenen Mechanismen. Gesundheitsversorger zeigen ein K-S Profil mit allen Profitabilitätskennzahlen (FCF-Marge 70 %, EBIT-Marge 57 %) durch Regulierungen und standardisierte Versorgungsmodelle. Biotechnologie liegt im Gegensatz dazu mit allen Profitabilitätskennzahlen in P-V (Anteile 55 bis 80 %) bei </w:t>
      </w:r>
      <w:proofErr w:type="gramStart"/>
      <w:r>
        <w:t>extrem hoher</w:t>
      </w:r>
      <w:proofErr w:type="gramEnd"/>
      <w:r>
        <w:t xml:space="preserve"> Volatilität, weil lange Forschungs- und Zulassungs-Zyklen unsichere, dauerhafte Verzerrungen der Margen erzeugen. Auch </w:t>
      </w:r>
      <w:proofErr w:type="spellStart"/>
      <w:r>
        <w:t>Debt</w:t>
      </w:r>
      <w:proofErr w:type="spellEnd"/>
      <w:r>
        <w:t xml:space="preserve">/Equity konzentriert sich in K-V (70 % Anteil, 55 % Signifikanz), was die einzig echte Mean-Reversion der Sektor in der Kapitalstruktur zeigt. Forschungs-Werkzeuge folgen demselben K-V-Muster (39 % Anteil, 31 % Signifikanz). Beide Branchen passen ihre Verschuldungsstruktur aktiv an Forschungs- und Wachstumsphasen an, was zu volatilen, aber zur Norm zurückkehrenden Werten führt. </w:t>
      </w:r>
      <w:proofErr w:type="spellStart"/>
      <w:r>
        <w:t>Pharma</w:t>
      </w:r>
      <w:proofErr w:type="spellEnd"/>
      <w:r>
        <w:t xml:space="preserve"> zeigt die Buchgewinne in K-V (EBIT-Marge mit 90 % Anteil), Patent-Schutz hält die Margen-Korrektur zur Norm aufrecht. Medizintechnik und Forschungs-Werkzeuge zeigen überwiegend korrektive Profile (K-S oder K-V) durch standardisierte Geschäftsmodelle. Das diffuse Profil der Sektor entsteht aus der Mittelung der verschiedenen Branchen.</w:t>
      </w:r>
    </w:p>
    <w:p w14:paraId="6CD14C2B" w14:textId="77777777" w:rsidR="005650C4" w:rsidRDefault="005650C4" w:rsidP="005650C4">
      <w:r>
        <w:t>Zyklische Konsumgüter:</w:t>
      </w:r>
    </w:p>
    <w:p w14:paraId="3463FC5E" w14:textId="77777777" w:rsidR="005650C4" w:rsidRDefault="005650C4" w:rsidP="005650C4">
      <w:r>
        <w:t xml:space="preserve">Zyklische Konsumgüter haben das diffuseste Profil: ihre Schwerpunkte verteilen sich auf alle vier Quadranten. Drei Kennzahlen liegen in P-S (EBIT-Marge, Current Ratio, Eigenkapitalquote), zwei in P-V (ROE, </w:t>
      </w:r>
      <w:proofErr w:type="spellStart"/>
      <w:r>
        <w:t>Debt</w:t>
      </w:r>
      <w:proofErr w:type="spellEnd"/>
      <w:r>
        <w:t xml:space="preserve">/Equity), eine in K-S (FCF-Marge) und eine in K-V (ROA). Bei ROA und Current Ratio fallen Schwerpunkt und Median in unterschiedliche Quadranten. Die EBIT-Marge erreicht mit 50 % den höchsten Anteil im Schwerpunkt-Quadranten der Sektor bei einer Signifikanz von 41 %. Bei den anderen Buchgewinnen liegen die Anteile zwischen 29 und 32 %, die Signifikanz im Schwerpunkt ist bei ROA und FCF-Marge deckungsgleich mit dem Anteil, bei ROE liegt sie 10 Prozentpunkte darunter. Damit ist in den meisten Kennzahlen kein dominanter Schwerpunkt zu finden, die Unternehmen verteilen </w:t>
      </w:r>
      <w:proofErr w:type="gramStart"/>
      <w:r>
        <w:t>sich relativ</w:t>
      </w:r>
      <w:proofErr w:type="gramEnd"/>
      <w:r>
        <w:t xml:space="preserve"> gleichmäßig auf die Quadranten. Die gesamte Signifikanz der Profitabilität erreicht 86 bis 97 %. Bei den Bilanz- und Liquiditätskennzahlen bricht die Signifikanz im Schwerpunkt auf 2 bis 4 % ein, die gesamte Signifikanz liegt bei 15 bis 53 %. Der Anteil an Random-Walk liegen bei </w:t>
      </w:r>
      <w:proofErr w:type="spellStart"/>
      <w:r>
        <w:t>Debt</w:t>
      </w:r>
      <w:proofErr w:type="spellEnd"/>
      <w:r>
        <w:t>/Equity 32 %, bei der Eigenkapitalquote 23 %. Die signifikanten Unternehmen sitzen in allen drei Kennzahlen mehrheitlich in K-V (45 bis 75 %), nicht im Schwerpunkt.</w:t>
      </w:r>
    </w:p>
    <w:p w14:paraId="2EB09135" w14:textId="22F07564" w:rsidR="00AD7AE8" w:rsidRDefault="005650C4" w:rsidP="00A951E2">
      <w:r>
        <w:lastRenderedPageBreak/>
        <w:t>D</w:t>
      </w:r>
      <w:r w:rsidR="00E908C8">
        <w:t>er</w:t>
      </w:r>
      <w:r>
        <w:t xml:space="preserve"> Sektor umfasst insgesamt zehn Branchen, viele davon klein (5 bis 6 Unternehmen). Die größten Branchen sind Spezialhandel (25 Unternehmen), Hotels und Gastronomie (23), Verpackungen (15), Haushaltswaren (15), Automobilzubehör (12) und Textilien (10). Diese Branchen reagieren unterschiedlich auf Konjunkturzyklen. Hotels und Textilien haben hohe Volatilität in den Kennzahlen (Hotels D/E </w:t>
      </w:r>
      <w:r w:rsidR="00611A39" w:rsidRPr="005650C4">
        <w:rPr>
          <w:rFonts w:ascii="Symbol" w:hAnsi="Symbol"/>
          <w:i/>
          <w:iCs/>
        </w:rPr>
        <w:t>s</w:t>
      </w:r>
      <w:r w:rsidR="00611A39">
        <w:t xml:space="preserve"> </w:t>
      </w:r>
      <w:r>
        <w:t xml:space="preserve">≈ 1,37) und liegen häufig im P-V-Quadranten. Verpackungen und Automobilzubehör bleiben durch langfristige Kunden stabiler. Automobilzubehör ist mit hohen Anteilen in der EBIT-Marge (83 %) in P-S, Spezialhandel ebenfalls (72 %). Beide Branchen führen zu dem hohen Anteil der Sektor in dieser Kennzahl mit P-S bei 50 %. Bei Bilanz und Liquidität konzentrieren sich die signifikanten Unternehmen in K-V (45 bis 75 %), hauptsächlich beeinflusst durch Hotels und Haushaltswaren, welche häufiger Anpassungen der Bilanz vornehmen. Die Sektor-Schwerpunkte liegen dagegen in der persistenten Hälfte, weil stabilere Branchen (Automobilzubehör, Verpackungen) ihre Bilanzstrukturen über die Zeit kaum ändern (Haushaltswaren </w:t>
      </w:r>
      <w:proofErr w:type="spellStart"/>
      <w:r>
        <w:t>Debt</w:t>
      </w:r>
      <w:proofErr w:type="spellEnd"/>
      <w:r>
        <w:t>/Equity nur 13 % der Werte im Random-Walk-Bereich vs. Automobilzubehör mit 42 %). Beim Mitteln der unterschiedlichen Branchen-Profile entsteht die diffuse Verteilung über alle vier Quadranten, welche im Zentrum nah am Kennzahl-Median liegt.</w:t>
      </w:r>
    </w:p>
    <w:p w14:paraId="0DEDAD42" w14:textId="77777777" w:rsidR="00A951E2" w:rsidRPr="00A951E2" w:rsidRDefault="002B2440" w:rsidP="002B2440">
      <w:r w:rsidRPr="00A951E2">
        <w:t xml:space="preserve">Die Anteile </w:t>
      </w:r>
      <w:proofErr w:type="gramStart"/>
      <w:r w:rsidRPr="00A951E2">
        <w:t>einer Sektor</w:t>
      </w:r>
      <w:proofErr w:type="gramEnd"/>
      <w:r w:rsidRPr="00A951E2">
        <w:t xml:space="preserve"> (z.B. 31% blasse Farbstärke für ROA in Industrie) im Schwerpunkt-Quadranten (</w:t>
      </w:r>
      <w:r w:rsidR="00651EB8" w:rsidRPr="00A951E2">
        <w:t xml:space="preserve">hier </w:t>
      </w:r>
      <w:r w:rsidRPr="00A951E2">
        <w:t xml:space="preserve">grün) haben neben der Information der Heterogenität der Sektoren untereinander (56% mittlere Farbstärke für ROA in Immobilien, blau) auch eine strukturelle Komponente. Diese Komponente besagt, dass Sektoren, deren Median weiter vom Kennzahl-Median entfernt liegt, mehr Unternehmen in diesem Quadranten beinhalten. </w:t>
      </w:r>
    </w:p>
    <w:p w14:paraId="0A9EAE8A" w14:textId="7B5EAA33" w:rsidR="00DF5614" w:rsidRDefault="002B2440" w:rsidP="00A951E2">
      <w:r w:rsidRPr="00A951E2">
        <w:t>Die Spearman-Korrelation zwischen Abstand (</w:t>
      </w:r>
      <w:r w:rsidR="00135484" w:rsidRPr="00A951E2">
        <w:rPr>
          <w:rFonts w:ascii="Symbol" w:hAnsi="Symbol"/>
          <w:i/>
          <w:iCs/>
        </w:rPr>
        <w:t>Dj</w:t>
      </w:r>
      <w:r w:rsidRPr="00A951E2">
        <w:t xml:space="preserve"> und </w:t>
      </w:r>
      <w:r w:rsidRPr="00A951E2">
        <w:rPr>
          <w:rFonts w:ascii="Symbol" w:hAnsi="Symbol"/>
          <w:i/>
          <w:iCs/>
        </w:rPr>
        <w:t>Ds</w:t>
      </w:r>
      <w:r w:rsidRPr="00A951E2">
        <w:t xml:space="preserve">) und Anteil im Schwerpunkt liegt bei </w:t>
      </w:r>
      <w:r w:rsidR="00135484" w:rsidRPr="00A951E2">
        <w:rPr>
          <w:rFonts w:ascii="Symbol" w:hAnsi="Symbol"/>
          <w:i/>
          <w:iCs/>
        </w:rPr>
        <w:t>r</w:t>
      </w:r>
      <w:r w:rsidRPr="00A951E2">
        <w:t xml:space="preserve"> = 0,56. D</w:t>
      </w:r>
      <w:r w:rsidR="00A951E2" w:rsidRPr="00A951E2">
        <w:t>ies</w:t>
      </w:r>
      <w:r w:rsidRPr="00A951E2">
        <w:t xml:space="preserve"> erklärt die Lage etwa d</w:t>
      </w:r>
      <w:r w:rsidR="002337DB">
        <w:t>er</w:t>
      </w:r>
      <w:r w:rsidRPr="00A951E2">
        <w:t xml:space="preserve"> Hälfte der Variation der Anteile.</w:t>
      </w:r>
      <w:r w:rsidR="00A951E2">
        <w:t xml:space="preserve"> </w:t>
      </w:r>
      <w:r w:rsidR="00DF5614">
        <w:t>Die andere Hälfte der Variation entsteht aus Unterschieden der Branchen, die sich in den jeweiligen Profilen der Sektoren zeigen.</w:t>
      </w:r>
    </w:p>
    <w:p w14:paraId="049A91C5" w14:textId="77777777" w:rsidR="00DF5614" w:rsidRDefault="00DF5614" w:rsidP="00DF5614">
      <w:r>
        <w:t xml:space="preserve">Bei 35 der 70 </w:t>
      </w:r>
      <w:proofErr w:type="spellStart"/>
      <w:r>
        <w:t>Heatmap</w:t>
      </w:r>
      <w:proofErr w:type="spellEnd"/>
      <w:r>
        <w:t xml:space="preserve">-Zellen fällt der Schwerpunkt-Quadrant nicht mit dem Signifikanz-Schwerpunkt nach </w:t>
      </w:r>
      <w:proofErr w:type="spellStart"/>
      <w:r>
        <w:t>Bonferroni</w:t>
      </w:r>
      <w:proofErr w:type="spellEnd"/>
      <w:r>
        <w:t xml:space="preserve"> zusammen. In 33 Zellen davon liegt der Signifikanz-Schwerpunkt in einer korrektiven Hälfte (</w:t>
      </w:r>
      <w:proofErr w:type="gramStart"/>
      <w:r>
        <w:t>21 mal</w:t>
      </w:r>
      <w:proofErr w:type="gramEnd"/>
      <w:r>
        <w:t xml:space="preserve"> K-V, </w:t>
      </w:r>
      <w:proofErr w:type="gramStart"/>
      <w:r>
        <w:t>12 mal</w:t>
      </w:r>
      <w:proofErr w:type="gramEnd"/>
      <w:r>
        <w:t xml:space="preserve"> K-S), unabhängig davon, in welchem Quadranten der Schwerpunkt liegt. Besonders zeigt sich das in den schwachen Dynamik-Typen. Bei Current Ratio, </w:t>
      </w:r>
      <w:proofErr w:type="spellStart"/>
      <w:r>
        <w:t>Debt</w:t>
      </w:r>
      <w:proofErr w:type="spellEnd"/>
      <w:r>
        <w:t xml:space="preserve">/Equity und Eigenkapitalquote weichen Schwerpunkt und Signifikanz im Schwerpunkt in ≈ 7 von 10 Sektoren voneinander ab. Bei Basis Konsumgütern liegt der Current-Ratio-Schwerpunkt in P-S (29 von 68 Unternehmen), 11 der 15 nach </w:t>
      </w:r>
      <w:proofErr w:type="spellStart"/>
      <w:r>
        <w:t>Bonferroni</w:t>
      </w:r>
      <w:proofErr w:type="spellEnd"/>
      <w:r>
        <w:t xml:space="preserve"> signifikanten Unternehmen liegen aber in K-V. Auch bei einigen Profitabilitätskennzahlen tritt das Muster auf: bei Industrie, Versorgern und Basis </w:t>
      </w:r>
      <w:r>
        <w:lastRenderedPageBreak/>
        <w:t xml:space="preserve">Konsumgütern liegen die Buchgewinne mehrheitlich in den persistenten Quadranten, 70 bis 90 % der nach </w:t>
      </w:r>
      <w:proofErr w:type="spellStart"/>
      <w:r>
        <w:t>Bonferroni</w:t>
      </w:r>
      <w:proofErr w:type="spellEnd"/>
      <w:r>
        <w:t xml:space="preserve"> signifikanten Unternehmen aber in K-S.</w:t>
      </w:r>
    </w:p>
    <w:p w14:paraId="38D6D76F" w14:textId="7975EE57" w:rsidR="00DF5614" w:rsidRDefault="00DF5614" w:rsidP="00DF5614">
      <w:r>
        <w:t xml:space="preserve">Hintergrund ist die Lage des Kennzahl-Medians. Bei Current Ratio, </w:t>
      </w:r>
      <w:proofErr w:type="spellStart"/>
      <w:r>
        <w:t>Debt</w:t>
      </w:r>
      <w:proofErr w:type="spellEnd"/>
      <w:r>
        <w:t>/Equity und Eigenkapitalquote liegt er nahe Null (</w:t>
      </w:r>
      <w:r w:rsidR="00332BB5" w:rsidRPr="00332BB5">
        <w:rPr>
          <w:rFonts w:ascii="Symbol" w:hAnsi="Symbol"/>
          <w:i/>
          <w:iCs/>
        </w:rPr>
        <w:t>j</w:t>
      </w:r>
      <w:r>
        <w:t xml:space="preserve"> ≈ −0,17, −0,09 und −0,04). Sektoren mit Schwerpunkt knapp über dieser Linie liegen automatisch in einem persistenten Quadranten, der nahe dem Random-Walk (|</w:t>
      </w:r>
      <w:r w:rsidR="007E3319" w:rsidRPr="00332BB5">
        <w:rPr>
          <w:rFonts w:ascii="Symbol" w:hAnsi="Symbol"/>
          <w:i/>
          <w:iCs/>
        </w:rPr>
        <w:t>j</w:t>
      </w:r>
      <w:r w:rsidR="007E3319">
        <w:t xml:space="preserve"> </w:t>
      </w:r>
      <w:r>
        <w:t xml:space="preserve">| &lt; 0,05) ist. </w:t>
      </w:r>
      <w:proofErr w:type="gramStart"/>
      <w:r>
        <w:t>AR(1)-</w:t>
      </w:r>
      <w:proofErr w:type="gramEnd"/>
      <w:r>
        <w:t>Schätzungen dort fallen statistisch selten signifikant aus. Die belastbare Mean-Reversion liegt entsprechend in den korrektiven Quadranten, auch wenn der Sektor-Schwerpunkt dort nicht zu finden ist.</w:t>
      </w:r>
    </w:p>
    <w:p w14:paraId="2FD5DCE3" w14:textId="25137EE3" w:rsidR="002B2440" w:rsidRDefault="00DF5614" w:rsidP="00DF5614">
      <w:r>
        <w:t xml:space="preserve">Die zwei Perspektiven schränken die Aussagen der </w:t>
      </w:r>
      <w:proofErr w:type="spellStart"/>
      <w:r>
        <w:t>Heatmap</w:t>
      </w:r>
      <w:proofErr w:type="spellEnd"/>
      <w:r>
        <w:t xml:space="preserve"> nicht ein, sondern ergänzen sie. Die Schwerpunkt-Verteilung zeigt, wo die Mehrheit </w:t>
      </w:r>
      <w:proofErr w:type="gramStart"/>
      <w:r>
        <w:t>einer Sektor</w:t>
      </w:r>
      <w:proofErr w:type="gramEnd"/>
      <w:r>
        <w:t xml:space="preserve"> liegt, und trägt damit das ökonomische Profil. Der Signifikanz-Schwerpunkt nach </w:t>
      </w:r>
      <w:proofErr w:type="spellStart"/>
      <w:r>
        <w:t>Bonferroni</w:t>
      </w:r>
      <w:proofErr w:type="spellEnd"/>
      <w:r>
        <w:t xml:space="preserve"> zeigt, wo die statistisch belastbaren Unternehmen mit Mean-Reversion liegen. Beide Ebenen müssen für ein vollständiges Sektor-Bild zusammen betrachtet werden, weil eine reine Betrachtung des Signifikanz-Schwerpunkts nur eine Teilmenge der Sektor abbildet und das ökonomische Gesamtbild nicht komplett darstellt.</w:t>
      </w:r>
    </w:p>
    <w:p w14:paraId="6F92E93F" w14:textId="33DAA5EC" w:rsidR="00284FA6" w:rsidRDefault="006F2487">
      <w:pPr>
        <w:pStyle w:val="berschrift2"/>
      </w:pPr>
      <w:bookmarkStart w:id="145" w:name="_Ref229989036"/>
      <w:bookmarkStart w:id="146" w:name="_Toc230281193"/>
      <w:r w:rsidRPr="006F2487">
        <w:t>Interpretation der Ergebnisse</w:t>
      </w:r>
      <w:bookmarkEnd w:id="145"/>
      <w:bookmarkEnd w:id="146"/>
    </w:p>
    <w:p w14:paraId="04295E42" w14:textId="51DC7222" w:rsidR="008B5AA4" w:rsidRPr="008B5AA4" w:rsidRDefault="008B5AA4" w:rsidP="008B5AA4">
      <w:r w:rsidRPr="008B5AA4">
        <w:t xml:space="preserve">In </w:t>
      </w:r>
      <w:r>
        <w:t xml:space="preserve">Kapitel </w:t>
      </w:r>
      <w:r>
        <w:fldChar w:fldCharType="begin"/>
      </w:r>
      <w:r>
        <w:instrText xml:space="preserve"> REF _Ref229989002 \r \h </w:instrText>
      </w:r>
      <w:r>
        <w:fldChar w:fldCharType="separate"/>
      </w:r>
      <w:r w:rsidR="0007759D">
        <w:rPr>
          <w:cs/>
        </w:rPr>
        <w:t>‎</w:t>
      </w:r>
      <w:r w:rsidR="0007759D">
        <w:t>4.1</w:t>
      </w:r>
      <w:r>
        <w:fldChar w:fldCharType="end"/>
      </w:r>
      <w:r w:rsidRPr="008B5AA4">
        <w:t xml:space="preserve"> wurden die unterschiedlichen Ergebnisse der drei Dynamiktypen beschrieben, in </w:t>
      </w:r>
      <w:r w:rsidR="00CA1097">
        <w:t xml:space="preserve">Kapitel </w:t>
      </w:r>
      <w:r w:rsidR="00CA1097">
        <w:fldChar w:fldCharType="begin"/>
      </w:r>
      <w:r w:rsidR="00CA1097">
        <w:instrText xml:space="preserve"> REF _Ref229989014 \r \h </w:instrText>
      </w:r>
      <w:r w:rsidR="00CA1097">
        <w:fldChar w:fldCharType="separate"/>
      </w:r>
      <w:r w:rsidR="0007759D">
        <w:rPr>
          <w:cs/>
        </w:rPr>
        <w:t>‎</w:t>
      </w:r>
      <w:r w:rsidR="0007759D">
        <w:t>4.2</w:t>
      </w:r>
      <w:r w:rsidR="00CA1097">
        <w:fldChar w:fldCharType="end"/>
      </w:r>
      <w:r w:rsidRPr="008B5AA4">
        <w:t xml:space="preserve"> die Variation zwischen den Sektoren. Die folgenden fünf Kapitel ordnen diese Ergebnisse ökonomisch ein. </w:t>
      </w:r>
      <w:r w:rsidR="00F779FB">
        <w:fldChar w:fldCharType="begin"/>
      </w:r>
      <w:r w:rsidR="00F779FB">
        <w:instrText xml:space="preserve"> REF _Ref230182486 \r \h </w:instrText>
      </w:r>
      <w:r w:rsidR="00F779FB">
        <w:fldChar w:fldCharType="separate"/>
      </w:r>
      <w:r w:rsidR="0007759D">
        <w:rPr>
          <w:cs/>
        </w:rPr>
        <w:t>‎</w:t>
      </w:r>
      <w:r w:rsidR="0007759D">
        <w:t>4.1.1</w:t>
      </w:r>
      <w:r w:rsidR="00F779FB">
        <w:fldChar w:fldCharType="end"/>
      </w:r>
      <w:r w:rsidR="00F779FB">
        <w:fldChar w:fldCharType="begin"/>
      </w:r>
      <w:r w:rsidR="00F779FB">
        <w:instrText xml:space="preserve"> REF _Ref230011542 \r \h </w:instrText>
      </w:r>
      <w:r w:rsidR="00F779FB">
        <w:fldChar w:fldCharType="separate"/>
      </w:r>
      <w:r w:rsidR="0007759D">
        <w:rPr>
          <w:cs/>
        </w:rPr>
        <w:t>‎</w:t>
      </w:r>
      <w:r w:rsidR="0007759D">
        <w:t>4.3.1</w:t>
      </w:r>
      <w:r w:rsidR="00F779FB">
        <w:fldChar w:fldCharType="end"/>
      </w:r>
      <w:r w:rsidR="00F779FB">
        <w:t xml:space="preserve"> </w:t>
      </w:r>
      <w:r w:rsidRPr="008B5AA4">
        <w:t xml:space="preserve">erklärt, warum die drei Dynamiktypen unterschiedlich starke Mean-Reversion haben. </w:t>
      </w:r>
      <w:r w:rsidR="00E17C6D">
        <w:t>4.3.2</w:t>
      </w:r>
      <w:r w:rsidR="00552BB5">
        <w:t xml:space="preserve"> </w:t>
      </w:r>
      <w:r w:rsidRPr="008B5AA4">
        <w:t xml:space="preserve">stellt Unterschiede innerhalb der Dynamiktypen dar. </w:t>
      </w:r>
      <w:r w:rsidR="00E17C6D">
        <w:t>4.3.3</w:t>
      </w:r>
      <w:r w:rsidR="002F7DB3">
        <w:t xml:space="preserve"> </w:t>
      </w:r>
      <w:r w:rsidRPr="008B5AA4">
        <w:t xml:space="preserve">zeigt, was </w:t>
      </w:r>
      <w:r w:rsidR="002A6ED3" w:rsidRPr="002A6ED3">
        <w:rPr>
          <w:rFonts w:ascii="Symbol" w:hAnsi="Symbol"/>
          <w:i/>
          <w:iCs/>
        </w:rPr>
        <w:t>s</w:t>
      </w:r>
      <w:r w:rsidRPr="008B5AA4">
        <w:t xml:space="preserve"> gegenüber </w:t>
      </w:r>
      <w:r w:rsidR="00F779FB">
        <w:rPr>
          <w:rFonts w:ascii="Symbol" w:hAnsi="Symbol"/>
          <w:i/>
          <w:iCs/>
        </w:rPr>
        <w:t>j</w:t>
      </w:r>
      <w:r w:rsidRPr="008B5AA4">
        <w:t xml:space="preserve"> über das Geschäftsmodell aussagt. </w:t>
      </w:r>
      <w:r w:rsidR="00E17C6D">
        <w:t>4.3.4</w:t>
      </w:r>
      <w:r w:rsidR="002F7DB3">
        <w:t xml:space="preserve"> </w:t>
      </w:r>
      <w:r w:rsidRPr="008B5AA4">
        <w:t>erklärt die Unterschiede zwischen Sektoren. 4.3</w:t>
      </w:r>
      <w:r w:rsidR="00E17C6D">
        <w:t>.5</w:t>
      </w:r>
      <w:r w:rsidRPr="008B5AA4">
        <w:t xml:space="preserve"> fasst die Ergebnisse zusammen und greift die unterschiedliche Schätzqualität auf.</w:t>
      </w:r>
    </w:p>
    <w:p w14:paraId="256D580E" w14:textId="201FB311" w:rsidR="00BA4A57" w:rsidRDefault="00214B84" w:rsidP="00BA4A57">
      <w:pPr>
        <w:pStyle w:val="berschrift3"/>
      </w:pPr>
      <w:bookmarkStart w:id="147" w:name="_Ref230011542"/>
      <w:bookmarkStart w:id="148" w:name="_Toc230281194"/>
      <w:r w:rsidRPr="00214B84">
        <w:t>Treiber der Dynamiktypen</w:t>
      </w:r>
      <w:bookmarkEnd w:id="147"/>
      <w:bookmarkEnd w:id="148"/>
    </w:p>
    <w:p w14:paraId="6F8C1424" w14:textId="2A0A0EA7" w:rsidR="00B2018B" w:rsidRDefault="00B2018B" w:rsidP="00B2018B">
      <w:r>
        <w:t xml:space="preserve">Dass die Profitabilität stärkere Mean-Reversion als die Kapitalstruktur hat, zeigen die Kennzahlen deutlich. Der Grund dafür liegt darin, was diese Werte </w:t>
      </w:r>
      <w:r w:rsidR="000905E8">
        <w:t>beeinflusst</w:t>
      </w:r>
      <w:r>
        <w:t>.</w:t>
      </w:r>
    </w:p>
    <w:p w14:paraId="6BEDA156" w14:textId="63861502" w:rsidR="00B2018B" w:rsidRDefault="00B2018B" w:rsidP="00B2018B">
      <w:r>
        <w:t xml:space="preserve">Profitabilitätskennzahlen messen das Ergebnis marktwirtschaftlicher Konkurrenz. Eine überdurchschnittliche Marge wirkt als Signal an Wettbewerber, in den Markt einzutreten oder die eigenen Preise anzupassen. Eine unterdurchschnittliche Marge zwingt Unternehmen zur Kostenreduktion oder zum Marktaustritt. In beiden Fällen entsteht eine Kraft, die die Marge zur Norm </w:t>
      </w:r>
      <w:proofErr w:type="gramStart"/>
      <w:r>
        <w:t>der jeweiligen Sektor</w:t>
      </w:r>
      <w:proofErr w:type="gramEnd"/>
      <w:r>
        <w:t xml:space="preserve"> </w:t>
      </w:r>
      <w:r>
        <w:lastRenderedPageBreak/>
        <w:t xml:space="preserve">bewegt, ohne dass das einzelne Unternehmen die Korrektur aktiv steuern </w:t>
      </w:r>
      <w:proofErr w:type="gramStart"/>
      <w:r>
        <w:t>muss</w:t>
      </w:r>
      <w:proofErr w:type="gramEnd"/>
      <w:r w:rsidR="00506A5B">
        <w:t xml:space="preserve"> </w:t>
      </w:r>
      <w:sdt>
        <w:sdtPr>
          <w:id w:val="-713191977"/>
          <w:citation/>
        </w:sdtPr>
        <w:sdtEndPr/>
        <w:sdtContent>
          <w:r w:rsidR="00506A5B">
            <w:fldChar w:fldCharType="begin"/>
          </w:r>
          <w:r w:rsidR="00506A5B">
            <w:instrText xml:space="preserve">CITATION Fam99 \p 161 \t  \l 1031 </w:instrText>
          </w:r>
          <w:r w:rsidR="00506A5B">
            <w:fldChar w:fldCharType="separate"/>
          </w:r>
          <w:r w:rsidR="0004311B">
            <w:rPr>
              <w:noProof/>
            </w:rPr>
            <w:t>(Fama &amp; French, 2000, S. 161)</w:t>
          </w:r>
          <w:r w:rsidR="00506A5B">
            <w:fldChar w:fldCharType="end"/>
          </w:r>
        </w:sdtContent>
      </w:sdt>
      <w:r>
        <w:t xml:space="preserve">. Fama und French </w:t>
      </w:r>
      <w:sdt>
        <w:sdtPr>
          <w:id w:val="-1969727323"/>
          <w:citation/>
        </w:sdtPr>
        <w:sdtEndPr/>
        <w:sdtContent>
          <w:r w:rsidR="00506A5B">
            <w:fldChar w:fldCharType="begin"/>
          </w:r>
          <w:r w:rsidR="00506A5B">
            <w:instrText xml:space="preserve">CITATION Fam99 \p "161 u. 168" \t  \l 1031 </w:instrText>
          </w:r>
          <w:r w:rsidR="00506A5B">
            <w:fldChar w:fldCharType="separate"/>
          </w:r>
          <w:r w:rsidR="0004311B">
            <w:rPr>
              <w:noProof/>
            </w:rPr>
            <w:t>(Fama &amp; French, 2000, S. 161 u. 168)</w:t>
          </w:r>
          <w:r w:rsidR="00506A5B">
            <w:fldChar w:fldCharType="end"/>
          </w:r>
        </w:sdtContent>
      </w:sdt>
      <w:r>
        <w:t xml:space="preserve"> belegen eine Mean-Reversion der Profitabilität von etwa 38 % pro Jahr, mit schnellerer Rückkehr bei unterdurchschnittlicher Profitabilität</w:t>
      </w:r>
      <w:r w:rsidR="00B559F2">
        <w:t xml:space="preserve"> </w:t>
      </w:r>
      <w:sdt>
        <w:sdtPr>
          <w:id w:val="-1114045202"/>
          <w:citation/>
        </w:sdtPr>
        <w:sdtEndPr/>
        <w:sdtContent>
          <w:r w:rsidR="00B559F2">
            <w:fldChar w:fldCharType="begin"/>
          </w:r>
          <w:r w:rsidR="00B559F2">
            <w:instrText xml:space="preserve">CITATION Fam99 \p 170 \t  \l 1031 </w:instrText>
          </w:r>
          <w:r w:rsidR="00B559F2">
            <w:fldChar w:fldCharType="separate"/>
          </w:r>
          <w:r w:rsidR="0004311B">
            <w:rPr>
              <w:noProof/>
            </w:rPr>
            <w:t>(Fama &amp; French, 2000, S. 170)</w:t>
          </w:r>
          <w:r w:rsidR="00B559F2">
            <w:fldChar w:fldCharType="end"/>
          </w:r>
        </w:sdtContent>
      </w:sdt>
      <w:r>
        <w:t xml:space="preserve">. Die in dieser Arbeit gemessene Mean-Reversion von </w:t>
      </w:r>
      <w:r w:rsidR="00710A3D" w:rsidRPr="00710A3D">
        <w:rPr>
          <w:rFonts w:ascii="Symbol" w:hAnsi="Symbol"/>
          <w:i/>
          <w:iCs/>
        </w:rPr>
        <w:t>j</w:t>
      </w:r>
      <w:r>
        <w:t xml:space="preserve"> ≈ −0,43 passt zu diesem Ergebnis.</w:t>
      </w:r>
    </w:p>
    <w:p w14:paraId="16534E9D" w14:textId="77777777" w:rsidR="00B2018B" w:rsidRDefault="00B2018B" w:rsidP="00B2018B">
      <w:r>
        <w:t>Kapitalstrukturkennzahlen verfolgen eine andere Logik. Eine erhöhte Verschuldungsquote korrigiert sich nicht von selbst, sie ändert sich nur, wenn das Management eine Anleihe ausgibt, eine Kapitalerhöhung beschließt, Aktien zurückkauft oder Dividenden ausschüttet. Es gibt keinen Marktmechanismus, der die Kapitalstruktur von selbst zu einer Sektor-Norm zurückzieht. Die Erklärung für diese Trägheit und die Rolle des Managements werden in der Forschung zur Kapitalstruktur unterschiedlich diskutiert:</w:t>
      </w:r>
    </w:p>
    <w:p w14:paraId="14FBA5F1" w14:textId="68F159F8" w:rsidR="00B2018B" w:rsidRDefault="00B2018B" w:rsidP="00D315EF">
      <w:r>
        <w:t xml:space="preserve">Die </w:t>
      </w:r>
      <w:proofErr w:type="spellStart"/>
      <w:r>
        <w:t>Pecking</w:t>
      </w:r>
      <w:proofErr w:type="spellEnd"/>
      <w:r>
        <w:t>-Order-Theorie</w:t>
      </w:r>
      <w:r w:rsidR="00E6110C">
        <w:t xml:space="preserve"> </w:t>
      </w:r>
      <w:sdt>
        <w:sdtPr>
          <w:id w:val="-20702439"/>
          <w:citation/>
        </w:sdtPr>
        <w:sdtEndPr/>
        <w:sdtContent>
          <w:r w:rsidR="00452979">
            <w:fldChar w:fldCharType="begin"/>
          </w:r>
          <w:r w:rsidR="000D7094">
            <w:instrText xml:space="preserve">CITATION Mye84 \p 576 \l 1031 </w:instrText>
          </w:r>
          <w:r w:rsidR="00452979">
            <w:fldChar w:fldCharType="separate"/>
          </w:r>
          <w:r w:rsidR="0004311B">
            <w:rPr>
              <w:noProof/>
            </w:rPr>
            <w:t>(Myers, 1984, S. 576)</w:t>
          </w:r>
          <w:r w:rsidR="00452979">
            <w:fldChar w:fldCharType="end"/>
          </w:r>
        </w:sdtContent>
      </w:sdt>
      <w:r>
        <w:t xml:space="preserve"> stellt dar, dass Unternehmen keinen Zielquoten folgen. Aufgrund von Informationsasymmetrien zwischen Management und Kapitalmarkt folgt die Finanzierung einer Rangordnung: Interne Gewinne vor Fremdkapital, Fremdkapital vor neuem Eigenkapital. Die Kapitalstruktur ist damit das Ergebnis historischer Finanzierungsentscheidungen und unterliegt keiner Mean-Reversion</w:t>
      </w:r>
      <w:r w:rsidR="000D7094">
        <w:t xml:space="preserve"> </w:t>
      </w:r>
      <w:sdt>
        <w:sdtPr>
          <w:id w:val="1428684121"/>
          <w:citation/>
        </w:sdtPr>
        <w:sdtEndPr/>
        <w:sdtContent>
          <w:r w:rsidR="000D7094">
            <w:fldChar w:fldCharType="begin"/>
          </w:r>
          <w:r w:rsidR="000D7094">
            <w:instrText xml:space="preserve">CITATION Mye84 \p 576-585 \l 1031 </w:instrText>
          </w:r>
          <w:r w:rsidR="000D7094">
            <w:fldChar w:fldCharType="separate"/>
          </w:r>
          <w:r w:rsidR="0004311B">
            <w:rPr>
              <w:noProof/>
            </w:rPr>
            <w:t>(Myers, 1984, S. 576-585)</w:t>
          </w:r>
          <w:r w:rsidR="000D7094">
            <w:fldChar w:fldCharType="end"/>
          </w:r>
        </w:sdtContent>
      </w:sdt>
      <w:r>
        <w:t>. Die Market-Timing-Theorie</w:t>
      </w:r>
      <w:r w:rsidR="00961DDB">
        <w:t xml:space="preserve"> </w:t>
      </w:r>
      <w:sdt>
        <w:sdtPr>
          <w:id w:val="676860090"/>
          <w:citation/>
        </w:sdtPr>
        <w:sdtEndPr/>
        <w:sdtContent>
          <w:r w:rsidR="00D315EF">
            <w:fldChar w:fldCharType="begin"/>
          </w:r>
          <w:r w:rsidR="00D315EF">
            <w:instrText xml:space="preserve">CITATION Bak02 \p 1 \l 1031 </w:instrText>
          </w:r>
          <w:r w:rsidR="00D315EF">
            <w:fldChar w:fldCharType="separate"/>
          </w:r>
          <w:r w:rsidR="0004311B">
            <w:rPr>
              <w:noProof/>
            </w:rPr>
            <w:t>(Baker, Malcom; Wurgler, Jefferey, 2002, S. 1)</w:t>
          </w:r>
          <w:r w:rsidR="00D315EF">
            <w:fldChar w:fldCharType="end"/>
          </w:r>
        </w:sdtContent>
      </w:sdt>
      <w:r>
        <w:t xml:space="preserve"> führt die Kapitalstruktur auf Finanzierungsentscheidungen des Managements zurück, mit denen das Management kurzfristige Schwankungen der Marktbewertung ausnutzen möchte. Unternehmen geben Eigenkapital in Phasen hoher Marktbewertung aus und greifen bei niedrigeren Kursen auf Fremdkapital oder Aktienrückkäufe zurück. Da diese Entscheidungen nicht zurückgenommen werden, spiegelt die Verschuldung den Effekt vergangener Bewertungsphasen wider und folgt damit ebenfalls keiner Mean-Reversion. Die dynamische Trade-off-Theorie nimmt zwar eine optimale Verschuldungsquote an, geht aber davon aus, dass Anpassungskosten das Management daran hindern, kleinere Abweichungen zu korrigieren</w:t>
      </w:r>
      <w:r w:rsidR="00CA7C1E">
        <w:t xml:space="preserve"> </w:t>
      </w:r>
      <w:sdt>
        <w:sdtPr>
          <w:id w:val="-1971427344"/>
          <w:citation/>
        </w:sdtPr>
        <w:sdtEndPr/>
        <w:sdtContent>
          <w:r w:rsidR="00CA7C1E">
            <w:fldChar w:fldCharType="begin"/>
          </w:r>
          <w:r w:rsidR="00CA7C1E">
            <w:instrText xml:space="preserve">CITATION Fra09 \p "2 &amp;amp; 5" \l 1031 </w:instrText>
          </w:r>
          <w:r w:rsidR="00CA7C1E">
            <w:fldChar w:fldCharType="separate"/>
          </w:r>
          <w:r w:rsidR="0004311B">
            <w:rPr>
              <w:noProof/>
            </w:rPr>
            <w:t>(Frank &amp; Goyal, 2009, S. 2 &amp; 5)</w:t>
          </w:r>
          <w:r w:rsidR="00CA7C1E">
            <w:fldChar w:fldCharType="end"/>
          </w:r>
        </w:sdtContent>
      </w:sdt>
      <w:r w:rsidR="00CA7C1E">
        <w:t>.</w:t>
      </w:r>
      <w:r>
        <w:t xml:space="preserve"> Die jährliche Anpassung an die Zielquote erfolgt in der Realität nur teilweise</w:t>
      </w:r>
      <w:r w:rsidR="00CA7C1E">
        <w:t xml:space="preserve"> </w:t>
      </w:r>
      <w:sdt>
        <w:sdtPr>
          <w:id w:val="-418099528"/>
          <w:citation/>
        </w:sdtPr>
        <w:sdtEndPr/>
        <w:sdtContent>
          <w:r w:rsidR="00CA7C1E">
            <w:fldChar w:fldCharType="begin"/>
          </w:r>
          <w:r w:rsidR="00CA7C1E">
            <w:instrText xml:space="preserve">CITATION Fra09 \p "3 Fn. 4" \l 1031 </w:instrText>
          </w:r>
          <w:r w:rsidR="00CA7C1E">
            <w:fldChar w:fldCharType="separate"/>
          </w:r>
          <w:r w:rsidR="0004311B">
            <w:rPr>
              <w:noProof/>
            </w:rPr>
            <w:t>(Frank &amp; Goyal, 2009, S. 3 Fn. 4)</w:t>
          </w:r>
          <w:r w:rsidR="00CA7C1E">
            <w:fldChar w:fldCharType="end"/>
          </w:r>
        </w:sdtContent>
      </w:sdt>
      <w:r>
        <w:t xml:space="preserve"> und ist auf Quartalsebene zu schwach, um als Mean-Reversion in den Schätzungen dieser Arbeit sichtbar zu werden. </w:t>
      </w:r>
    </w:p>
    <w:p w14:paraId="1519DE47" w14:textId="1F680CB0" w:rsidR="00B2018B" w:rsidRDefault="00B2018B" w:rsidP="00B2018B">
      <w:r>
        <w:t xml:space="preserve">Alle drei Theorien stellen sich in der Mean-Reversion von </w:t>
      </w:r>
      <w:r w:rsidR="00170EFD" w:rsidRPr="00170EFD">
        <w:rPr>
          <w:rFonts w:ascii="Symbol" w:hAnsi="Symbol"/>
          <w:i/>
          <w:iCs/>
        </w:rPr>
        <w:t>j</w:t>
      </w:r>
      <w:r>
        <w:t xml:space="preserve"> ≈ −0,04 bis −0,09 dar und zeigen, dass Kapitalstruktur durch Managemententscheidungen entsteht, nicht durch Korrekturmechanismen.</w:t>
      </w:r>
    </w:p>
    <w:p w14:paraId="1C710776" w14:textId="7EC8087D" w:rsidR="00B2018B" w:rsidRDefault="00B2018B" w:rsidP="00B2018B">
      <w:r>
        <w:t xml:space="preserve">Die Liquidität steht zwischen Markt und Management. Working Capital entsteht teilweise aus dem operativen Geschäft, weil Forderungen, Bestände und </w:t>
      </w:r>
      <w:r>
        <w:lastRenderedPageBreak/>
        <w:t xml:space="preserve">Verbindlichkeiten mit dem Umsatz mitwachsen. Ebenfalls wird ein Teil der liquiden Mittel vom Management gesteuert: Cash-Bestände werden aus Überschüssen aufgebaut und als Reserve gegen Schwankungen </w:t>
      </w:r>
      <w:r w:rsidRPr="000C548E">
        <w:t xml:space="preserve">genutzt. Bates, Kahle &amp; Stulz </w:t>
      </w:r>
      <w:sdt>
        <w:sdtPr>
          <w:id w:val="1037474295"/>
          <w:citation/>
        </w:sdtPr>
        <w:sdtEndPr/>
        <w:sdtContent>
          <w:r w:rsidR="000C548E" w:rsidRPr="000C548E">
            <w:fldChar w:fldCharType="begin"/>
          </w:r>
          <w:r w:rsidR="000C548E" w:rsidRPr="000C548E">
            <w:instrText xml:space="preserve">CITATION Bat09 \p "1987 &amp;amp; 2011" \l 1031 </w:instrText>
          </w:r>
          <w:r w:rsidR="000C548E" w:rsidRPr="000C548E">
            <w:fldChar w:fldCharType="separate"/>
          </w:r>
          <w:r w:rsidR="0004311B">
            <w:rPr>
              <w:noProof/>
            </w:rPr>
            <w:t>(Bates, Kahle, &amp; Stulz, 2009, S. 1987 &amp; 2011)</w:t>
          </w:r>
          <w:r w:rsidR="000C548E" w:rsidRPr="000C548E">
            <w:fldChar w:fldCharType="end"/>
          </w:r>
        </w:sdtContent>
      </w:sdt>
      <w:r w:rsidR="00525941" w:rsidRPr="000C548E">
        <w:t xml:space="preserve"> </w:t>
      </w:r>
      <w:r w:rsidRPr="000C548E">
        <w:t>beschreiben</w:t>
      </w:r>
      <w:r>
        <w:t xml:space="preserve"> beide Mechanismen: langfristiger Rückgang von Komponenten des Working Capital und gleichzeitig steigender Anteil gehaltener Reserven als finanzieller Puffer. Diese Mischung erklärt, warum die Mean-Reversion mit </w:t>
      </w:r>
      <w:r w:rsidR="00012638" w:rsidRPr="00170EFD">
        <w:rPr>
          <w:rFonts w:ascii="Symbol" w:hAnsi="Symbol"/>
          <w:i/>
          <w:iCs/>
        </w:rPr>
        <w:t>j</w:t>
      </w:r>
      <w:r w:rsidR="00012638">
        <w:t xml:space="preserve"> </w:t>
      </w:r>
      <w:r>
        <w:t>≈ −0,17 zwischen der schnellen Korrektur der Profitabilität und der trägen Anpassung der Kapitalstruktur liegt.</w:t>
      </w:r>
    </w:p>
    <w:p w14:paraId="37380027" w14:textId="0B727D2B" w:rsidR="00B2018B" w:rsidRDefault="00B2018B" w:rsidP="00B2018B">
      <w:r>
        <w:t>Neben Markt-</w:t>
      </w:r>
      <w:proofErr w:type="spellStart"/>
      <w:r>
        <w:t>vs</w:t>
      </w:r>
      <w:proofErr w:type="spellEnd"/>
      <w:r>
        <w:t xml:space="preserve">-Management liefern die zeitlichen Dimensionen eine Erklärung der Dynamiktypen. Profitabilität verändert sich durch Entscheidungen, die täglich oder wöchentlich getroffen werden: Preise, Kosten und Sortimentswahl reagieren laufend auf Marktsignale. Liquidität hat gleichzeitig einen </w:t>
      </w:r>
      <w:proofErr w:type="gramStart"/>
      <w:r>
        <w:t>kurzen</w:t>
      </w:r>
      <w:proofErr w:type="gramEnd"/>
      <w:r>
        <w:t xml:space="preserve"> aber auch mittelfristigen Charakter. Während die operativen Komponenten des Working Capital im Rhythmus von Tagen oder Wochen schwanken, werden Cash-Reserven über mehrere Quartale hinweg geplant. Kapitalstruktur ändert sich dagegen nur durch lange geplante Ereignisse wie </w:t>
      </w:r>
      <w:r w:rsidR="00223E05">
        <w:t>Anleiheemissionen</w:t>
      </w:r>
      <w:r>
        <w:t>, Kapitalerhöhungen oder Umfinanzierungen.</w:t>
      </w:r>
    </w:p>
    <w:p w14:paraId="152AF58A" w14:textId="7A6A9A2D" w:rsidR="00680368" w:rsidRPr="00680368" w:rsidRDefault="00B2018B" w:rsidP="00B2018B">
      <w:r>
        <w:t>Zeitliche Dimension und Korrekturmechanismus sind zwei Argumente, die dieselbe Reihenfolge begründen. Ersteres erklärt, wie häufig eine Veränderung entsteht, zweiteres, wie schnell sie wieder korrigiert werden.</w:t>
      </w:r>
    </w:p>
    <w:p w14:paraId="47768647" w14:textId="730973BA" w:rsidR="00ED1E14" w:rsidRDefault="00A55103" w:rsidP="00ED1E14">
      <w:pPr>
        <w:pStyle w:val="berschrift3"/>
      </w:pPr>
      <w:bookmarkStart w:id="149" w:name="_Ref230248123"/>
      <w:bookmarkStart w:id="150" w:name="_Toc230281195"/>
      <w:r>
        <w:t>Mechanismen zwischen Kennzahlen</w:t>
      </w:r>
      <w:bookmarkEnd w:id="149"/>
      <w:bookmarkEnd w:id="150"/>
    </w:p>
    <w:p w14:paraId="0CF88B11" w14:textId="31A7543D" w:rsidR="002725A3" w:rsidRDefault="00997CB4" w:rsidP="002725A3">
      <w:r w:rsidRPr="00997CB4">
        <w:t xml:space="preserve">Die bisherige Interpretation erklärt die Hierarchie der drei Dynamiktypen, aber nicht die Unterschiede innerhalb dieser Gruppen. Innerhalb der Profitabilität zeigen die vier Kennzahlen Unterschiede in Korrekturstärke und Streuung, die sich nicht </w:t>
      </w:r>
      <w:proofErr w:type="gramStart"/>
      <w:r w:rsidRPr="00997CB4">
        <w:t>alleine</w:t>
      </w:r>
      <w:proofErr w:type="gramEnd"/>
      <w:r w:rsidRPr="00997CB4">
        <w:t xml:space="preserve"> durch den Mechanismus der Marktkorrektur erklären lassen. Gleiches gilt für die Kapitalstruktur. Die Kombination von Stromgrößen und Stichtagsgrößen bei der Definition der Kennzahlen und die Trennung von Periodenabgrenzung und Zahlungsstrom in der Buchhaltung erklären diese Unterschiede. Damit wird die zeitliche Dimension aus </w:t>
      </w:r>
      <w:r w:rsidR="00B333E6">
        <w:t xml:space="preserve">Kapitel </w:t>
      </w:r>
      <w:r w:rsidR="00B333E6">
        <w:fldChar w:fldCharType="begin"/>
      </w:r>
      <w:r w:rsidR="00B333E6">
        <w:instrText xml:space="preserve"> REF _Ref230011542 \r \h </w:instrText>
      </w:r>
      <w:r w:rsidR="00B333E6">
        <w:fldChar w:fldCharType="separate"/>
      </w:r>
      <w:r w:rsidR="0007759D">
        <w:rPr>
          <w:cs/>
        </w:rPr>
        <w:t>‎</w:t>
      </w:r>
      <w:r w:rsidR="0007759D">
        <w:t>4.3.1</w:t>
      </w:r>
      <w:r w:rsidR="00B333E6">
        <w:fldChar w:fldCharType="end"/>
      </w:r>
      <w:r w:rsidRPr="00997CB4">
        <w:t xml:space="preserve"> auf Kennzahlebene vertieft.</w:t>
      </w:r>
    </w:p>
    <w:p w14:paraId="09F769C0" w14:textId="3CFAEEF0" w:rsidR="00806A18" w:rsidRDefault="00916777" w:rsidP="00916777">
      <w:r>
        <w:t xml:space="preserve">Die Konstruktion einer Kennzahl (aus Stromgrößen oder </w:t>
      </w:r>
      <w:r w:rsidR="00F73D46">
        <w:t>Bestan</w:t>
      </w:r>
      <w:r w:rsidR="00A13D68">
        <w:t>d</w:t>
      </w:r>
      <w:r>
        <w:t xml:space="preserve">sgrößen) hat direkten Einfluss auf ihre Dynamik. Stromgrößen entstehen in jedem Quartal neu (Umsätze in einem Quartal), </w:t>
      </w:r>
      <w:r w:rsidR="00A13D68">
        <w:t>Bestand</w:t>
      </w:r>
      <w:r>
        <w:t xml:space="preserve">sgrößen ändern sich nur durch Geschäftsvorfälle (neu aufgenommene Schulden). Zudem gibt es noch Kennzahlen, die Eigenschaften </w:t>
      </w:r>
      <w:r w:rsidR="00267A36">
        <w:t>von</w:t>
      </w:r>
      <w:r w:rsidR="00F70C5A">
        <w:t xml:space="preserve"> Strom- und </w:t>
      </w:r>
      <w:r w:rsidR="00A13D68">
        <w:t>Bestand</w:t>
      </w:r>
      <w:r w:rsidR="00F70C5A">
        <w:t>sgrößen kombinieren</w:t>
      </w:r>
      <w:r>
        <w:t>.</w:t>
      </w:r>
    </w:p>
    <w:p w14:paraId="158474DA" w14:textId="77777777" w:rsidR="0044406B" w:rsidRDefault="00916777" w:rsidP="00916777">
      <w:r>
        <w:t>Die FCF-Marge und die EBIT-Marge gehören zur Gruppe der reinen Stromgrößen: Gewinn, Cashflow und Umsatz entstehen während des Quartals und können von Periode zu Periode stark schwanken.</w:t>
      </w:r>
    </w:p>
    <w:p w14:paraId="0AAD50B6" w14:textId="77777777" w:rsidR="0044406B" w:rsidRDefault="00916777" w:rsidP="00916777">
      <w:r>
        <w:lastRenderedPageBreak/>
        <w:t>Der ROA mischt einen Strom-Zähler mit einem Stichtags-Nenner, wobei die Bilanzsumme von Quartal zu Quartal tendenziell nur geringfügig schwankt, weil ihre größten Komponenten (Anlagevermögen mit Sachanlagen und immateriellen Vermögenswerten) langfristig angelegt sind. Die träge Bilanzsumme wirkt stabilisierend auf den ROA. Da extreme Spitzen abgefedert werden</w:t>
      </w:r>
      <w:r w:rsidR="00BC1E94">
        <w:t>.</w:t>
      </w:r>
      <w:r>
        <w:t xml:space="preserve"> </w:t>
      </w:r>
      <w:r w:rsidR="00BC1E94">
        <w:t>D</w:t>
      </w:r>
      <w:r>
        <w:t xml:space="preserve">ie Ergebnisse der einzelnen Unternehmen </w:t>
      </w:r>
      <w:r w:rsidR="0044406B">
        <w:t xml:space="preserve">liegen </w:t>
      </w:r>
      <w:r>
        <w:t xml:space="preserve">dichter beieinander und streuen </w:t>
      </w:r>
      <w:r w:rsidR="0044406B">
        <w:t>geringer</w:t>
      </w:r>
      <w:r>
        <w:t>.</w:t>
      </w:r>
    </w:p>
    <w:p w14:paraId="44837F16" w14:textId="77777777" w:rsidR="00864218" w:rsidRDefault="00916777" w:rsidP="00916777">
      <w:r>
        <w:t xml:space="preserve">Der ROE </w:t>
      </w:r>
      <w:r w:rsidR="00104214">
        <w:t>ist ähnlich zum ROA</w:t>
      </w:r>
      <w:r>
        <w:t>, wobei das Eigenkapital als Nenner deutlich kleiner ist als die Bilanzsumme und damit stärker auf Gewinnschwankungen reagiert.</w:t>
      </w:r>
    </w:p>
    <w:p w14:paraId="2A284F83" w14:textId="17045B5C" w:rsidR="00AA3F80" w:rsidRDefault="00916777" w:rsidP="00916777">
      <w:r>
        <w:t xml:space="preserve">Bei den Kapitalstrukturkennzahlen bestehen beide Komponenten aus </w:t>
      </w:r>
      <w:r w:rsidR="000804D2">
        <w:t>Bestand</w:t>
      </w:r>
      <w:r>
        <w:t>sgrößen, sodass die Quotienten zwischen den Quartalen kaum Bewegung zeigen.</w:t>
      </w:r>
    </w:p>
    <w:p w14:paraId="658AAA42" w14:textId="7D367EA6" w:rsidR="00916777" w:rsidRDefault="00916777" w:rsidP="00916777">
      <w:r>
        <w:t xml:space="preserve">Die Current Ratio ist ein Sonderfall: An sich eine </w:t>
      </w:r>
      <w:r w:rsidR="000804D2">
        <w:t>Bestand</w:t>
      </w:r>
      <w:r>
        <w:t>sgröße</w:t>
      </w:r>
      <w:r w:rsidR="00270E62">
        <w:t>.</w:t>
      </w:r>
      <w:r>
        <w:t xml:space="preserve"> </w:t>
      </w:r>
      <w:r w:rsidR="00F30235">
        <w:t>Der</w:t>
      </w:r>
      <w:r>
        <w:t xml:space="preserve"> Zähler und Nenner</w:t>
      </w:r>
      <w:r w:rsidR="00F30235">
        <w:t xml:space="preserve"> setzen sich aus</w:t>
      </w:r>
      <w:r>
        <w:t xml:space="preserve"> Komponenten (Forderungen, Vorräte, kurzfristige Verbindlichkeiten)</w:t>
      </w:r>
      <w:r w:rsidR="00F30235">
        <w:t xml:space="preserve"> zusammen</w:t>
      </w:r>
      <w:r w:rsidR="00E813B4">
        <w:t>, die</w:t>
      </w:r>
      <w:r>
        <w:t xml:space="preserve"> durch den operativen Geschäftsbetrieb in Tagen oder Wochen umgeschlagen</w:t>
      </w:r>
      <w:r w:rsidR="00E813B4">
        <w:t xml:space="preserve"> werden.</w:t>
      </w:r>
      <w:r>
        <w:t xml:space="preserve"> </w:t>
      </w:r>
      <w:r w:rsidR="00E813B4">
        <w:t>Sie</w:t>
      </w:r>
      <w:r>
        <w:t xml:space="preserve"> verhalten sich dadurch eher periodisch.</w:t>
      </w:r>
    </w:p>
    <w:p w14:paraId="13B29759" w14:textId="26EA9565" w:rsidR="00916777" w:rsidRDefault="00916777" w:rsidP="005472D7">
      <w:pPr>
        <w:pStyle w:val="Listenabsatz"/>
        <w:numPr>
          <w:ilvl w:val="0"/>
          <w:numId w:val="41"/>
        </w:numPr>
      </w:pPr>
      <w:r>
        <w:t>Stromgrößen (EBIT-Marge, FCF-Marge)</w:t>
      </w:r>
    </w:p>
    <w:p w14:paraId="4564DDFD" w14:textId="2649F9FD" w:rsidR="00916777" w:rsidRDefault="00916777" w:rsidP="005472D7">
      <w:pPr>
        <w:pStyle w:val="Listenabsatz"/>
        <w:numPr>
          <w:ilvl w:val="0"/>
          <w:numId w:val="41"/>
        </w:numPr>
      </w:pPr>
      <w:r>
        <w:t>Mischformen (ROA, ROE, Current Ratio)</w:t>
      </w:r>
    </w:p>
    <w:p w14:paraId="49A516A4" w14:textId="2B65FAE4" w:rsidR="00916777" w:rsidRDefault="00481A68" w:rsidP="005472D7">
      <w:pPr>
        <w:pStyle w:val="Listenabsatz"/>
        <w:numPr>
          <w:ilvl w:val="0"/>
          <w:numId w:val="41"/>
        </w:numPr>
      </w:pPr>
      <w:r>
        <w:t>Bestand</w:t>
      </w:r>
      <w:r w:rsidR="00916777">
        <w:t>sgrößen (</w:t>
      </w:r>
      <w:proofErr w:type="spellStart"/>
      <w:r w:rsidR="00916777">
        <w:t>Dept</w:t>
      </w:r>
      <w:proofErr w:type="spellEnd"/>
      <w:r w:rsidR="00916777">
        <w:t>/Equity, Eigenkapitalquote)</w:t>
      </w:r>
    </w:p>
    <w:p w14:paraId="0945F8CB" w14:textId="6393D4AB" w:rsidR="00B333E6" w:rsidRDefault="00916777" w:rsidP="00916777">
      <w:r>
        <w:t xml:space="preserve">Die in </w:t>
      </w:r>
      <w:r w:rsidR="005472D7">
        <w:t xml:space="preserve">Kapitel </w:t>
      </w:r>
      <w:r w:rsidR="005472D7">
        <w:fldChar w:fldCharType="begin"/>
      </w:r>
      <w:r w:rsidR="005472D7">
        <w:instrText xml:space="preserve"> REF _Ref229989002 \r \h </w:instrText>
      </w:r>
      <w:r w:rsidR="005472D7">
        <w:fldChar w:fldCharType="separate"/>
      </w:r>
      <w:r w:rsidR="0007759D">
        <w:rPr>
          <w:cs/>
        </w:rPr>
        <w:t>‎</w:t>
      </w:r>
      <w:r w:rsidR="0007759D">
        <w:t>4.1</w:t>
      </w:r>
      <w:r w:rsidR="005472D7">
        <w:fldChar w:fldCharType="end"/>
      </w:r>
      <w:r>
        <w:t xml:space="preserve"> beobachtete unterschiedliche Stärke der Mean-Reversion folgt dieser Einordnung</w:t>
      </w:r>
      <w:r w:rsidR="008E1192">
        <w:t>.</w:t>
      </w:r>
    </w:p>
    <w:p w14:paraId="0E236A29" w14:textId="77777777" w:rsidR="00BA3D57" w:rsidRDefault="00BA3D57" w:rsidP="00BA3D57">
      <w:pPr>
        <w:pStyle w:val="Abbildung"/>
        <w:rPr>
          <w:noProof/>
        </w:rPr>
      </w:pPr>
      <w:r>
        <w:rPr>
          <w:noProof/>
        </w:rPr>
        <w:drawing>
          <wp:inline distT="0" distB="0" distL="0" distR="0" wp14:anchorId="10871209" wp14:editId="53379709">
            <wp:extent cx="5400000" cy="1692000"/>
            <wp:effectExtent l="0" t="0" r="0" b="3810"/>
            <wp:docPr id="3825727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72779" name="Grafik 3"/>
                    <pic:cNvPicPr/>
                  </pic:nvPicPr>
                  <pic:blipFill rotWithShape="1">
                    <a:blip r:embed="rId31" cstate="print">
                      <a:extLst>
                        <a:ext uri="{28A0092B-C50C-407E-A947-70E740481C1C}">
                          <a14:useLocalDpi xmlns:a14="http://schemas.microsoft.com/office/drawing/2010/main" val="0"/>
                        </a:ext>
                      </a:extLst>
                    </a:blip>
                    <a:srcRect l="1868" r="1602"/>
                    <a:stretch>
                      <a:fillRect/>
                    </a:stretch>
                  </pic:blipFill>
                  <pic:spPr bwMode="auto">
                    <a:xfrm>
                      <a:off x="0" y="0"/>
                      <a:ext cx="5400000" cy="1692000"/>
                    </a:xfrm>
                    <a:prstGeom prst="rect">
                      <a:avLst/>
                    </a:prstGeom>
                    <a:ln>
                      <a:noFill/>
                    </a:ln>
                    <a:extLst>
                      <a:ext uri="{53640926-AAD7-44D8-BBD7-CCE9431645EC}">
                        <a14:shadowObscured xmlns:a14="http://schemas.microsoft.com/office/drawing/2010/main"/>
                      </a:ext>
                    </a:extLst>
                  </pic:spPr>
                </pic:pic>
              </a:graphicData>
            </a:graphic>
          </wp:inline>
        </w:drawing>
      </w:r>
    </w:p>
    <w:p w14:paraId="7FAC5007" w14:textId="0982C5DF" w:rsidR="00BA3D57" w:rsidRPr="005E1960" w:rsidRDefault="00BA3D57" w:rsidP="00BF7FDA">
      <w:pPr>
        <w:pStyle w:val="Beschriftung"/>
        <w:rPr>
          <w:rFonts w:asciiTheme="minorBidi" w:hAnsiTheme="minorBidi" w:cstheme="minorBidi"/>
          <w:sz w:val="24"/>
          <w:szCs w:val="24"/>
        </w:rPr>
      </w:pPr>
      <w:bookmarkStart w:id="151" w:name="_Toc230279804"/>
      <w:r>
        <w:t xml:space="preserve">Abbildung </w:t>
      </w:r>
      <w:r w:rsidR="0007759D">
        <w:fldChar w:fldCharType="begin"/>
      </w:r>
      <w:r w:rsidR="0007759D">
        <w:instrText xml:space="preserve"> SEQ Abbildung \* ARABIC </w:instrText>
      </w:r>
      <w:r w:rsidR="0007759D">
        <w:fldChar w:fldCharType="separate"/>
      </w:r>
      <w:r w:rsidR="0007759D">
        <w:rPr>
          <w:noProof/>
        </w:rPr>
        <w:t>15</w:t>
      </w:r>
      <w:r w:rsidR="0007759D">
        <w:rPr>
          <w:noProof/>
        </w:rPr>
        <w:fldChar w:fldCharType="end"/>
      </w:r>
      <w:r>
        <w:t>:</w:t>
      </w:r>
      <w:r w:rsidR="00A12A1D">
        <w:tab/>
      </w:r>
      <w:r w:rsidR="00ED4067">
        <w:t xml:space="preserve">Skizze der </w:t>
      </w:r>
      <w:r w:rsidR="00B62413">
        <w:t>Stärke der Mean</w:t>
      </w:r>
      <w:r w:rsidR="002B0294">
        <w:t>-Reversion</w:t>
      </w:r>
      <w:r w:rsidR="005D4542">
        <w:t xml:space="preserve"> </w:t>
      </w:r>
      <w:r w:rsidR="008D5D95">
        <w:t xml:space="preserve">auf Kennzahlebene </w:t>
      </w:r>
      <w:r w:rsidR="005D4542">
        <w:t xml:space="preserve">und die Zuordnung </w:t>
      </w:r>
      <w:r w:rsidR="0026685E">
        <w:t>zur Strom- und Bestan</w:t>
      </w:r>
      <w:r w:rsidR="00A12A1D">
        <w:t>d</w:t>
      </w:r>
      <w:r w:rsidR="0026685E">
        <w:t>sgröße</w:t>
      </w:r>
      <w:bookmarkEnd w:id="151"/>
    </w:p>
    <w:p w14:paraId="2B0AAF0F" w14:textId="77777777" w:rsidR="008A1A93" w:rsidRDefault="00773C1C" w:rsidP="00773C1C">
      <w:r>
        <w:t>Die reinen Stromgrößen korrigieren am stärksten, die reinen Stichtagsgrößen am schwächsten. Die Current Ratio liegt dazwischen.</w:t>
      </w:r>
    </w:p>
    <w:p w14:paraId="4F139BCA" w14:textId="1E3CC392" w:rsidR="00773C1C" w:rsidRDefault="00773C1C" w:rsidP="00773C1C">
      <w:r>
        <w:t>Innerhalb der Profitabilitätskennzahlen zeigen sich nur geringfügige Unterschiede in den Medianen (vgl</w:t>
      </w:r>
      <w:r w:rsidR="009A326C">
        <w:t xml:space="preserve">. </w:t>
      </w:r>
      <w:r w:rsidR="0058376D">
        <w:fldChar w:fldCharType="begin"/>
      </w:r>
      <w:r w:rsidR="0058376D">
        <w:instrText xml:space="preserve"> REF _Ref229990378 \h </w:instrText>
      </w:r>
      <w:r w:rsidR="0058376D">
        <w:fldChar w:fldCharType="separate"/>
      </w:r>
      <w:r w:rsidR="0007759D" w:rsidRPr="007F210D">
        <w:t xml:space="preserve">Abbildung </w:t>
      </w:r>
      <w:r w:rsidR="0007759D">
        <w:rPr>
          <w:noProof/>
        </w:rPr>
        <w:t>5</w:t>
      </w:r>
      <w:r w:rsidR="0058376D">
        <w:fldChar w:fldCharType="end"/>
      </w:r>
      <w:r>
        <w:t xml:space="preserve">). Aus Übersichtlichkeitsgründen sind </w:t>
      </w:r>
      <w:r>
        <w:lastRenderedPageBreak/>
        <w:t>die Werte in dieser Abbildung nicht maßstabsgerecht dargestellt, die Reihenfolge bleibt erhalten.</w:t>
      </w:r>
    </w:p>
    <w:p w14:paraId="3E4C6F7F" w14:textId="59D5E168" w:rsidR="00773C1C" w:rsidRDefault="00773C1C" w:rsidP="00773C1C">
      <w:r>
        <w:t xml:space="preserve">Die FCF-Marge steht mit φ ≈ −0,46 an erster Stelle. Der Cashflow-Zähler unterscheidet sich von der EBIT-Marge in einem entscheidenden Punkt: Der freie Cashflow misst, was ein Unternehmen in einem Quartal tatsächlich erwirtschaftet hat. Anders als beim EBIT enthält er keine Abschreibungen oder Rückstellungen, die </w:t>
      </w:r>
      <w:r w:rsidR="00E906E3">
        <w:t xml:space="preserve">die </w:t>
      </w:r>
      <w:r>
        <w:t xml:space="preserve">Aufwendungen von dem Zeitpunkt der Zahlung trennen und das Ergebnis glätten würden. Einmalige Investitionen und hohe Ausgaben treten daher direkt im Quartal auf, in dem sie anfallen. Dadurch entstehen größere </w:t>
      </w:r>
      <w:r w:rsidR="008374DC" w:rsidRPr="00244E7C">
        <w:rPr>
          <w:rFonts w:ascii="Symbol" w:hAnsi="Symbol"/>
          <w:i/>
          <w:iCs/>
        </w:rPr>
        <w:t>D</w:t>
      </w:r>
      <w:r w:rsidR="008374DC" w:rsidRPr="00244E7C">
        <w:rPr>
          <w:rFonts w:asciiTheme="minorBidi" w:hAnsiTheme="minorBidi" w:cstheme="minorBidi"/>
          <w:i/>
          <w:iCs/>
        </w:rPr>
        <w:t>Y</w:t>
      </w:r>
      <w:r>
        <w:t>-Werte als bei der EBIT-Marge. Veränderungen werden in der Folge stärker korrigiert, was die stärkere Mean Reversion gegenüber der EBIT-Marge erklärt. Dechow</w:t>
      </w:r>
      <w:r w:rsidR="006C55A0">
        <w:t xml:space="preserve"> </w:t>
      </w:r>
      <w:sdt>
        <w:sdtPr>
          <w:id w:val="-1084453845"/>
          <w:citation/>
        </w:sdtPr>
        <w:sdtEndPr/>
        <w:sdtContent>
          <w:r w:rsidR="006C55A0">
            <w:fldChar w:fldCharType="begin"/>
          </w:r>
          <w:r w:rsidR="006C55A0">
            <w:instrText xml:space="preserve">CITATION Dec94 \p 3-5 \l 1031 </w:instrText>
          </w:r>
          <w:r w:rsidR="006C55A0">
            <w:fldChar w:fldCharType="separate"/>
          </w:r>
          <w:r w:rsidR="0004311B">
            <w:rPr>
              <w:noProof/>
            </w:rPr>
            <w:t>(Dechow, 1994, S. 3-5)</w:t>
          </w:r>
          <w:r w:rsidR="006C55A0">
            <w:fldChar w:fldCharType="end"/>
          </w:r>
        </w:sdtContent>
      </w:sdt>
      <w:r>
        <w:t xml:space="preserve"> zeigt, dass realisierte Cashflows auf kurzen Betrachtungszeiträumen stärker vom tatsächlichen Zahlungszeitpunkt abhängen als Gewinngrößen mit Periodenabgrenzung. Die FCF-Marge reagiert damit sensibler auf Quartalsschwankungen als jede andere Profitabilitätskennzahl.</w:t>
      </w:r>
    </w:p>
    <w:p w14:paraId="2569F15B" w14:textId="77777777" w:rsidR="003823A3" w:rsidRDefault="003823A3" w:rsidP="003823A3">
      <w:r>
        <w:t>Die EBIT-Marge steht an zweiter Stelle mit φ ≈ −0,43. Ihr Zähler wird durch Periodenabgrenzung geglättet, was kurzfristige Ausschläge dämpft. Gegenüber der FCF-Marge fallen die Quartalsschwankungen geringer aus, woraus der schwächere Korrekturwert entsteht. Da auch ihr Nenner eine Stromgröße ist, lässt sich eine Korrekturstärke zwischen der FCF-Marge und den Mischformen erwarten. Aus den Daten der Stichprobe zeigt sich jedoch, dass sie im Median mit ROA und ROE vergleichbare Werte aufweist.</w:t>
      </w:r>
    </w:p>
    <w:p w14:paraId="7BA4C9EC" w14:textId="6F4DF463" w:rsidR="00F66884" w:rsidRDefault="003823A3" w:rsidP="00F66884">
      <w:r>
        <w:t>ROA und ROE liegen beide bei φ ≈ −0,43, wobei der ROA minimal stärker korrigiert. Die DuPont-Zerlegung</w:t>
      </w:r>
      <w:r w:rsidR="00994409">
        <w:t xml:space="preserve"> (siehe Kapitel </w:t>
      </w:r>
      <w:r w:rsidR="00994409">
        <w:fldChar w:fldCharType="begin"/>
      </w:r>
      <w:r w:rsidR="00994409">
        <w:instrText xml:space="preserve"> REF _Ref230176123 \r \h </w:instrText>
      </w:r>
      <w:r w:rsidR="00994409">
        <w:fldChar w:fldCharType="separate"/>
      </w:r>
      <w:r w:rsidR="00994409">
        <w:rPr>
          <w:cs/>
        </w:rPr>
        <w:t>‎</w:t>
      </w:r>
      <w:r w:rsidR="00994409">
        <w:t>2.1</w:t>
      </w:r>
      <w:r w:rsidR="00994409">
        <w:fldChar w:fldCharType="end"/>
      </w:r>
      <w:r w:rsidR="00994409">
        <w:t>)</w:t>
      </w:r>
      <w:r>
        <w:t xml:space="preserve"> führt diesen Unterschied auf </w:t>
      </w:r>
      <w:r w:rsidR="004C0FA6">
        <w:t>die Bestandteile</w:t>
      </w:r>
      <w:r>
        <w:t xml:space="preserve"> beider Kennzahlen zurück</w:t>
      </w:r>
      <w:r w:rsidR="008A5633">
        <w:t>.</w:t>
      </w:r>
      <w:r>
        <w:t xml:space="preserve"> </w:t>
      </w:r>
      <w:r w:rsidR="008A5633">
        <w:t>Es wird</w:t>
      </w:r>
      <w:r>
        <w:t xml:space="preserve"> untersch</w:t>
      </w:r>
      <w:r w:rsidR="002D2D02">
        <w:t>ie</w:t>
      </w:r>
      <w:r>
        <w:t>de</w:t>
      </w:r>
      <w:r w:rsidR="008A5633">
        <w:t>n</w:t>
      </w:r>
      <w:r>
        <w:t xml:space="preserve">, </w:t>
      </w:r>
      <w:r w:rsidR="00A64A52">
        <w:t xml:space="preserve">in </w:t>
      </w:r>
      <w:r>
        <w:t>welche</w:t>
      </w:r>
      <w:r w:rsidR="00A64A52">
        <w:t>r</w:t>
      </w:r>
      <w:r>
        <w:t xml:space="preserve"> Kennzahl </w:t>
      </w:r>
      <w:r w:rsidR="00A64A52">
        <w:t>d</w:t>
      </w:r>
      <w:r w:rsidR="00785EC9">
        <w:t>ie</w:t>
      </w:r>
      <w:r>
        <w:t xml:space="preserve"> Stromgröße</w:t>
      </w:r>
      <w:r w:rsidR="00785EC9">
        <w:t>n überwiegen</w:t>
      </w:r>
      <w:r>
        <w:t xml:space="preserve"> und </w:t>
      </w:r>
      <w:r w:rsidR="00785EC9">
        <w:t xml:space="preserve">in </w:t>
      </w:r>
      <w:r>
        <w:t>welche</w:t>
      </w:r>
      <w:r w:rsidR="00785EC9">
        <w:t>r</w:t>
      </w:r>
      <w:r>
        <w:t xml:space="preserve"> </w:t>
      </w:r>
      <w:r w:rsidR="00BD5D39">
        <w:t>die</w:t>
      </w:r>
      <w:r>
        <w:t xml:space="preserve"> </w:t>
      </w:r>
      <w:r w:rsidR="00785EC9">
        <w:t>Bestand</w:t>
      </w:r>
      <w:r>
        <w:t>sgröße</w:t>
      </w:r>
      <w:r w:rsidR="00785EC9">
        <w:t>n</w:t>
      </w:r>
      <w:r>
        <w:t xml:space="preserve">. </w:t>
      </w:r>
      <w:r w:rsidR="00336B56">
        <w:t xml:space="preserve">Die </w:t>
      </w:r>
      <w:r w:rsidR="00084E27">
        <w:t>Zerlegung</w:t>
      </w:r>
      <w:r>
        <w:t xml:space="preserve"> de</w:t>
      </w:r>
      <w:r w:rsidR="00084E27">
        <w:t>s</w:t>
      </w:r>
      <w:r>
        <w:t xml:space="preserve"> ROA</w:t>
      </w:r>
      <w:r w:rsidR="00BD5D39">
        <w:t xml:space="preserve"> erfolgt</w:t>
      </w:r>
      <w:r>
        <w:t xml:space="preserve"> </w:t>
      </w:r>
      <w:r w:rsidR="006C72E9">
        <w:t>in das</w:t>
      </w:r>
      <w:r>
        <w:t xml:space="preserve"> Produkt aus Nettomarge </w:t>
      </w:r>
      <w:r w:rsidR="006C72E9">
        <w:t>(Nettoeinkommen</w:t>
      </w:r>
      <w:r>
        <w:t xml:space="preserve">/Umsatz, eine reine Stromgröße) und Kapitalumschlag (Umsatz/Bilanzsumme, mit </w:t>
      </w:r>
      <w:r w:rsidR="00636572">
        <w:t>Bestand</w:t>
      </w:r>
      <w:r>
        <w:t>snenner). De</w:t>
      </w:r>
      <w:r w:rsidR="005B2828">
        <w:t>r</w:t>
      </w:r>
      <w:r>
        <w:t xml:space="preserve"> ROE </w:t>
      </w:r>
      <w:r w:rsidR="005B2828">
        <w:t xml:space="preserve">wird </w:t>
      </w:r>
      <w:r w:rsidR="004E1484">
        <w:t xml:space="preserve">in den ROA und einen </w:t>
      </w:r>
      <w:r>
        <w:t>Hebelfaktor (Bilanzsumme/Eigenkapital</w:t>
      </w:r>
      <w:r w:rsidR="005D3ACE">
        <w:t> = </w:t>
      </w:r>
      <w:r w:rsidR="00D95E2D">
        <w:t>1/Eigenkapitalquote</w:t>
      </w:r>
      <w:r>
        <w:t>)</w:t>
      </w:r>
      <w:r w:rsidR="00D95E2D">
        <w:t xml:space="preserve"> zerlegt</w:t>
      </w:r>
      <w:r w:rsidR="00FC3A24">
        <w:t>.</w:t>
      </w:r>
      <w:r>
        <w:t xml:space="preserve"> </w:t>
      </w:r>
      <w:r w:rsidR="00FC3A24">
        <w:t>Der Hebelfaktor</w:t>
      </w:r>
      <w:r w:rsidR="006771C5">
        <w:t xml:space="preserve"> setzt sich aus zwei Bestand</w:t>
      </w:r>
      <w:r>
        <w:t xml:space="preserve">sgrößen </w:t>
      </w:r>
      <w:r w:rsidR="000B0AB6">
        <w:t>zusammen</w:t>
      </w:r>
      <w:r w:rsidR="009303F4">
        <w:t xml:space="preserve"> </w:t>
      </w:r>
      <w:r w:rsidR="00CF402A">
        <w:t xml:space="preserve">(in dieser Form unter anderem auch bei Fairfield &amp; Yohn </w:t>
      </w:r>
      <w:sdt>
        <w:sdtPr>
          <w:id w:val="-1679653257"/>
          <w:citation/>
        </w:sdtPr>
        <w:sdtEndPr/>
        <w:sdtContent>
          <w:r w:rsidR="00900225">
            <w:fldChar w:fldCharType="begin"/>
          </w:r>
          <w:r w:rsidR="00900225">
            <w:instrText xml:space="preserve">CITATION Fai01 \p 371 \l 1031 </w:instrText>
          </w:r>
          <w:r w:rsidR="00900225">
            <w:fldChar w:fldCharType="separate"/>
          </w:r>
          <w:r w:rsidR="0004311B">
            <w:rPr>
              <w:noProof/>
            </w:rPr>
            <w:t>(Fairfield &amp; Yohn, 2001, S. 371)</w:t>
          </w:r>
          <w:r w:rsidR="00900225">
            <w:fldChar w:fldCharType="end"/>
          </w:r>
        </w:sdtContent>
      </w:sdt>
      <w:r>
        <w:t>.</w:t>
      </w:r>
    </w:p>
    <w:p w14:paraId="4BC15BAF" w14:textId="235A8E61" w:rsidR="003E4D22" w:rsidRDefault="003E4D22" w:rsidP="003E4D22">
      <w:r>
        <w:t xml:space="preserve">Die Zerlegung </w:t>
      </w:r>
      <w:r w:rsidR="00DD32E1">
        <w:t xml:space="preserve">des ROA </w:t>
      </w:r>
      <w:r>
        <w:t xml:space="preserve">verdeutlicht, dass </w:t>
      </w:r>
      <w:r w:rsidR="00232024">
        <w:t>sie</w:t>
      </w:r>
      <w:r>
        <w:t xml:space="preserve"> eine reine Stromgröße und eine Größe mit</w:t>
      </w:r>
      <w:r w:rsidR="00D44566">
        <w:t xml:space="preserve"> Bestand</w:t>
      </w:r>
      <w:r>
        <w:t xml:space="preserve">santeil enthält. Die Bilanzsumme bewegt sich zwischen den Quartalen deutlich langsamer als der Umsatz, sodass der Kapitalumschlag im ROA nur einen kleinen Beitrag zur Quartalsdynamik leistet. Die ROA-Dynamik wird damit von der Bewegung der Nettomarge dominiert, einer reinen Stromgröße. Damit liegt das </w:t>
      </w:r>
      <w:r w:rsidR="004144EE" w:rsidRPr="004144EE">
        <w:rPr>
          <w:rFonts w:ascii="Symbol" w:hAnsi="Symbol"/>
          <w:i/>
          <w:iCs/>
        </w:rPr>
        <w:t>j</w:t>
      </w:r>
      <w:r>
        <w:t xml:space="preserve"> des ROA nahe dem der reinen Margen. Die </w:t>
      </w:r>
      <w:r>
        <w:lastRenderedPageBreak/>
        <w:t xml:space="preserve">Übereinstimmung mit der EBIT-Marge ergibt sich daraus, dass Steuern und Zinsen zwischen den Quartalen proportional zum EBIT schwanken (vgl. ähnliche Berechnung des Nettoeinkommens und des EBITs). Die </w:t>
      </w:r>
      <w:r w:rsidR="00357C76">
        <w:t>Bestand</w:t>
      </w:r>
      <w:r>
        <w:t xml:space="preserve">skomponente im ROA verändert das </w:t>
      </w:r>
      <w:r w:rsidR="004144EE" w:rsidRPr="004144EE">
        <w:rPr>
          <w:rFonts w:ascii="Symbol" w:hAnsi="Symbol"/>
          <w:i/>
          <w:iCs/>
        </w:rPr>
        <w:t>j</w:t>
      </w:r>
      <w:r w:rsidR="004144EE">
        <w:t xml:space="preserve"> </w:t>
      </w:r>
      <w:r>
        <w:t xml:space="preserve">praktisch nicht. Sie wirkt hauptsächlich auf die Volatilität der Quartalsdifferenzen aus, was sich in </w:t>
      </w:r>
      <w:r w:rsidR="004144EE">
        <w:t xml:space="preserve">Kapitel </w:t>
      </w:r>
      <w:r w:rsidR="004144EE">
        <w:fldChar w:fldCharType="begin"/>
      </w:r>
      <w:r w:rsidR="004144EE">
        <w:instrText xml:space="preserve"> REF _Ref230092078 \r \h </w:instrText>
      </w:r>
      <w:r w:rsidR="004144EE">
        <w:fldChar w:fldCharType="separate"/>
      </w:r>
      <w:r w:rsidR="0007759D">
        <w:rPr>
          <w:cs/>
        </w:rPr>
        <w:t>‎</w:t>
      </w:r>
      <w:r w:rsidR="0007759D">
        <w:t>4.1.2</w:t>
      </w:r>
      <w:r w:rsidR="004144EE">
        <w:fldChar w:fldCharType="end"/>
      </w:r>
      <w:r>
        <w:t xml:space="preserve"> durch deutlich niedrigere </w:t>
      </w:r>
      <w:r w:rsidR="004144EE">
        <w:rPr>
          <w:rFonts w:ascii="Symbol" w:hAnsi="Symbol"/>
          <w:i/>
          <w:iCs/>
        </w:rPr>
        <w:t>s</w:t>
      </w:r>
      <w:r w:rsidR="004144EE">
        <w:t xml:space="preserve"> </w:t>
      </w:r>
      <w:r>
        <w:t xml:space="preserve">-Werte im Vergleich zu den Margen </w:t>
      </w:r>
      <w:r w:rsidR="00735D78">
        <w:t>gezeigt hat</w:t>
      </w:r>
      <w:r>
        <w:t>.</w:t>
      </w:r>
    </w:p>
    <w:p w14:paraId="53E7306D" w14:textId="1D70CF75" w:rsidR="003E4D22" w:rsidRDefault="003E4D22" w:rsidP="003E4D22">
      <w:r>
        <w:t xml:space="preserve">Entsprechend Gleichung </w:t>
      </w:r>
      <w:r w:rsidR="004538C5">
        <w:fldChar w:fldCharType="begin"/>
      </w:r>
      <w:r w:rsidR="004538C5">
        <w:instrText xml:space="preserve"> REF _Ref230092228 \h </w:instrText>
      </w:r>
      <w:r w:rsidR="004538C5">
        <w:fldChar w:fldCharType="separate"/>
      </w:r>
      <w:r w:rsidR="00B46AFB">
        <w:rPr>
          <w:b/>
          <w:bCs/>
        </w:rPr>
        <w:t>Fehler! Verweisquelle konnte nicht gefunden werden.</w:t>
      </w:r>
      <w:r w:rsidR="004538C5">
        <w:fldChar w:fldCharType="end"/>
      </w:r>
      <w:r>
        <w:t xml:space="preserve"> lässt sich der ROE als Produkt des ROA mit einem reinen </w:t>
      </w:r>
      <w:r w:rsidR="00AD4716">
        <w:t>Bestand</w:t>
      </w:r>
      <w:r>
        <w:t xml:space="preserve">sfaktor darstellen. Dieser Faktor bewirkt, dass die Korrekturstärke des ROE im Vergleich zum ROA leicht geringer ausfällt. Anders als der Kapitalumschlag schwankt der zusätzliche Hebelfaktor stärker, weil das Eigenkapital deutlich kleiner ist als die Bilanzsumme. Dies erhöht zugleich die Volatilität des ROE, was sich in </w:t>
      </w:r>
      <w:r w:rsidR="007C0E97">
        <w:t xml:space="preserve">Kapitel </w:t>
      </w:r>
      <w:r w:rsidR="007C0E97">
        <w:fldChar w:fldCharType="begin"/>
      </w:r>
      <w:r w:rsidR="007C0E97">
        <w:instrText xml:space="preserve"> REF _Ref230092301 \r \h </w:instrText>
      </w:r>
      <w:r w:rsidR="007C0E97">
        <w:fldChar w:fldCharType="separate"/>
      </w:r>
      <w:r w:rsidR="0007759D">
        <w:rPr>
          <w:cs/>
        </w:rPr>
        <w:t>‎</w:t>
      </w:r>
      <w:r w:rsidR="0007759D">
        <w:t>4.1.2</w:t>
      </w:r>
      <w:r w:rsidR="007C0E97">
        <w:fldChar w:fldCharType="end"/>
      </w:r>
      <w:r>
        <w:t xml:space="preserve"> in den höheren </w:t>
      </w:r>
      <w:r w:rsidR="009B17FB">
        <w:rPr>
          <w:rFonts w:ascii="Symbol" w:hAnsi="Symbol"/>
          <w:i/>
          <w:iCs/>
        </w:rPr>
        <w:t>s</w:t>
      </w:r>
      <w:r w:rsidR="009B17FB">
        <w:t xml:space="preserve"> </w:t>
      </w:r>
      <w:r>
        <w:t>-Werten gegenüber dem ROA zeigt.</w:t>
      </w:r>
    </w:p>
    <w:p w14:paraId="673995FE" w14:textId="00593B51" w:rsidR="003E4D22" w:rsidRDefault="003E4D22" w:rsidP="003E4D22">
      <w:r>
        <w:t xml:space="preserve">Mit </w:t>
      </w:r>
      <w:r w:rsidR="009B17FB">
        <w:rPr>
          <w:rFonts w:ascii="Symbol" w:hAnsi="Symbol"/>
          <w:i/>
          <w:iCs/>
        </w:rPr>
        <w:t>j</w:t>
      </w:r>
      <w:r w:rsidR="009B17FB">
        <w:t xml:space="preserve"> </w:t>
      </w:r>
      <w:r>
        <w:t xml:space="preserve">≈ −0,17 liegt die Current Ratio deutlich unter den Profitabilitätskennzahlen. </w:t>
      </w:r>
      <w:r w:rsidR="00020308">
        <w:t>Obgleich es sich um eine Bestandsgröße handelt</w:t>
      </w:r>
      <w:r w:rsidR="00841D40">
        <w:t>,</w:t>
      </w:r>
      <w:r>
        <w:t xml:space="preserve"> wird durch den schnellen Umschlag der Komponenten </w:t>
      </w:r>
      <w:r w:rsidR="00B07EF2">
        <w:t xml:space="preserve">eine </w:t>
      </w:r>
      <w:r w:rsidR="00CA0892">
        <w:t xml:space="preserve">Mean-Reversion </w:t>
      </w:r>
      <w:r w:rsidR="00301395">
        <w:t>erreicht</w:t>
      </w:r>
      <w:r>
        <w:t xml:space="preserve"> (siehe oben), was sowohl die moderate Korrekturstärke als auch die erhöhte Volatilität erklärt.</w:t>
      </w:r>
    </w:p>
    <w:p w14:paraId="558EFF22" w14:textId="4DA53332" w:rsidR="000B0AB6" w:rsidRPr="002725A3" w:rsidRDefault="003E4D22" w:rsidP="003E4D22">
      <w:r>
        <w:t xml:space="preserve">Bei den Kapitalstrukturkennzahlen liegt </w:t>
      </w:r>
      <w:r w:rsidR="00301395">
        <w:rPr>
          <w:rFonts w:ascii="Symbol" w:hAnsi="Symbol"/>
          <w:i/>
          <w:iCs/>
        </w:rPr>
        <w:t>j</w:t>
      </w:r>
      <w:r w:rsidR="00301395">
        <w:t xml:space="preserve"> </w:t>
      </w:r>
      <w:r>
        <w:t>mit −0,09 (</w:t>
      </w:r>
      <w:proofErr w:type="spellStart"/>
      <w:r>
        <w:t>Debt</w:t>
      </w:r>
      <w:proofErr w:type="spellEnd"/>
      <w:r>
        <w:t xml:space="preserve">/Equity) und −0,04 (Eigenkapitalquote) nahe 0. </w:t>
      </w:r>
      <w:proofErr w:type="spellStart"/>
      <w:r>
        <w:t>Debt</w:t>
      </w:r>
      <w:proofErr w:type="spellEnd"/>
      <w:r>
        <w:t xml:space="preserve">/Equity korrigiert etwas stärker als die Eigenkapitalquote. Verschuldungspositionen werden in der Regel häufiger und in größerem Umfang angepasst als Eigenkapitalbestände. Damit fällt die Quartalsbewegung von </w:t>
      </w:r>
      <w:proofErr w:type="spellStart"/>
      <w:r>
        <w:t>Debt</w:t>
      </w:r>
      <w:proofErr w:type="spellEnd"/>
      <w:r>
        <w:t xml:space="preserve">/Equity stärker aus, was sich durch eine messbare Korrektur in den Folgequartalen darstellt. Die geringe Mean-Reversion beider Kennzahlen ist Konsequenz der in </w:t>
      </w:r>
      <w:r w:rsidR="004D1D40">
        <w:t xml:space="preserve">Kapitel </w:t>
      </w:r>
      <w:r w:rsidR="004D1D40">
        <w:fldChar w:fldCharType="begin"/>
      </w:r>
      <w:r w:rsidR="004D1D40">
        <w:instrText xml:space="preserve"> REF _Ref230011542 \r \h </w:instrText>
      </w:r>
      <w:r w:rsidR="004D1D40">
        <w:fldChar w:fldCharType="separate"/>
      </w:r>
      <w:r w:rsidR="0007759D">
        <w:rPr>
          <w:cs/>
        </w:rPr>
        <w:t>‎</w:t>
      </w:r>
      <w:r w:rsidR="0007759D">
        <w:t>4.3.1</w:t>
      </w:r>
      <w:r w:rsidR="004D1D40">
        <w:fldChar w:fldCharType="end"/>
      </w:r>
      <w:r w:rsidR="00F4145E">
        <w:t xml:space="preserve"> d</w:t>
      </w:r>
      <w:r>
        <w:t>argestellten managementgetriebenen Finanzierungsentscheidungen.</w:t>
      </w:r>
    </w:p>
    <w:p w14:paraId="691B09A3" w14:textId="2D0ADCD1" w:rsidR="00C13A2A" w:rsidRDefault="009B16A1" w:rsidP="00C13A2A">
      <w:pPr>
        <w:pStyle w:val="berschrift3"/>
      </w:pPr>
      <w:bookmarkStart w:id="152" w:name="_Ref230248366"/>
      <w:bookmarkStart w:id="153" w:name="_Ref230248388"/>
      <w:bookmarkStart w:id="154" w:name="_Toc230281196"/>
      <w:r>
        <w:t>Zusammenfassung der Interpretation der Sektoren</w:t>
      </w:r>
      <w:bookmarkEnd w:id="152"/>
      <w:bookmarkEnd w:id="153"/>
      <w:bookmarkEnd w:id="154"/>
    </w:p>
    <w:p w14:paraId="6F9F01FF" w14:textId="6F5BCC5D" w:rsidR="0011507B" w:rsidRDefault="0011507B" w:rsidP="0011507B">
      <w:r>
        <w:t xml:space="preserve">Die </w:t>
      </w:r>
      <w:proofErr w:type="spellStart"/>
      <w:r>
        <w:t>Sektoranalyse</w:t>
      </w:r>
      <w:proofErr w:type="spellEnd"/>
      <w:r>
        <w:t xml:space="preserve"> aus </w:t>
      </w:r>
      <w:r w:rsidR="002E2A74">
        <w:t xml:space="preserve">Kapitel </w:t>
      </w:r>
      <w:r w:rsidR="002E2A74">
        <w:fldChar w:fldCharType="begin"/>
      </w:r>
      <w:r w:rsidR="002E2A74">
        <w:instrText xml:space="preserve"> REF _Ref229989014 \r \h </w:instrText>
      </w:r>
      <w:r w:rsidR="002E2A74">
        <w:fldChar w:fldCharType="separate"/>
      </w:r>
      <w:r w:rsidR="0007759D">
        <w:rPr>
          <w:cs/>
        </w:rPr>
        <w:t>‎</w:t>
      </w:r>
      <w:r w:rsidR="0007759D">
        <w:t>4.2</w:t>
      </w:r>
      <w:r w:rsidR="002E2A74">
        <w:fldChar w:fldCharType="end"/>
      </w:r>
      <w:r>
        <w:t xml:space="preserve"> zeigt, dass die </w:t>
      </w:r>
      <w:r w:rsidR="002E2A74">
        <w:rPr>
          <w:rFonts w:ascii="Symbol" w:hAnsi="Symbol"/>
          <w:i/>
          <w:iCs/>
        </w:rPr>
        <w:t>j</w:t>
      </w:r>
      <w:r>
        <w:t>-Mediane</w:t>
      </w:r>
      <w:r w:rsidR="003036FE">
        <w:t xml:space="preserve"> erwartungsgemäß um den </w:t>
      </w:r>
      <w:r w:rsidR="00EF199A">
        <w:t>Kennzahl-Median streuen.</w:t>
      </w:r>
      <w:r w:rsidR="00230D8C">
        <w:t xml:space="preserve"> </w:t>
      </w:r>
      <w:r w:rsidR="00173A59">
        <w:t xml:space="preserve">Die Varianz ist </w:t>
      </w:r>
      <w:r w:rsidR="00AD05BA">
        <w:t xml:space="preserve">allerdings geringer als </w:t>
      </w:r>
      <w:r w:rsidR="007D2F9A">
        <w:t xml:space="preserve">die </w:t>
      </w:r>
      <w:r w:rsidR="00AD05BA">
        <w:t xml:space="preserve">für die </w:t>
      </w:r>
      <w:r w:rsidR="00AD05BA">
        <w:rPr>
          <w:rFonts w:ascii="Symbol" w:hAnsi="Symbol"/>
          <w:i/>
          <w:iCs/>
        </w:rPr>
        <w:t>s</w:t>
      </w:r>
      <w:r w:rsidR="00AD05BA">
        <w:t>-Mediane</w:t>
      </w:r>
      <w:r w:rsidR="007D2F9A">
        <w:t xml:space="preserve">. </w:t>
      </w:r>
      <w:r>
        <w:t xml:space="preserve">Das folgende Kapitel zeigt, welche Mechanismen diese Variation treiben und warum die </w:t>
      </w:r>
      <w:proofErr w:type="spellStart"/>
      <w:r>
        <w:t>Sektorprofile</w:t>
      </w:r>
      <w:proofErr w:type="spellEnd"/>
      <w:r>
        <w:t xml:space="preserve"> unterschiedlich ausgeprägt ist.</w:t>
      </w:r>
    </w:p>
    <w:p w14:paraId="6A33E7FC" w14:textId="77777777" w:rsidR="002E2A74" w:rsidRDefault="002E2A74" w:rsidP="0011507B"/>
    <w:p w14:paraId="421C77BE" w14:textId="77777777" w:rsidR="0011507B" w:rsidRDefault="0011507B" w:rsidP="0011507B">
      <w:r>
        <w:t>Stabiles Ertragsniveau und Investitionszyklen:</w:t>
      </w:r>
    </w:p>
    <w:p w14:paraId="706778E9" w14:textId="58986386" w:rsidR="002725A3" w:rsidRDefault="0011507B" w:rsidP="0011507B">
      <w:r>
        <w:t xml:space="preserve">Bei Versorgern und Immobilien kombinieren sich zwei Effekte. Ein vertraglich oder regulatorisch bedingtes Ertragsniveau stabilisiert die Buchgewinne, während phasenweise oder schubweise auftretende Investitionsphasen die Volatilität der Cashflow-Margen erzeugen (vgl. </w:t>
      </w:r>
      <w:r w:rsidR="00853B7B">
        <w:t xml:space="preserve">Kapitel </w:t>
      </w:r>
      <w:r w:rsidR="00853B7B">
        <w:fldChar w:fldCharType="begin"/>
      </w:r>
      <w:r w:rsidR="00853B7B">
        <w:instrText xml:space="preserve"> REF _Ref230101557 \r \h </w:instrText>
      </w:r>
      <w:r w:rsidR="00853B7B">
        <w:fldChar w:fldCharType="separate"/>
      </w:r>
      <w:r w:rsidR="0007759D">
        <w:rPr>
          <w:cs/>
        </w:rPr>
        <w:t>‎</w:t>
      </w:r>
      <w:r w:rsidR="0007759D">
        <w:t>4.2.2</w:t>
      </w:r>
      <w:r w:rsidR="00853B7B">
        <w:fldChar w:fldCharType="end"/>
      </w:r>
      <w:r>
        <w:t xml:space="preserve">). Das zeigt sich dadurch, dass </w:t>
      </w:r>
      <w:r>
        <w:lastRenderedPageBreak/>
        <w:t>ROA und ROE in beiden Sektoren in den stabilen Quadranten liegen, EBIT- und FCF-Marge dagegen in K-V.</w:t>
      </w:r>
    </w:p>
    <w:p w14:paraId="23D809E3" w14:textId="77777777" w:rsidR="008579B3" w:rsidRDefault="008579B3" w:rsidP="002725A3"/>
    <w:p w14:paraId="24E7E0E1" w14:textId="77777777" w:rsidR="00304818" w:rsidRDefault="00304818" w:rsidP="00304818">
      <w:r>
        <w:t>Rohstoffpreise und Fixkostenhebel:</w:t>
      </w:r>
    </w:p>
    <w:p w14:paraId="6EAACDAF" w14:textId="47D1895C" w:rsidR="00304818" w:rsidRDefault="00304818" w:rsidP="00304818">
      <w:r>
        <w:t xml:space="preserve">Bei Kommunikationsdiensten und Energie wirken sektorspezifische Effekte, die alle Profitabilitätskennzahlen erfassen. Bei Kommunikationsdiensten sind es hohe Fixkosten aus dem Netzbetrieb, bei Energie schwankende Rohstoffpreise (vgl. </w:t>
      </w:r>
      <w:r w:rsidR="009367D6">
        <w:t xml:space="preserve">Kapitel </w:t>
      </w:r>
      <w:r w:rsidR="009367D6">
        <w:fldChar w:fldCharType="begin"/>
      </w:r>
      <w:r w:rsidR="009367D6">
        <w:instrText xml:space="preserve"> REF _Ref230101633 \r \h </w:instrText>
      </w:r>
      <w:r w:rsidR="009367D6">
        <w:fldChar w:fldCharType="separate"/>
      </w:r>
      <w:r w:rsidR="0007759D">
        <w:rPr>
          <w:cs/>
        </w:rPr>
        <w:t>‎</w:t>
      </w:r>
      <w:r w:rsidR="0007759D">
        <w:t>4.2.2</w:t>
      </w:r>
      <w:r w:rsidR="009367D6">
        <w:fldChar w:fldCharType="end"/>
      </w:r>
      <w:r>
        <w:t>). Beide Sektoren zeigen deshalb ein dominantes K-V-Profil in der Profitabilität, Kommunikationsdienste mit allen vier Kennzahlen in K-V, Energie mit drei von vier (FCF-Marge in P-V). Anders als bei Versorgern und Immobilien teilen die Buchgewinne hier dasselbe volatile Verhalten wie die Cashflow-Margen.</w:t>
      </w:r>
    </w:p>
    <w:p w14:paraId="52880F75" w14:textId="77777777" w:rsidR="008579B3" w:rsidRDefault="008579B3" w:rsidP="002725A3"/>
    <w:p w14:paraId="56E8DBB0" w14:textId="77777777" w:rsidR="00BA4495" w:rsidRDefault="00BA4495" w:rsidP="00BA4495">
      <w:r>
        <w:t>Wachstumstrends und Rohstoffzyklen:</w:t>
      </w:r>
    </w:p>
    <w:p w14:paraId="304011CA" w14:textId="329D1B2A" w:rsidR="00474312" w:rsidRDefault="00BA4495" w:rsidP="00BA4495">
      <w:r>
        <w:t xml:space="preserve">Bei Technologie und Grundstoffen erzeugen langfristige Entwicklungen ein persistentes Profil. Die Treiber unterscheiden sich pro Sektor, bei Technologie sind es Wachstumstrends und Innovationszyklen, bei Grundstoffen langfristige Rohstoffzyklen (vgl. </w:t>
      </w:r>
      <w:r w:rsidR="00982145">
        <w:t xml:space="preserve">Kapitel </w:t>
      </w:r>
      <w:r w:rsidR="00982145">
        <w:fldChar w:fldCharType="begin"/>
      </w:r>
      <w:r w:rsidR="00982145">
        <w:instrText xml:space="preserve"> REF _Ref230101746 \r \h </w:instrText>
      </w:r>
      <w:r w:rsidR="00982145">
        <w:fldChar w:fldCharType="separate"/>
      </w:r>
      <w:r w:rsidR="0007759D">
        <w:rPr>
          <w:cs/>
        </w:rPr>
        <w:t>‎</w:t>
      </w:r>
      <w:r w:rsidR="0007759D">
        <w:t>4.2.2</w:t>
      </w:r>
      <w:r w:rsidR="00982145">
        <w:fldChar w:fldCharType="end"/>
      </w:r>
      <w:r w:rsidR="00F15664">
        <w:t>)</w:t>
      </w:r>
      <w:r>
        <w:t>. Beide Sektoren bilden das persistente Profil. Lange Zyklen (</w:t>
      </w:r>
      <w:r w:rsidR="00F15664">
        <w:t>q</w:t>
      </w:r>
      <w:r>
        <w:t xml:space="preserve">uartalsübergreifend) dürften ein wiederkehrender Treiber für persistente Kennzahlen in der Stichprobe sein, sichtbar auch bei einzelnen Branchen in anderen Sektoren wie </w:t>
      </w:r>
      <w:proofErr w:type="spellStart"/>
      <w:r>
        <w:t>Biotech</w:t>
      </w:r>
      <w:proofErr w:type="spellEnd"/>
      <w:r>
        <w:t xml:space="preserve"> oder Entertainment</w:t>
      </w:r>
      <w:r w:rsidR="00156192">
        <w:t>.</w:t>
      </w:r>
    </w:p>
    <w:p w14:paraId="046CEEA4" w14:textId="77777777" w:rsidR="00474312" w:rsidRDefault="00474312" w:rsidP="002725A3"/>
    <w:p w14:paraId="6919CB94" w14:textId="77777777" w:rsidR="00A27262" w:rsidRDefault="00A27262" w:rsidP="00A27262">
      <w:r>
        <w:t>Reife Wettbewerbsstrukturen und stabile Nachfrage:</w:t>
      </w:r>
    </w:p>
    <w:p w14:paraId="3AAD9E7D" w14:textId="234B889E" w:rsidR="00156192" w:rsidRDefault="00A27262" w:rsidP="00A27262">
      <w:r>
        <w:t xml:space="preserve">Bei Industrie und Basis Konsumgütern entsteht das stabile Profil aus reifen Wettbewerbsstrukturen ohne dominante externe oder strukturelle Treiber. Die zugrunde liegenden Faktoren unterscheiden sich pro Sektor, bei Industrie sind es eingespielte Auftragszyklen im Maschinenbau, bei Basis Konsumgütern die kontinuierliche Endnachfrage nach Lebensmitteln und Haushaltsprodukten (vgl. </w:t>
      </w:r>
      <w:r w:rsidR="004270C9">
        <w:t xml:space="preserve">Kapitel </w:t>
      </w:r>
      <w:r w:rsidR="004270C9">
        <w:fldChar w:fldCharType="begin"/>
      </w:r>
      <w:r w:rsidR="004270C9">
        <w:instrText xml:space="preserve"> REF _Ref230101873 \r \h </w:instrText>
      </w:r>
      <w:r w:rsidR="004270C9">
        <w:fldChar w:fldCharType="separate"/>
      </w:r>
      <w:r w:rsidR="0007759D">
        <w:rPr>
          <w:cs/>
        </w:rPr>
        <w:t>‎</w:t>
      </w:r>
      <w:r w:rsidR="0007759D">
        <w:t>4.2.2</w:t>
      </w:r>
      <w:r w:rsidR="004270C9">
        <w:fldChar w:fldCharType="end"/>
      </w:r>
      <w:r>
        <w:t xml:space="preserve">). Beide Sektoren liegen mit allen vier Profitabilitätskennzahlen in den stabilen Quadranten K-S oder P-S. Niedrige </w:t>
      </w:r>
      <w:r w:rsidR="009A09F2" w:rsidRPr="009A09F2">
        <w:rPr>
          <w:rFonts w:ascii="Symbol" w:hAnsi="Symbol"/>
          <w:i/>
          <w:iCs/>
        </w:rPr>
        <w:t>s</w:t>
      </w:r>
      <w:r>
        <w:t>-Werte und moderate Mean-Reversion folgen aus der gleichmäßigen Bewegung der Kennzahlen ohne strukturelle Schocks.</w:t>
      </w:r>
    </w:p>
    <w:p w14:paraId="2A31092F" w14:textId="77777777" w:rsidR="00156192" w:rsidRDefault="00156192" w:rsidP="002725A3"/>
    <w:p w14:paraId="18DFBD0D" w14:textId="77777777" w:rsidR="007C6B65" w:rsidRDefault="007C6B65" w:rsidP="007C6B65">
      <w:r>
        <w:t>Heterogene Branchen und Mittelungseffekt</w:t>
      </w:r>
    </w:p>
    <w:p w14:paraId="5F5865B8" w14:textId="4FB9E6C7" w:rsidR="002B3254" w:rsidRDefault="007C6B65" w:rsidP="007C6B65">
      <w:r>
        <w:lastRenderedPageBreak/>
        <w:t>Bei Gesundheitswesen und Zyklischen Konsumgütern entsteht das diffuse Profil aus heterogenen Branchen mit unterschiedlichen Mechanismen. Bei Gesundheitswesen wirken Regulierung (Gesundheitsversorger), lange Forschungszyklen (</w:t>
      </w:r>
      <w:proofErr w:type="spellStart"/>
      <w:r>
        <w:t>Biotech</w:t>
      </w:r>
      <w:proofErr w:type="spellEnd"/>
      <w:r>
        <w:t>) und Patentschutz (</w:t>
      </w:r>
      <w:proofErr w:type="spellStart"/>
      <w:r>
        <w:t>Pharma</w:t>
      </w:r>
      <w:proofErr w:type="spellEnd"/>
      <w:r>
        <w:t xml:space="preserve">) gleichzeitig, </w:t>
      </w:r>
      <w:r w:rsidR="00E72E81">
        <w:t xml:space="preserve">während sich </w:t>
      </w:r>
      <w:r>
        <w:t xml:space="preserve">bei Zyklischen Konsumgütern die Branchen in ihrer Konjunkturabhängigkeit von Hotels bis Automobilzubehör </w:t>
      </w:r>
      <w:r w:rsidR="00E72E81">
        <w:t xml:space="preserve">unterscheiden </w:t>
      </w:r>
      <w:r>
        <w:t xml:space="preserve">(vgl. </w:t>
      </w:r>
      <w:r w:rsidR="003B21E0">
        <w:t xml:space="preserve">Kapitel </w:t>
      </w:r>
      <w:r w:rsidR="003B21E0">
        <w:fldChar w:fldCharType="begin"/>
      </w:r>
      <w:r w:rsidR="003B21E0">
        <w:instrText xml:space="preserve"> REF _Ref230102073 \r \h </w:instrText>
      </w:r>
      <w:r w:rsidR="003B21E0">
        <w:fldChar w:fldCharType="separate"/>
      </w:r>
      <w:r w:rsidR="0007759D">
        <w:rPr>
          <w:cs/>
        </w:rPr>
        <w:t>‎</w:t>
      </w:r>
      <w:r w:rsidR="0007759D">
        <w:t>4.2.2</w:t>
      </w:r>
      <w:r w:rsidR="003B21E0">
        <w:fldChar w:fldCharType="end"/>
      </w:r>
      <w:r>
        <w:t>). Bei der Mittelung dieser Branchen-Profile gleichen sich die einzelnen Mechanismen aus. Die Sektor-Quadranten verteilen sich entsprechend über alle vier Quadranten, ohne dass ein dominantes Profil entsteht.</w:t>
      </w:r>
    </w:p>
    <w:p w14:paraId="258D9CE9" w14:textId="5F7820CA" w:rsidR="006137B6" w:rsidRDefault="00D85855">
      <w:pPr>
        <w:pStyle w:val="berschrift1"/>
      </w:pPr>
      <w:bookmarkStart w:id="155" w:name="_Ref230265244"/>
      <w:bookmarkStart w:id="156" w:name="_Toc229482019"/>
      <w:bookmarkStart w:id="157" w:name="_Toc230281197"/>
      <w:r>
        <w:lastRenderedPageBreak/>
        <w:t xml:space="preserve">Ergebnisse Forschungsfrage </w:t>
      </w:r>
      <w:r w:rsidR="00131C69">
        <w:t>2: Interdependenzen und zeitliche Dynamik</w:t>
      </w:r>
      <w:bookmarkEnd w:id="155"/>
      <w:bookmarkEnd w:id="157"/>
    </w:p>
    <w:p w14:paraId="692C1FFB" w14:textId="2218EA14" w:rsidR="00242B6C" w:rsidRDefault="00242B6C" w:rsidP="00242B6C">
      <w:r>
        <w:t>Die zweite Forschungsfrage lautet:</w:t>
      </w:r>
    </w:p>
    <w:p w14:paraId="5CD3CA81" w14:textId="4152B7A7" w:rsidR="00242B6C" w:rsidRDefault="00242B6C" w:rsidP="00242B6C">
      <w:r>
        <w:t xml:space="preserve">Welche Interdependenzen </w:t>
      </w:r>
      <w:r w:rsidR="00EE7AFA">
        <w:t xml:space="preserve">bestehen zwischen Finanzkennzahlen und inwieweit unterscheiden </w:t>
      </w:r>
      <w:r w:rsidR="006D5A5C">
        <w:t>sich diese zwischen Unternehmen</w:t>
      </w:r>
      <w:r>
        <w:t>?</w:t>
      </w:r>
    </w:p>
    <w:p w14:paraId="32EA0AF6" w14:textId="436A7EAB" w:rsidR="003F3C1F" w:rsidRDefault="003F3C1F" w:rsidP="003F3C1F">
      <w:r>
        <w:t xml:space="preserve">Die Dynamik-Parameter </w:t>
      </w:r>
      <w:r w:rsidR="006A49EF">
        <w:rPr>
          <w:rFonts w:ascii="Symbol" w:hAnsi="Symbol"/>
          <w:i/>
          <w:iCs/>
        </w:rPr>
        <w:t>j</w:t>
      </w:r>
      <w:r>
        <w:t xml:space="preserve"> und </w:t>
      </w:r>
      <w:r w:rsidR="006A49EF">
        <w:rPr>
          <w:rFonts w:ascii="Symbol" w:hAnsi="Symbol"/>
          <w:i/>
          <w:iCs/>
        </w:rPr>
        <w:t>s</w:t>
      </w:r>
      <w:r w:rsidR="006A49EF">
        <w:t xml:space="preserve"> </w:t>
      </w:r>
      <w:r>
        <w:t xml:space="preserve">wurden in Kapitel </w:t>
      </w:r>
      <w:r w:rsidR="00BE0652">
        <w:fldChar w:fldCharType="begin"/>
      </w:r>
      <w:r w:rsidR="00BE0652">
        <w:instrText xml:space="preserve"> REF _Ref230004464 \r \h </w:instrText>
      </w:r>
      <w:r w:rsidR="00BE0652">
        <w:fldChar w:fldCharType="separate"/>
      </w:r>
      <w:r w:rsidR="0007759D">
        <w:rPr>
          <w:cs/>
        </w:rPr>
        <w:t>‎</w:t>
      </w:r>
      <w:r w:rsidR="0007759D">
        <w:t>4</w:t>
      </w:r>
      <w:r w:rsidR="00BE0652">
        <w:fldChar w:fldCharType="end"/>
      </w:r>
      <w:r>
        <w:t xml:space="preserve"> für jedes Unternehmen und jede Kennzahl einzeln geschätzt. Forschungsfrage 2 </w:t>
      </w:r>
      <w:r w:rsidR="009D50EE">
        <w:t>baut auf</w:t>
      </w:r>
      <w:r>
        <w:t xml:space="preserve"> diese</w:t>
      </w:r>
      <w:r w:rsidR="009D50EE">
        <w:t>n</w:t>
      </w:r>
      <w:r>
        <w:t xml:space="preserve"> Schätzungen </w:t>
      </w:r>
      <w:r w:rsidR="009D50EE">
        <w:t>auf</w:t>
      </w:r>
      <w:r>
        <w:t xml:space="preserve"> und prüft, welche </w:t>
      </w:r>
      <w:r w:rsidR="00316C83">
        <w:t xml:space="preserve">möglichen </w:t>
      </w:r>
      <w:r>
        <w:t xml:space="preserve">Verknüpfungen zwischen den Kennzahlen </w:t>
      </w:r>
      <w:r w:rsidR="00316C83">
        <w:t>existieren</w:t>
      </w:r>
      <w:r>
        <w:t xml:space="preserve"> und wie sich die Dynamiktypen in Krisenphasen verhalten.</w:t>
      </w:r>
    </w:p>
    <w:p w14:paraId="2A90D966" w14:textId="0017123F" w:rsidR="00392867" w:rsidRDefault="003F3C1F" w:rsidP="00002350">
      <w:r>
        <w:t xml:space="preserve">Das Kapitel beantwortet die Frage in zwei Schritten. Kapitel </w:t>
      </w:r>
      <w:r w:rsidR="002D753E">
        <w:fldChar w:fldCharType="begin"/>
      </w:r>
      <w:r w:rsidR="002D753E">
        <w:instrText xml:space="preserve"> REF _Ref230181246 \r \h </w:instrText>
      </w:r>
      <w:r w:rsidR="002D753E">
        <w:fldChar w:fldCharType="separate"/>
      </w:r>
      <w:r w:rsidR="0007759D">
        <w:rPr>
          <w:cs/>
        </w:rPr>
        <w:t>‎</w:t>
      </w:r>
      <w:r w:rsidR="0007759D">
        <w:t>5.1</w:t>
      </w:r>
      <w:r w:rsidR="002D753E">
        <w:fldChar w:fldCharType="end"/>
      </w:r>
      <w:r>
        <w:t xml:space="preserve"> korreliert die Dynamik-Parameter </w:t>
      </w:r>
      <w:r w:rsidR="002D753E">
        <w:rPr>
          <w:rFonts w:ascii="Symbol" w:hAnsi="Symbol"/>
          <w:i/>
          <w:iCs/>
        </w:rPr>
        <w:t>j</w:t>
      </w:r>
      <w:r w:rsidR="002D753E">
        <w:t xml:space="preserve"> </w:t>
      </w:r>
      <w:r>
        <w:t xml:space="preserve">und </w:t>
      </w:r>
      <w:r w:rsidR="002D753E">
        <w:rPr>
          <w:rFonts w:ascii="Symbol" w:hAnsi="Symbol"/>
          <w:i/>
          <w:iCs/>
        </w:rPr>
        <w:t>s</w:t>
      </w:r>
      <w:r w:rsidR="002D753E">
        <w:t xml:space="preserve"> </w:t>
      </w:r>
      <w:r>
        <w:t xml:space="preserve">paarweise über die sieben Kennzahlen und zeigt damit, ob die Mean-Reversion eine konsistente Eigenschaft des Unternehmens über mehrere Kennzahlen hinweg ist. Kapitel </w:t>
      </w:r>
      <w:r w:rsidR="006B0807">
        <w:fldChar w:fldCharType="begin"/>
      </w:r>
      <w:r w:rsidR="006B0807">
        <w:instrText xml:space="preserve"> REF _Ref230188540 \r \h </w:instrText>
      </w:r>
      <w:r w:rsidR="006B0807">
        <w:fldChar w:fldCharType="separate"/>
      </w:r>
      <w:r w:rsidR="0007759D">
        <w:rPr>
          <w:cs/>
        </w:rPr>
        <w:t>‎</w:t>
      </w:r>
      <w:r w:rsidR="0007759D">
        <w:t>5.2</w:t>
      </w:r>
      <w:r w:rsidR="006B0807">
        <w:fldChar w:fldCharType="end"/>
      </w:r>
      <w:r>
        <w:t xml:space="preserve"> betrachtet wie sich die Streuung der Kennzahlen über die Zeit verändert, identifiziert daraus drei Krisenphasen und vergleicht, wie die vier Quadranten in diesen Phasen reagieren.</w:t>
      </w:r>
    </w:p>
    <w:p w14:paraId="39D13BD6" w14:textId="48A3BABF" w:rsidR="00392867" w:rsidRDefault="00C0736A" w:rsidP="00392867">
      <w:pPr>
        <w:pStyle w:val="berschrift2"/>
      </w:pPr>
      <w:bookmarkStart w:id="158" w:name="_Ref230181246"/>
      <w:bookmarkStart w:id="159" w:name="_Toc230281198"/>
      <w:r w:rsidRPr="00C0736A">
        <w:t>Querschnittliche Interdependenz</w:t>
      </w:r>
      <w:bookmarkEnd w:id="158"/>
      <w:bookmarkEnd w:id="159"/>
    </w:p>
    <w:p w14:paraId="4E391A24" w14:textId="456EC5BE" w:rsidR="00392867" w:rsidRDefault="007D607F" w:rsidP="003F3C1F">
      <w:r w:rsidRPr="007D607F">
        <w:t xml:space="preserve">Die paarweise Korrelation der firmenspezifisch geschätzten Dynamik-Parameter </w:t>
      </w:r>
      <w:r>
        <w:rPr>
          <w:rFonts w:ascii="Symbol" w:hAnsi="Symbol"/>
          <w:i/>
          <w:iCs/>
        </w:rPr>
        <w:t>j</w:t>
      </w:r>
      <w:r>
        <w:t xml:space="preserve"> </w:t>
      </w:r>
      <w:r w:rsidRPr="007D607F">
        <w:t xml:space="preserve">und </w:t>
      </w:r>
      <w:r>
        <w:rPr>
          <w:rFonts w:ascii="Symbol" w:hAnsi="Symbol"/>
          <w:i/>
          <w:iCs/>
        </w:rPr>
        <w:t>s</w:t>
      </w:r>
      <w:r>
        <w:t xml:space="preserve"> </w:t>
      </w:r>
      <w:r w:rsidRPr="007D607F">
        <w:t xml:space="preserve">über alle 21 Kennzahl-Paare prüft, ob die in Kapitel </w:t>
      </w:r>
      <w:r>
        <w:fldChar w:fldCharType="begin"/>
      </w:r>
      <w:r>
        <w:instrText xml:space="preserve"> REF _Ref230004464 \r \h </w:instrText>
      </w:r>
      <w:r>
        <w:fldChar w:fldCharType="separate"/>
      </w:r>
      <w:r w:rsidR="0007759D">
        <w:rPr>
          <w:cs/>
        </w:rPr>
        <w:t>‎</w:t>
      </w:r>
      <w:r w:rsidR="0007759D">
        <w:t>4</w:t>
      </w:r>
      <w:r>
        <w:fldChar w:fldCharType="end"/>
      </w:r>
      <w:r w:rsidRPr="007D607F">
        <w:t xml:space="preserve"> etablierten drei Dynamiktypen auch im Zusammenhang zwischen den Kennzahlen wiederkehren. Ergänzt wird die Querschnittsbetrachtung durch eine Lead-Lag-Analyse der Δ</w:t>
      </w:r>
      <w:r w:rsidRPr="005D4C20">
        <w:rPr>
          <w:i/>
          <w:iCs/>
        </w:rPr>
        <w:t>Y</w:t>
      </w:r>
      <w:r w:rsidRPr="007D607F">
        <w:t>-Innovationen, die testet, ob Schocks in einer Kennzahl der Reaktion in einer anderen zeitlich vorauslaufen.</w:t>
      </w:r>
    </w:p>
    <w:p w14:paraId="4B16F5F0" w14:textId="1F487401" w:rsidR="003D35EF" w:rsidRDefault="00B65CD6" w:rsidP="00B534F0">
      <w:pPr>
        <w:pStyle w:val="berschrift3"/>
      </w:pPr>
      <w:bookmarkStart w:id="160" w:name="_Toc230281199"/>
      <w:r w:rsidRPr="00B65CD6">
        <w:t>Methodik der Querschnittsanalyse</w:t>
      </w:r>
      <w:bookmarkEnd w:id="160"/>
    </w:p>
    <w:p w14:paraId="5301A9B3" w14:textId="0B058994" w:rsidR="00B65CD6" w:rsidRDefault="00276D44" w:rsidP="00B65CD6">
      <w:r w:rsidRPr="00276D44">
        <w:t xml:space="preserve">Über alle Kombinationen aus zwei Kennzahlen werden 21 Paare gebildet, jeweils für die </w:t>
      </w:r>
      <w:r>
        <w:rPr>
          <w:rFonts w:ascii="Symbol" w:hAnsi="Symbol"/>
          <w:i/>
          <w:iCs/>
        </w:rPr>
        <w:t>j</w:t>
      </w:r>
      <w:r>
        <w:t xml:space="preserve"> </w:t>
      </w:r>
      <w:r w:rsidRPr="00276D44">
        <w:t xml:space="preserve">Werte und für die </w:t>
      </w:r>
      <w:r>
        <w:rPr>
          <w:rFonts w:ascii="Symbol" w:hAnsi="Symbol"/>
          <w:i/>
          <w:iCs/>
        </w:rPr>
        <w:t>s</w:t>
      </w:r>
      <w:r>
        <w:t xml:space="preserve"> </w:t>
      </w:r>
      <w:r w:rsidRPr="00276D44">
        <w:t xml:space="preserve">Werte getrennt. Pro Paar wird die Spearman-Rangkorrelation berechnet. Familienweise Fehlerkontrolle erfolgt per </w:t>
      </w:r>
      <w:proofErr w:type="spellStart"/>
      <w:r w:rsidRPr="00276D44">
        <w:t>Bonferroni</w:t>
      </w:r>
      <w:proofErr w:type="spellEnd"/>
      <w:r w:rsidRPr="00276D44">
        <w:t xml:space="preserve">-Korrektur innerhalb jeder Test-Familie über 21 Paare. Die Schwelle beträgt damit </w:t>
      </w:r>
      <w:r>
        <w:rPr>
          <w:rFonts w:ascii="Symbol" w:hAnsi="Symbol"/>
        </w:rPr>
        <w:t>a</w:t>
      </w:r>
      <w:r w:rsidR="004C683B">
        <w:t> </w:t>
      </w:r>
      <w:r w:rsidRPr="00276D44">
        <w:t>/</w:t>
      </w:r>
      <w:r w:rsidR="002A11F4">
        <w:t> </w:t>
      </w:r>
      <w:r w:rsidRPr="00276D44">
        <w:t>21</w:t>
      </w:r>
      <w:r w:rsidR="002A11F4">
        <w:t> </w:t>
      </w:r>
      <w:r w:rsidRPr="00276D44">
        <w:t>≈</w:t>
      </w:r>
      <w:r w:rsidR="002A11F4">
        <w:t> </w:t>
      </w:r>
      <w:r w:rsidRPr="00276D44">
        <w:t>0,0024.</w:t>
      </w:r>
    </w:p>
    <w:p w14:paraId="27BE9D33" w14:textId="2E2DBE9B" w:rsidR="00A508A9" w:rsidRDefault="0060002D" w:rsidP="00B65CD6">
      <w:r w:rsidRPr="0060002D">
        <w:t>Aus den FF1-Ergebnissen lassen sich drei Erwartungen an die Korrelationsstruktur ableiten:</w:t>
      </w:r>
    </w:p>
    <w:p w14:paraId="4B93AA92" w14:textId="5FA2179B" w:rsidR="0098325C" w:rsidRPr="0098325C" w:rsidRDefault="0098325C" w:rsidP="00D2444E">
      <w:pPr>
        <w:pStyle w:val="Listenabsatz"/>
        <w:numPr>
          <w:ilvl w:val="0"/>
          <w:numId w:val="44"/>
        </w:numPr>
      </w:pPr>
      <w:r w:rsidRPr="0098325C">
        <w:t xml:space="preserve">Innerhalb der Profitabilität sind hohe Korrelationen zu erwarten. Alle vier Profitabilitätskennzahlen zeigen in Kapitel </w:t>
      </w:r>
      <w:r>
        <w:fldChar w:fldCharType="begin"/>
      </w:r>
      <w:r>
        <w:instrText xml:space="preserve"> REF _Ref230004464 \r \h </w:instrText>
      </w:r>
      <w:r w:rsidR="00264DA4">
        <w:instrText xml:space="preserve"> \* MERGEFORMAT </w:instrText>
      </w:r>
      <w:r>
        <w:fldChar w:fldCharType="separate"/>
      </w:r>
      <w:r w:rsidR="0007759D">
        <w:rPr>
          <w:cs/>
        </w:rPr>
        <w:t>‎</w:t>
      </w:r>
      <w:r w:rsidR="0007759D">
        <w:t>4</w:t>
      </w:r>
      <w:r>
        <w:fldChar w:fldCharType="end"/>
      </w:r>
      <w:r w:rsidRPr="0098325C">
        <w:t xml:space="preserve"> vergleichbar starke Mean-Reversion (</w:t>
      </w:r>
      <w:r w:rsidR="009E03AA" w:rsidRPr="009E03AA">
        <w:rPr>
          <w:rFonts w:ascii="Symbol" w:hAnsi="Symbol"/>
          <w:i/>
          <w:iCs/>
        </w:rPr>
        <w:t>j</w:t>
      </w:r>
      <w:r w:rsidRPr="0098325C">
        <w:t xml:space="preserve">-Median zwischen −0,43 und −0,46) mit hoher Schätzqualität </w:t>
      </w:r>
      <w:r w:rsidRPr="0098325C">
        <w:lastRenderedPageBreak/>
        <w:t>(</w:t>
      </w:r>
      <w:proofErr w:type="spellStart"/>
      <w:r w:rsidRPr="0098325C">
        <w:t>Bonferroni</w:t>
      </w:r>
      <w:proofErr w:type="spellEnd"/>
      <w:r w:rsidRPr="0098325C">
        <w:t>-Anteile 58 % bis 68 %). Wenn die Korrekturgeschwindigkeit ein Firmenmerkmal ist, sollte sich das in einem geschlossenen Profitabilitätsblock wiederfinden.</w:t>
      </w:r>
    </w:p>
    <w:p w14:paraId="5519B183" w14:textId="5DFB54CE" w:rsidR="00010C0F" w:rsidRDefault="009038C8" w:rsidP="00010C0F">
      <w:pPr>
        <w:pStyle w:val="Listenabsatz"/>
        <w:numPr>
          <w:ilvl w:val="0"/>
          <w:numId w:val="44"/>
        </w:numPr>
      </w:pPr>
      <w:r w:rsidRPr="009038C8">
        <w:t>Innerhalb der Kapitalstruktur und Liquidität sind niedrigere Korrelationen zu erwarten, weil die Mean-Reversion in diesen Kennzahlen schwächer ist (</w:t>
      </w:r>
      <w:r w:rsidR="001F4C78" w:rsidRPr="009E03AA">
        <w:rPr>
          <w:rFonts w:ascii="Symbol" w:hAnsi="Symbol"/>
          <w:i/>
          <w:iCs/>
        </w:rPr>
        <w:t>j</w:t>
      </w:r>
      <w:r w:rsidR="001F4C78" w:rsidRPr="009038C8">
        <w:t xml:space="preserve"> </w:t>
      </w:r>
      <w:r w:rsidRPr="009038C8">
        <w:t xml:space="preserve">-Median nahe null, </w:t>
      </w:r>
      <w:proofErr w:type="spellStart"/>
      <w:r w:rsidRPr="009038C8">
        <w:t>Bonferroni</w:t>
      </w:r>
      <w:proofErr w:type="spellEnd"/>
      <w:r w:rsidRPr="009038C8">
        <w:t xml:space="preserve">-Anteile unter 10 %) und ein Großteil der </w:t>
      </w:r>
      <w:r w:rsidR="001F4C78" w:rsidRPr="009E03AA">
        <w:rPr>
          <w:rFonts w:ascii="Symbol" w:hAnsi="Symbol"/>
          <w:i/>
          <w:iCs/>
        </w:rPr>
        <w:t>j</w:t>
      </w:r>
      <w:r w:rsidRPr="009038C8">
        <w:t xml:space="preserve">-Werte sich nicht von Random-Walk-Schätzungen unterscheiden lässt. Geringe Variation in den </w:t>
      </w:r>
      <w:r w:rsidR="001F4C78" w:rsidRPr="009E03AA">
        <w:rPr>
          <w:rFonts w:ascii="Symbol" w:hAnsi="Symbol"/>
          <w:i/>
          <w:iCs/>
        </w:rPr>
        <w:t>j</w:t>
      </w:r>
      <w:r w:rsidRPr="009038C8">
        <w:t>-Werten begrenzt die Korrelationswerte mathematisch nach oben</w:t>
      </w:r>
      <w:r w:rsidR="00683A63">
        <w:t>.</w:t>
      </w:r>
    </w:p>
    <w:p w14:paraId="18D75A1B" w14:textId="3EE2F9C4" w:rsidR="00C5745F" w:rsidRDefault="00A443B9" w:rsidP="00010C0F">
      <w:pPr>
        <w:pStyle w:val="Listenabsatz"/>
        <w:numPr>
          <w:ilvl w:val="0"/>
          <w:numId w:val="44"/>
        </w:numPr>
      </w:pPr>
      <w:r w:rsidRPr="00A443B9">
        <w:t xml:space="preserve">Cross-Block-Korrelationen sollten ebenfalls niedrig bleiben, weil die drei Dynamiktypen in Kapitel </w:t>
      </w:r>
      <w:r w:rsidR="00625A98">
        <w:fldChar w:fldCharType="begin"/>
      </w:r>
      <w:r w:rsidR="00625A98">
        <w:instrText xml:space="preserve"> REF _Ref230004464 \r \h </w:instrText>
      </w:r>
      <w:r w:rsidR="00625A98">
        <w:fldChar w:fldCharType="separate"/>
      </w:r>
      <w:r w:rsidR="0007759D">
        <w:rPr>
          <w:cs/>
        </w:rPr>
        <w:t>‎</w:t>
      </w:r>
      <w:r w:rsidR="0007759D">
        <w:t>4</w:t>
      </w:r>
      <w:r w:rsidR="00625A98">
        <w:fldChar w:fldCharType="end"/>
      </w:r>
      <w:r w:rsidRPr="00A443B9">
        <w:t xml:space="preserve"> als separable Dimensionen identifiziert wurden</w:t>
      </w:r>
      <w:r w:rsidR="00683A63">
        <w:t>.</w:t>
      </w:r>
    </w:p>
    <w:p w14:paraId="7ABA06ED" w14:textId="1DAA330C" w:rsidR="00625A98" w:rsidRDefault="00683A63" w:rsidP="00625A98">
      <w:r w:rsidRPr="00683A63">
        <w:t>Zusätzlich werden zwei mechanische Kopplungen erwartet, die aus Buchhaltungs-Identitäten folgen und nicht aus ökonomischer Substanz</w:t>
      </w:r>
      <w:r>
        <w:t>:</w:t>
      </w:r>
    </w:p>
    <w:p w14:paraId="39DEEAEA" w14:textId="405D47D0" w:rsidR="00005CDB" w:rsidRDefault="00E97A78" w:rsidP="002A11F4">
      <w:pPr>
        <w:pStyle w:val="Listenabsatz"/>
        <w:numPr>
          <w:ilvl w:val="0"/>
          <w:numId w:val="45"/>
        </w:numPr>
      </w:pPr>
      <w:r w:rsidRPr="00E97A78">
        <w:t xml:space="preserve">Bei der </w:t>
      </w:r>
      <w:r w:rsidR="00E726C7">
        <w:rPr>
          <w:rFonts w:ascii="Symbol" w:hAnsi="Symbol"/>
          <w:i/>
          <w:iCs/>
        </w:rPr>
        <w:t>s</w:t>
      </w:r>
      <w:r w:rsidRPr="00E97A78">
        <w:t xml:space="preserve">-Matrix sollten ROE und </w:t>
      </w:r>
      <w:proofErr w:type="spellStart"/>
      <w:r w:rsidRPr="00E97A78">
        <w:t>Debt</w:t>
      </w:r>
      <w:proofErr w:type="spellEnd"/>
      <w:r w:rsidRPr="00E97A78">
        <w:t>/Equity hohe Korrelation zeigen, weil ROE = ROA × (1 + D/E) ist und das Eigenkapital im Nenner beider Kennzahlen steht</w:t>
      </w:r>
      <w:r w:rsidR="00EF2E92">
        <w:t xml:space="preserve"> </w:t>
      </w:r>
      <w:sdt>
        <w:sdtPr>
          <w:id w:val="22141975"/>
          <w:citation/>
        </w:sdtPr>
        <w:sdtEndPr/>
        <w:sdtContent>
          <w:r w:rsidR="00CF0825">
            <w:fldChar w:fldCharType="begin"/>
          </w:r>
          <w:r w:rsidR="00CF0825">
            <w:instrText xml:space="preserve"> CITATION Fai01 \l 1031 </w:instrText>
          </w:r>
          <w:r w:rsidR="00CF0825">
            <w:fldChar w:fldCharType="separate"/>
          </w:r>
          <w:r w:rsidR="0004311B">
            <w:rPr>
              <w:noProof/>
            </w:rPr>
            <w:t>(Fairfield &amp; Yohn, 2001)</w:t>
          </w:r>
          <w:r w:rsidR="00CF0825">
            <w:fldChar w:fldCharType="end"/>
          </w:r>
        </w:sdtContent>
      </w:sdt>
      <w:r w:rsidR="00960507">
        <w:t>.</w:t>
      </w:r>
    </w:p>
    <w:p w14:paraId="2B60ED8C" w14:textId="636C5044" w:rsidR="00E1444F" w:rsidRDefault="007F51A1" w:rsidP="002A11F4">
      <w:pPr>
        <w:pStyle w:val="Listenabsatz"/>
        <w:numPr>
          <w:ilvl w:val="0"/>
          <w:numId w:val="45"/>
        </w:numPr>
      </w:pPr>
      <w:r w:rsidRPr="007F51A1">
        <w:t xml:space="preserve">Ebenfalls bei der </w:t>
      </w:r>
      <w:r>
        <w:rPr>
          <w:rFonts w:ascii="Symbol" w:hAnsi="Symbol"/>
          <w:i/>
          <w:iCs/>
        </w:rPr>
        <w:t>s</w:t>
      </w:r>
      <w:r w:rsidRPr="00E97A78">
        <w:t>-</w:t>
      </w:r>
      <w:r w:rsidRPr="007F51A1">
        <w:t>Matrix sollten die EBIT-Marge und die FCF-Marge hohe Korrelation zeigen, weil beide den gemeinsamen Umsatznenner haben und Schocks in der Periodenabgrenzung beide Größen gleichzeitig bewegen</w:t>
      </w:r>
      <w:r w:rsidR="00A85B93">
        <w:t xml:space="preserve"> </w:t>
      </w:r>
      <w:sdt>
        <w:sdtPr>
          <w:id w:val="-2057540482"/>
          <w:citation/>
        </w:sdtPr>
        <w:sdtEndPr/>
        <w:sdtContent>
          <w:r w:rsidR="00C85FCD">
            <w:fldChar w:fldCharType="begin"/>
          </w:r>
          <w:r w:rsidR="00C85FCD">
            <w:instrText xml:space="preserve"> CITATION Slo96 \l 1031 </w:instrText>
          </w:r>
          <w:r w:rsidR="00C85FCD">
            <w:fldChar w:fldCharType="separate"/>
          </w:r>
          <w:r w:rsidR="0004311B">
            <w:rPr>
              <w:noProof/>
            </w:rPr>
            <w:t>(Sloan, 1996)</w:t>
          </w:r>
          <w:r w:rsidR="00C85FCD">
            <w:fldChar w:fldCharType="end"/>
          </w:r>
        </w:sdtContent>
      </w:sdt>
      <w:r w:rsidR="00E20FCE">
        <w:t>,</w:t>
      </w:r>
      <w:r w:rsidR="003008D7">
        <w:t xml:space="preserve"> </w:t>
      </w:r>
      <w:sdt>
        <w:sdtPr>
          <w:id w:val="1720472530"/>
          <w:citation/>
        </w:sdtPr>
        <w:sdtEndPr/>
        <w:sdtContent>
          <w:r w:rsidR="003008D7">
            <w:fldChar w:fldCharType="begin"/>
          </w:r>
          <w:r w:rsidR="003008D7">
            <w:instrText xml:space="preserve"> CITATION Dec94 \l 1031 </w:instrText>
          </w:r>
          <w:r w:rsidR="003008D7">
            <w:fldChar w:fldCharType="separate"/>
          </w:r>
          <w:r w:rsidR="0004311B">
            <w:rPr>
              <w:noProof/>
            </w:rPr>
            <w:t>(Dechow, 1994)</w:t>
          </w:r>
          <w:r w:rsidR="003008D7">
            <w:fldChar w:fldCharType="end"/>
          </w:r>
        </w:sdtContent>
      </w:sdt>
    </w:p>
    <w:p w14:paraId="4E3575A9" w14:textId="27643303" w:rsidR="00E20FCE" w:rsidRDefault="009B3AA3" w:rsidP="00E20FCE">
      <w:r w:rsidRPr="009B3AA3">
        <w:t>Diese Erwartungen strukturieren die folgenden zwei Unterkapitel: Kapitel</w:t>
      </w:r>
      <w:r w:rsidR="00F77705">
        <w:t xml:space="preserve"> </w:t>
      </w:r>
      <w:r w:rsidR="00F77705">
        <w:fldChar w:fldCharType="begin"/>
      </w:r>
      <w:r w:rsidR="00F77705">
        <w:instrText xml:space="preserve"> REF _Ref230183472 \r \h </w:instrText>
      </w:r>
      <w:r w:rsidR="00F77705">
        <w:fldChar w:fldCharType="separate"/>
      </w:r>
      <w:r w:rsidR="0007759D">
        <w:rPr>
          <w:cs/>
        </w:rPr>
        <w:t>‎</w:t>
      </w:r>
      <w:r w:rsidR="0007759D">
        <w:t>5.1.2</w:t>
      </w:r>
      <w:r w:rsidR="00F77705">
        <w:fldChar w:fldCharType="end"/>
      </w:r>
      <w:r w:rsidRPr="009B3AA3">
        <w:t xml:space="preserve"> prüft die Erwartungen auf der </w:t>
      </w:r>
      <w:r w:rsidR="003B13D7" w:rsidRPr="009E03AA">
        <w:rPr>
          <w:rFonts w:ascii="Symbol" w:hAnsi="Symbol"/>
          <w:i/>
          <w:iCs/>
        </w:rPr>
        <w:t>j</w:t>
      </w:r>
      <w:r w:rsidRPr="009B3AA3">
        <w:t xml:space="preserve">-Matrix, Kapitel </w:t>
      </w:r>
      <w:r w:rsidR="00F77705">
        <w:fldChar w:fldCharType="begin"/>
      </w:r>
      <w:r w:rsidR="00F77705">
        <w:instrText xml:space="preserve"> REF _Ref230183496 \r \h </w:instrText>
      </w:r>
      <w:r w:rsidR="00F77705">
        <w:fldChar w:fldCharType="separate"/>
      </w:r>
      <w:r w:rsidR="0007759D">
        <w:rPr>
          <w:cs/>
        </w:rPr>
        <w:t>‎</w:t>
      </w:r>
      <w:r w:rsidR="0007759D">
        <w:t>5.1.3</w:t>
      </w:r>
      <w:r w:rsidR="00F77705">
        <w:fldChar w:fldCharType="end"/>
      </w:r>
      <w:r w:rsidRPr="009B3AA3">
        <w:t xml:space="preserve"> prüft sie auf der </w:t>
      </w:r>
      <w:r w:rsidR="003B13D7">
        <w:rPr>
          <w:rFonts w:ascii="Symbol" w:hAnsi="Symbol"/>
          <w:i/>
          <w:iCs/>
        </w:rPr>
        <w:t>s</w:t>
      </w:r>
      <w:r w:rsidRPr="009B3AA3">
        <w:t xml:space="preserve">-Matrix einschließlich der mechanischen Kopplungen. Ein dritter Aspekt, der Zusammenhang zwischen </w:t>
      </w:r>
      <w:r w:rsidR="003B13D7" w:rsidRPr="009E03AA">
        <w:rPr>
          <w:rFonts w:ascii="Symbol" w:hAnsi="Symbol"/>
          <w:i/>
          <w:iCs/>
        </w:rPr>
        <w:t>j</w:t>
      </w:r>
      <w:r w:rsidRPr="009B3AA3">
        <w:t xml:space="preserve"> und </w:t>
      </w:r>
      <w:r w:rsidR="003B13D7">
        <w:rPr>
          <w:rFonts w:ascii="Symbol" w:hAnsi="Symbol"/>
          <w:i/>
          <w:iCs/>
        </w:rPr>
        <w:t>s</w:t>
      </w:r>
      <w:r w:rsidRPr="009B3AA3">
        <w:t xml:space="preserve"> derselben Kennzahl, wird in Kapitel </w:t>
      </w:r>
      <w:r w:rsidR="00F77705">
        <w:fldChar w:fldCharType="begin"/>
      </w:r>
      <w:r w:rsidR="00F77705">
        <w:instrText xml:space="preserve"> REF _Ref230183507 \r \h </w:instrText>
      </w:r>
      <w:r w:rsidR="00F77705">
        <w:fldChar w:fldCharType="separate"/>
      </w:r>
      <w:r w:rsidR="0007759D">
        <w:rPr>
          <w:cs/>
        </w:rPr>
        <w:t>‎</w:t>
      </w:r>
      <w:r w:rsidR="0007759D">
        <w:t>5.1.4</w:t>
      </w:r>
      <w:r w:rsidR="00F77705">
        <w:fldChar w:fldCharType="end"/>
      </w:r>
      <w:r w:rsidRPr="009B3AA3">
        <w:t xml:space="preserve"> aufgegriffen, dort mit Rückbezug auf Kapitel </w:t>
      </w:r>
      <w:r w:rsidR="00F77705">
        <w:fldChar w:fldCharType="begin"/>
      </w:r>
      <w:r w:rsidR="00F77705">
        <w:instrText xml:space="preserve"> REF _Ref230004767 \r \h </w:instrText>
      </w:r>
      <w:r w:rsidR="00F77705">
        <w:fldChar w:fldCharType="separate"/>
      </w:r>
      <w:r w:rsidR="0007759D">
        <w:rPr>
          <w:cs/>
        </w:rPr>
        <w:t>‎</w:t>
      </w:r>
      <w:r w:rsidR="0007759D">
        <w:t>3.4.3</w:t>
      </w:r>
      <w:r w:rsidR="00F77705">
        <w:fldChar w:fldCharType="end"/>
      </w:r>
      <w:r w:rsidRPr="009B3AA3">
        <w:t xml:space="preserve"> (Dimensionsunabhängigkeit)</w:t>
      </w:r>
      <w:r w:rsidR="003B13D7">
        <w:t>.</w:t>
      </w:r>
    </w:p>
    <w:p w14:paraId="1D1368E7" w14:textId="5F4810E8" w:rsidR="003B13D7" w:rsidRDefault="008E0990" w:rsidP="003B13D7">
      <w:pPr>
        <w:pStyle w:val="berschrift3"/>
      </w:pPr>
      <w:bookmarkStart w:id="161" w:name="_Ref230183472"/>
      <w:bookmarkStart w:id="162" w:name="_Toc230281200"/>
      <w:r>
        <w:lastRenderedPageBreak/>
        <w:t xml:space="preserve">Die </w:t>
      </w:r>
      <w:r w:rsidR="00F71069" w:rsidRPr="00DC7AA3">
        <w:rPr>
          <w:rFonts w:ascii="Symbol" w:hAnsi="Symbol"/>
          <w:i/>
          <w:iCs/>
        </w:rPr>
        <w:t>j</w:t>
      </w:r>
      <w:r w:rsidR="00F63AA8">
        <w:t>-Korrelationsmatrix</w:t>
      </w:r>
      <w:bookmarkEnd w:id="161"/>
      <w:bookmarkEnd w:id="162"/>
    </w:p>
    <w:p w14:paraId="4D68BCFA" w14:textId="77777777" w:rsidR="003B3C3C" w:rsidRDefault="003B3C3C" w:rsidP="003B3C3C">
      <w:pPr>
        <w:pStyle w:val="Abbildung"/>
        <w:rPr>
          <w:noProof/>
        </w:rPr>
      </w:pPr>
      <w:r>
        <w:rPr>
          <w:noProof/>
        </w:rPr>
        <w:drawing>
          <wp:inline distT="0" distB="0" distL="0" distR="0" wp14:anchorId="53FE3DED" wp14:editId="287C6E53">
            <wp:extent cx="5400000" cy="4305600"/>
            <wp:effectExtent l="0" t="0" r="0" b="0"/>
            <wp:docPr id="53069361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93614" name="Grafik 3"/>
                    <pic:cNvPicPr/>
                  </pic:nvPicPr>
                  <pic:blipFill rotWithShape="1">
                    <a:blip r:embed="rId32" cstate="print">
                      <a:extLst>
                        <a:ext uri="{28A0092B-C50C-407E-A947-70E740481C1C}">
                          <a14:useLocalDpi xmlns:a14="http://schemas.microsoft.com/office/drawing/2010/main" val="0"/>
                        </a:ext>
                      </a:extLst>
                    </a:blip>
                    <a:srcRect t="6835" b="452"/>
                    <a:stretch>
                      <a:fillRect/>
                    </a:stretch>
                  </pic:blipFill>
                  <pic:spPr bwMode="auto">
                    <a:xfrm>
                      <a:off x="0" y="0"/>
                      <a:ext cx="5400000" cy="4305600"/>
                    </a:xfrm>
                    <a:prstGeom prst="rect">
                      <a:avLst/>
                    </a:prstGeom>
                    <a:ln>
                      <a:noFill/>
                    </a:ln>
                    <a:extLst>
                      <a:ext uri="{53640926-AAD7-44D8-BBD7-CCE9431645EC}">
                        <a14:shadowObscured xmlns:a14="http://schemas.microsoft.com/office/drawing/2010/main"/>
                      </a:ext>
                    </a:extLst>
                  </pic:spPr>
                </pic:pic>
              </a:graphicData>
            </a:graphic>
          </wp:inline>
        </w:drawing>
      </w:r>
    </w:p>
    <w:p w14:paraId="4626A7C0" w14:textId="6BBC237C" w:rsidR="003B3C3C" w:rsidRPr="005E1960" w:rsidRDefault="003B3C3C" w:rsidP="00BF7FDA">
      <w:pPr>
        <w:pStyle w:val="Beschriftung"/>
        <w:rPr>
          <w:rFonts w:asciiTheme="minorBidi" w:hAnsiTheme="minorBidi" w:cstheme="minorBidi"/>
          <w:sz w:val="24"/>
          <w:szCs w:val="24"/>
        </w:rPr>
      </w:pPr>
      <w:bookmarkStart w:id="163" w:name="_Ref230183916"/>
      <w:bookmarkStart w:id="164" w:name="_Toc230279805"/>
      <w:r>
        <w:t xml:space="preserve">Abbildung </w:t>
      </w:r>
      <w:r w:rsidR="0007759D">
        <w:fldChar w:fldCharType="begin"/>
      </w:r>
      <w:r w:rsidR="0007759D">
        <w:instrText xml:space="preserve"> SEQ Abbildung \* ARABIC </w:instrText>
      </w:r>
      <w:r w:rsidR="0007759D">
        <w:fldChar w:fldCharType="separate"/>
      </w:r>
      <w:r w:rsidR="0007759D">
        <w:rPr>
          <w:noProof/>
        </w:rPr>
        <w:t>16</w:t>
      </w:r>
      <w:r w:rsidR="0007759D">
        <w:rPr>
          <w:noProof/>
        </w:rPr>
        <w:fldChar w:fldCharType="end"/>
      </w:r>
      <w:bookmarkEnd w:id="163"/>
      <w:r>
        <w:t>:</w:t>
      </w:r>
      <w:r w:rsidR="00E9259F">
        <w:tab/>
      </w:r>
      <w:r w:rsidR="0099717F" w:rsidRPr="00D8072E">
        <w:rPr>
          <w:rFonts w:ascii="Symbol" w:hAnsi="Symbol"/>
          <w:i/>
          <w:iCs/>
        </w:rPr>
        <w:t>j</w:t>
      </w:r>
      <w:r w:rsidR="006C0507">
        <w:t>-Korrelationsmatrix (Spearman</w:t>
      </w:r>
      <w:r w:rsidR="00DF1D86">
        <w:t>)</w:t>
      </w:r>
      <w:r w:rsidR="00433A75">
        <w:t>,</w:t>
      </w:r>
      <w:r w:rsidR="002060F9">
        <w:t xml:space="preserve"> *</w:t>
      </w:r>
      <w:proofErr w:type="spellStart"/>
      <w:r w:rsidR="004F735D">
        <w:t>Bonferoni</w:t>
      </w:r>
      <w:proofErr w:type="spellEnd"/>
      <w:r w:rsidR="004F735D">
        <w:t>-signifikant</w:t>
      </w:r>
      <w:r w:rsidR="00E14B38">
        <w:t xml:space="preserve"> (</w:t>
      </w:r>
      <w:r w:rsidR="00E14B38" w:rsidRPr="00D8072E">
        <w:rPr>
          <w:rFonts w:ascii="Symbol" w:hAnsi="Symbol"/>
          <w:i/>
          <w:iCs/>
        </w:rPr>
        <w:t>a</w:t>
      </w:r>
      <w:r w:rsidR="00E14B38">
        <w:t>/21 = 0,0024)</w:t>
      </w:r>
      <w:bookmarkEnd w:id="164"/>
    </w:p>
    <w:p w14:paraId="32AAA4DB" w14:textId="3B5ABAAF" w:rsidR="003B13D7" w:rsidRDefault="000F6C55" w:rsidP="00E20FCE">
      <w:r>
        <w:fldChar w:fldCharType="begin"/>
      </w:r>
      <w:r>
        <w:instrText xml:space="preserve"> REF _Ref230183916 \h </w:instrText>
      </w:r>
      <w:r>
        <w:fldChar w:fldCharType="separate"/>
      </w:r>
      <w:r w:rsidR="0007759D">
        <w:t xml:space="preserve">Abbildung </w:t>
      </w:r>
      <w:r w:rsidR="0007759D">
        <w:rPr>
          <w:noProof/>
        </w:rPr>
        <w:t>16</w:t>
      </w:r>
      <w:r>
        <w:fldChar w:fldCharType="end"/>
      </w:r>
      <w:r w:rsidRPr="000F6C55">
        <w:t xml:space="preserve"> zeigt die Spearman-Rangkorrelation der </w:t>
      </w:r>
      <w:r w:rsidR="00A467FD" w:rsidRPr="009E03AA">
        <w:rPr>
          <w:rFonts w:ascii="Symbol" w:hAnsi="Symbol"/>
          <w:i/>
          <w:iCs/>
        </w:rPr>
        <w:t>j</w:t>
      </w:r>
      <w:r w:rsidRPr="000F6C55">
        <w:t xml:space="preserve">-Werte zwischen den sieben Kennzahlen als </w:t>
      </w:r>
      <w:proofErr w:type="spellStart"/>
      <w:r w:rsidRPr="000F6C55">
        <w:t>Heatmap</w:t>
      </w:r>
      <w:proofErr w:type="spellEnd"/>
      <w:r w:rsidRPr="000F6C55">
        <w:t xml:space="preserve">. Spearman wertet die Rangordnung der Unternehmen aus, nicht die absoluten </w:t>
      </w:r>
      <w:r w:rsidR="0019005B" w:rsidRPr="009E03AA">
        <w:rPr>
          <w:rFonts w:ascii="Symbol" w:hAnsi="Symbol"/>
          <w:i/>
          <w:iCs/>
        </w:rPr>
        <w:t>j</w:t>
      </w:r>
      <w:r w:rsidRPr="000F6C55">
        <w:t xml:space="preserve">-Werte: Ein hoher Wert bedeutet, dass Unternehmen mit überdurchschnittlich starker Mean-Reversion in einer Kennzahl auch in der anderen überdurchschnittlich stark </w:t>
      </w:r>
      <w:proofErr w:type="spellStart"/>
      <w:r w:rsidRPr="000F6C55">
        <w:t>mean-revertieren</w:t>
      </w:r>
      <w:proofErr w:type="spellEnd"/>
      <w:r w:rsidRPr="000F6C55">
        <w:t>. Geprüft wird die Konsistenz der Position eines Unternehmens in der Rangordnung der Korrekturgeschwindigkeit über mehrere Kennzahlen hinweg.</w:t>
      </w:r>
    </w:p>
    <w:p w14:paraId="712A552C" w14:textId="69EBCF6D" w:rsidR="005F5568" w:rsidRDefault="005F5568" w:rsidP="005F5568">
      <w:r>
        <w:t xml:space="preserve">Die Profitabilitätskennzahlen koppeln intern am stärksten: ROA und ROE liegen mit </w:t>
      </w:r>
      <w:r w:rsidR="00076EB7">
        <w:rPr>
          <w:rFonts w:ascii="Symbol" w:hAnsi="Symbol"/>
          <w:i/>
          <w:iCs/>
        </w:rPr>
        <w:t>r</w:t>
      </w:r>
      <w:r>
        <w:t xml:space="preserve"> = 0,78 an der Spitze der Matrix, gefolgt von ROA × EBIT-Marge (</w:t>
      </w:r>
      <w:r w:rsidR="003D1492">
        <w:rPr>
          <w:rFonts w:ascii="Symbol" w:hAnsi="Symbol"/>
          <w:i/>
          <w:iCs/>
        </w:rPr>
        <w:t>r</w:t>
      </w:r>
      <w:r>
        <w:t xml:space="preserve"> = 0,56) und ROE × EBIT-Marge (</w:t>
      </w:r>
      <w:r w:rsidR="003D1492">
        <w:rPr>
          <w:rFonts w:ascii="Symbol" w:hAnsi="Symbol"/>
          <w:i/>
          <w:iCs/>
        </w:rPr>
        <w:t>r</w:t>
      </w:r>
      <w:r>
        <w:t xml:space="preserve"> = 0,54). Unternehmen, die bei einer Profitabilitätskennzahl in der vorderen Rangordnung der Mean-Reversion liegen, finden sich damit auch in den beiden anderen Profitabilitätskennzahlen in der vorderen Rangordnung. Die Korrekturgeschwindigkeit der Profitabilität ist eine konsistente Eigenschaft des Unternehmens, nicht ein kennzahlspezifischer Effekt.</w:t>
      </w:r>
    </w:p>
    <w:p w14:paraId="00125E71" w14:textId="65E904AC" w:rsidR="005F5568" w:rsidRDefault="005F5568" w:rsidP="005F5568">
      <w:r>
        <w:lastRenderedPageBreak/>
        <w:t xml:space="preserve">Die FCF-Marge bildet eine Ausnahme im Profitabilitätsblock. Ihre Korrelation zu ROA, ROE und EBIT-Marge liegt zwischen </w:t>
      </w:r>
      <w:r w:rsidR="003D1492">
        <w:rPr>
          <w:rFonts w:ascii="Symbol" w:hAnsi="Symbol"/>
          <w:i/>
          <w:iCs/>
        </w:rPr>
        <w:t>r</w:t>
      </w:r>
      <w:r>
        <w:t xml:space="preserve"> = 0,14 und </w:t>
      </w:r>
      <w:r w:rsidR="003D1492">
        <w:rPr>
          <w:rFonts w:ascii="Symbol" w:hAnsi="Symbol"/>
          <w:i/>
          <w:iCs/>
        </w:rPr>
        <w:t>r</w:t>
      </w:r>
      <w:r>
        <w:t xml:space="preserve"> = 0,19 und damit deutlich unter den drei buchhalterischen Profitabilitätskennzahlen. Die Mean-Reversion-Stärke der FCF-Marge ist also nur lose an die der übrigen Profitabilitätskennzahlen gekoppelt, was sich durch die Cashflow-Mechanik erklärt: Im Gegensatz zu ROA, ROE und EBIT-Marge wird die FCF-Marge nicht durch Periodenabgrenzung geglättet</w:t>
      </w:r>
      <w:r w:rsidR="00FD57AE">
        <w:t xml:space="preserve"> </w:t>
      </w:r>
      <w:sdt>
        <w:sdtPr>
          <w:id w:val="1327858603"/>
          <w:citation/>
        </w:sdtPr>
        <w:sdtEndPr/>
        <w:sdtContent>
          <w:r w:rsidR="0008482A">
            <w:fldChar w:fldCharType="begin"/>
          </w:r>
          <w:r w:rsidR="0008482A">
            <w:instrText xml:space="preserve"> CITATION Slo96 \l 1031 </w:instrText>
          </w:r>
          <w:r w:rsidR="0008482A">
            <w:fldChar w:fldCharType="separate"/>
          </w:r>
          <w:r w:rsidR="0004311B">
            <w:rPr>
              <w:noProof/>
            </w:rPr>
            <w:t>(Sloan, 1996)</w:t>
          </w:r>
          <w:r w:rsidR="0008482A">
            <w:fldChar w:fldCharType="end"/>
          </w:r>
        </w:sdtContent>
      </w:sdt>
      <w:r w:rsidR="00EE191C">
        <w:t xml:space="preserve">, </w:t>
      </w:r>
      <w:sdt>
        <w:sdtPr>
          <w:id w:val="1774060432"/>
          <w:citation/>
        </w:sdtPr>
        <w:sdtEndPr/>
        <w:sdtContent>
          <w:r w:rsidR="00EE191C">
            <w:fldChar w:fldCharType="begin"/>
          </w:r>
          <w:r w:rsidR="00EE191C">
            <w:instrText xml:space="preserve"> CITATION Dec94 \l 1031 </w:instrText>
          </w:r>
          <w:r w:rsidR="00EE191C">
            <w:fldChar w:fldCharType="separate"/>
          </w:r>
          <w:r w:rsidR="0004311B">
            <w:rPr>
              <w:noProof/>
            </w:rPr>
            <w:t>(Dechow, 1994)</w:t>
          </w:r>
          <w:r w:rsidR="00EE191C">
            <w:fldChar w:fldCharType="end"/>
          </w:r>
        </w:sdtContent>
      </w:sdt>
      <w:r>
        <w:t xml:space="preserve">. Ihre Korrekturstärke folgt einer eigenen Logik, was im folgenden Kapitel zur </w:t>
      </w:r>
      <w:r w:rsidR="00246090">
        <w:rPr>
          <w:rFonts w:ascii="Symbol" w:hAnsi="Symbol"/>
          <w:i/>
          <w:iCs/>
        </w:rPr>
        <w:t>s</w:t>
      </w:r>
      <w:r>
        <w:t>-Matrix noch deutlicher hervortreten wird.</w:t>
      </w:r>
    </w:p>
    <w:p w14:paraId="5BBDC66D" w14:textId="039B9033" w:rsidR="005F5568" w:rsidRDefault="005F5568" w:rsidP="005F5568">
      <w:r>
        <w:t xml:space="preserve">In der Kapitalstruktur und Liquidität bildet sich ein zweiter, schwächerer Block. </w:t>
      </w:r>
      <w:proofErr w:type="spellStart"/>
      <w:r>
        <w:t>Debt</w:t>
      </w:r>
      <w:proofErr w:type="spellEnd"/>
      <w:r>
        <w:t xml:space="preserve">/Equity und Eigenkapitalquote sind mit </w:t>
      </w:r>
      <w:r w:rsidR="00E12606">
        <w:rPr>
          <w:rFonts w:ascii="Symbol" w:hAnsi="Symbol"/>
          <w:i/>
          <w:iCs/>
        </w:rPr>
        <w:t>r</w:t>
      </w:r>
      <w:r>
        <w:t xml:space="preserve"> = 0,33 verbunden, Current Ratio und Eigenkapitalquote mit </w:t>
      </w:r>
      <w:r w:rsidR="00E12606">
        <w:rPr>
          <w:rFonts w:ascii="Symbol" w:hAnsi="Symbol"/>
          <w:i/>
          <w:iCs/>
        </w:rPr>
        <w:t>r</w:t>
      </w:r>
      <w:r>
        <w:t xml:space="preserve"> = 0,16. Beide Paare sind nach </w:t>
      </w:r>
      <w:proofErr w:type="spellStart"/>
      <w:r>
        <w:t>Bonferroni</w:t>
      </w:r>
      <w:proofErr w:type="spellEnd"/>
      <w:r>
        <w:t xml:space="preserve">-Korrektur signifikant. Current Ratio und </w:t>
      </w:r>
      <w:proofErr w:type="spellStart"/>
      <w:r>
        <w:t>Debt</w:t>
      </w:r>
      <w:proofErr w:type="spellEnd"/>
      <w:r>
        <w:t xml:space="preserve">/Equity bleiben mit </w:t>
      </w:r>
      <w:r w:rsidR="00E12606">
        <w:rPr>
          <w:rFonts w:ascii="Symbol" w:hAnsi="Symbol"/>
          <w:i/>
          <w:iCs/>
        </w:rPr>
        <w:t>r</w:t>
      </w:r>
      <w:r>
        <w:t xml:space="preserve"> = 0,06 unter der Schwelle und liegen auch unter dem nominellen 0,05-Niveau. Die Werte liegen deutlich unter denen des Profitabilitätsblocks, eine konsistente Korrekturgeschwindigkeit über die Bilanzkennzahlen ist nur teilweise erkennbar.</w:t>
      </w:r>
    </w:p>
    <w:p w14:paraId="1A723857" w14:textId="229D0EF0" w:rsidR="005F5568" w:rsidRDefault="005F5568" w:rsidP="005F5568">
      <w:r>
        <w:t xml:space="preserve">Zwischen den beiden Blöcken bleibt die Verflechtung schwach. Nach </w:t>
      </w:r>
      <w:proofErr w:type="spellStart"/>
      <w:r>
        <w:t>Bonferroni</w:t>
      </w:r>
      <w:proofErr w:type="spellEnd"/>
      <w:r>
        <w:t xml:space="preserve">-Korrektur ist nur ein Cross-Block-Paar signifikant: ROE × Eigenkapitalquote mit </w:t>
      </w:r>
      <w:r w:rsidR="00E12606">
        <w:rPr>
          <w:rFonts w:ascii="Symbol" w:hAnsi="Symbol"/>
          <w:i/>
          <w:iCs/>
        </w:rPr>
        <w:t>r</w:t>
      </w:r>
      <w:r>
        <w:t xml:space="preserve"> = 0,13. Die übrigen elf Cross-Block-Paare liegen entweder im nominell signifikanten Bereich bei </w:t>
      </w:r>
      <w:r w:rsidR="00E12606">
        <w:rPr>
          <w:rFonts w:ascii="Symbol" w:hAnsi="Symbol"/>
          <w:i/>
          <w:iCs/>
        </w:rPr>
        <w:t>a</w:t>
      </w:r>
      <w:r>
        <w:t xml:space="preserve"> = 0,05 oder verfehlen selbst diesen. Die niedrigen Cross-Block-Korrelationen sind eine direkte Folge der schwachen Mean-Reversion in der Kapitalstruktur und Liquidität: Wenn die </w:t>
      </w:r>
      <w:r w:rsidR="00316228">
        <w:rPr>
          <w:rFonts w:ascii="Symbol" w:hAnsi="Symbol"/>
          <w:i/>
          <w:iCs/>
        </w:rPr>
        <w:t>j</w:t>
      </w:r>
      <w:r>
        <w:t xml:space="preserve">-Werte dort kaum von null abweichen und ein Großteil </w:t>
      </w:r>
      <w:proofErr w:type="spellStart"/>
      <w:r>
        <w:t>unsignifikant</w:t>
      </w:r>
      <w:proofErr w:type="spellEnd"/>
      <w:r>
        <w:t xml:space="preserve"> ist, kann eine paarweise Korrelation mit den klar </w:t>
      </w:r>
      <w:proofErr w:type="spellStart"/>
      <w:r>
        <w:t>mean-revertierenden</w:t>
      </w:r>
      <w:proofErr w:type="spellEnd"/>
      <w:r>
        <w:t xml:space="preserve"> Profitabilitätskennzahlen rechnerisch nicht hoch sein. Die Beobachtung ist damit primär eine Konsequenz der Dynamik-Struktur aus Kapitel </w:t>
      </w:r>
      <w:r w:rsidR="00316228">
        <w:fldChar w:fldCharType="begin"/>
      </w:r>
      <w:r w:rsidR="00316228">
        <w:instrText xml:space="preserve"> REF _Ref230004464 \r \h </w:instrText>
      </w:r>
      <w:r w:rsidR="00316228">
        <w:fldChar w:fldCharType="separate"/>
      </w:r>
      <w:r w:rsidR="0007759D">
        <w:rPr>
          <w:cs/>
        </w:rPr>
        <w:t>‎</w:t>
      </w:r>
      <w:r w:rsidR="0007759D">
        <w:t>4</w:t>
      </w:r>
      <w:r w:rsidR="00316228">
        <w:fldChar w:fldCharType="end"/>
      </w:r>
      <w:r>
        <w:t>, kein eigenständiger Test einer ökonomischen Theorie.</w:t>
      </w:r>
    </w:p>
    <w:p w14:paraId="343FD9BB" w14:textId="4AA7298C" w:rsidR="003B3C3C" w:rsidRDefault="005F5568" w:rsidP="005F5568">
      <w:r>
        <w:t xml:space="preserve">Die </w:t>
      </w:r>
      <w:r w:rsidR="00E45E8B">
        <w:rPr>
          <w:rFonts w:ascii="Symbol" w:hAnsi="Symbol"/>
          <w:i/>
          <w:iCs/>
        </w:rPr>
        <w:t>j</w:t>
      </w:r>
      <w:r>
        <w:t xml:space="preserve">-Matrix bestätigt damit die in Kapitel </w:t>
      </w:r>
      <w:r w:rsidR="00316228">
        <w:fldChar w:fldCharType="begin"/>
      </w:r>
      <w:r w:rsidR="00316228">
        <w:instrText xml:space="preserve"> REF _Ref230004464 \r \h </w:instrText>
      </w:r>
      <w:r w:rsidR="00316228">
        <w:fldChar w:fldCharType="separate"/>
      </w:r>
      <w:r w:rsidR="0007759D">
        <w:rPr>
          <w:cs/>
        </w:rPr>
        <w:t>‎</w:t>
      </w:r>
      <w:r w:rsidR="0007759D">
        <w:t>4</w:t>
      </w:r>
      <w:r w:rsidR="00316228">
        <w:fldChar w:fldCharType="end"/>
      </w:r>
      <w:r>
        <w:t xml:space="preserve"> etablierten drei Dynamiktypen auf der Interdependenz-Ebene: Die Rangordnung der Korrekturgeschwindigkeit ist innerhalb der Profitabilität ein robustes Firmenmerkmal, in der Kapitalstruktur ein schwächeres, und zwischen den beiden Bereichen nicht ausgeprägt.</w:t>
      </w:r>
    </w:p>
    <w:p w14:paraId="1354F16A" w14:textId="7EE5A146" w:rsidR="003B13D7" w:rsidRDefault="00C55959" w:rsidP="00C55959">
      <w:pPr>
        <w:pStyle w:val="berschrift3"/>
      </w:pPr>
      <w:bookmarkStart w:id="165" w:name="_Ref230183496"/>
      <w:bookmarkStart w:id="166" w:name="_Toc230281201"/>
      <w:r>
        <w:lastRenderedPageBreak/>
        <w:t xml:space="preserve">Die </w:t>
      </w:r>
      <w:r>
        <w:rPr>
          <w:rFonts w:ascii="Symbol" w:hAnsi="Symbol"/>
          <w:i/>
          <w:iCs/>
        </w:rPr>
        <w:t>s</w:t>
      </w:r>
      <w:r>
        <w:t>-Korrelationsmatrix</w:t>
      </w:r>
      <w:bookmarkEnd w:id="165"/>
      <w:bookmarkEnd w:id="166"/>
    </w:p>
    <w:p w14:paraId="58020648" w14:textId="77777777" w:rsidR="0053408C" w:rsidRDefault="0053408C" w:rsidP="0053408C">
      <w:pPr>
        <w:pStyle w:val="Abbildung"/>
        <w:rPr>
          <w:noProof/>
        </w:rPr>
      </w:pPr>
      <w:r>
        <w:rPr>
          <w:noProof/>
        </w:rPr>
        <w:drawing>
          <wp:inline distT="0" distB="0" distL="0" distR="0" wp14:anchorId="0A9D8BAB" wp14:editId="7A7653DE">
            <wp:extent cx="5400000" cy="4305600"/>
            <wp:effectExtent l="0" t="0" r="0" b="0"/>
            <wp:docPr id="5076126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12638" name="Grafik 3"/>
                    <pic:cNvPicPr/>
                  </pic:nvPicPr>
                  <pic:blipFill rotWithShape="1">
                    <a:blip r:embed="rId33" cstate="print">
                      <a:extLst>
                        <a:ext uri="{28A0092B-C50C-407E-A947-70E740481C1C}">
                          <a14:useLocalDpi xmlns:a14="http://schemas.microsoft.com/office/drawing/2010/main" val="0"/>
                        </a:ext>
                      </a:extLst>
                    </a:blip>
                    <a:srcRect t="6757" b="542"/>
                    <a:stretch>
                      <a:fillRect/>
                    </a:stretch>
                  </pic:blipFill>
                  <pic:spPr bwMode="auto">
                    <a:xfrm>
                      <a:off x="0" y="0"/>
                      <a:ext cx="5400000" cy="4305600"/>
                    </a:xfrm>
                    <a:prstGeom prst="rect">
                      <a:avLst/>
                    </a:prstGeom>
                    <a:ln>
                      <a:noFill/>
                    </a:ln>
                    <a:extLst>
                      <a:ext uri="{53640926-AAD7-44D8-BBD7-CCE9431645EC}">
                        <a14:shadowObscured xmlns:a14="http://schemas.microsoft.com/office/drawing/2010/main"/>
                      </a:ext>
                    </a:extLst>
                  </pic:spPr>
                </pic:pic>
              </a:graphicData>
            </a:graphic>
          </wp:inline>
        </w:drawing>
      </w:r>
    </w:p>
    <w:p w14:paraId="60B7EA1F" w14:textId="4BA9A3E0" w:rsidR="0053408C" w:rsidRPr="005E1960" w:rsidRDefault="0053408C" w:rsidP="00BF7FDA">
      <w:pPr>
        <w:pStyle w:val="Beschriftung"/>
        <w:rPr>
          <w:rFonts w:asciiTheme="minorBidi" w:hAnsiTheme="minorBidi" w:cstheme="minorBidi"/>
          <w:sz w:val="24"/>
          <w:szCs w:val="24"/>
        </w:rPr>
      </w:pPr>
      <w:bookmarkStart w:id="167" w:name="_Ref230184554"/>
      <w:bookmarkStart w:id="168" w:name="_Toc230279806"/>
      <w:r>
        <w:t xml:space="preserve">Abbildung </w:t>
      </w:r>
      <w:r w:rsidR="0007759D">
        <w:fldChar w:fldCharType="begin"/>
      </w:r>
      <w:r w:rsidR="0007759D">
        <w:instrText xml:space="preserve"> SEQ Abbildung \* ARABIC </w:instrText>
      </w:r>
      <w:r w:rsidR="0007759D">
        <w:fldChar w:fldCharType="separate"/>
      </w:r>
      <w:r w:rsidR="0007759D">
        <w:rPr>
          <w:noProof/>
        </w:rPr>
        <w:t>17</w:t>
      </w:r>
      <w:r w:rsidR="0007759D">
        <w:rPr>
          <w:noProof/>
        </w:rPr>
        <w:fldChar w:fldCharType="end"/>
      </w:r>
      <w:bookmarkEnd w:id="167"/>
      <w:r>
        <w:t>:</w:t>
      </w:r>
      <w:r w:rsidR="00E9259F">
        <w:tab/>
      </w:r>
      <w:r w:rsidR="001705E1">
        <w:rPr>
          <w:rFonts w:ascii="Symbol" w:hAnsi="Symbol"/>
          <w:i/>
          <w:iCs/>
        </w:rPr>
        <w:t>s</w:t>
      </w:r>
      <w:r>
        <w:t>-Korrelationsmatrix (Spearman), *</w:t>
      </w:r>
      <w:proofErr w:type="spellStart"/>
      <w:r>
        <w:t>Bonferoni</w:t>
      </w:r>
      <w:proofErr w:type="spellEnd"/>
      <w:r>
        <w:t>-signifikant (</w:t>
      </w:r>
      <w:r w:rsidRPr="00D8072E">
        <w:rPr>
          <w:rFonts w:ascii="Symbol" w:hAnsi="Symbol"/>
          <w:i/>
          <w:iCs/>
        </w:rPr>
        <w:t>a</w:t>
      </w:r>
      <w:r>
        <w:t>/21 = 0,0024)</w:t>
      </w:r>
      <w:bookmarkEnd w:id="168"/>
    </w:p>
    <w:p w14:paraId="53AB57DA" w14:textId="76A9630B" w:rsidR="003B13D7" w:rsidRDefault="00073FFB" w:rsidP="00E20FCE">
      <w:r>
        <w:fldChar w:fldCharType="begin"/>
      </w:r>
      <w:r>
        <w:instrText xml:space="preserve"> REF _Ref230184554 \h </w:instrText>
      </w:r>
      <w:r>
        <w:fldChar w:fldCharType="separate"/>
      </w:r>
      <w:r w:rsidR="0007759D">
        <w:t xml:space="preserve">Abbildung </w:t>
      </w:r>
      <w:r w:rsidR="0007759D">
        <w:rPr>
          <w:noProof/>
        </w:rPr>
        <w:t>17</w:t>
      </w:r>
      <w:r>
        <w:fldChar w:fldCharType="end"/>
      </w:r>
      <w:r w:rsidR="009C3958" w:rsidRPr="009C3958">
        <w:t xml:space="preserve"> zeigt die Spearman-Korrelation der </w:t>
      </w:r>
      <w:r w:rsidR="008C02F3">
        <w:rPr>
          <w:rFonts w:ascii="Symbol" w:hAnsi="Symbol"/>
          <w:i/>
          <w:iCs/>
        </w:rPr>
        <w:t>s</w:t>
      </w:r>
      <w:r w:rsidR="009C3958" w:rsidRPr="009C3958">
        <w:t xml:space="preserve">-Werte zwischen den sieben Kennzahlen. Die </w:t>
      </w:r>
      <w:r w:rsidR="00422EB0">
        <w:rPr>
          <w:rFonts w:ascii="Symbol" w:hAnsi="Symbol"/>
          <w:i/>
          <w:iCs/>
        </w:rPr>
        <w:t>s</w:t>
      </w:r>
      <w:r w:rsidR="009C3958" w:rsidRPr="009C3958">
        <w:t xml:space="preserve">-Matrix zeigt ein deutlich anderes Muster als die </w:t>
      </w:r>
      <w:r w:rsidR="007147F0">
        <w:rPr>
          <w:rFonts w:ascii="Symbol" w:hAnsi="Symbol"/>
          <w:i/>
          <w:iCs/>
        </w:rPr>
        <w:t>j</w:t>
      </w:r>
      <w:r w:rsidR="009C3958" w:rsidRPr="009C3958">
        <w:t xml:space="preserve">-Matrix. Mit 19 von 21 </w:t>
      </w:r>
      <w:proofErr w:type="spellStart"/>
      <w:r w:rsidR="009C3958" w:rsidRPr="009C3958">
        <w:t>Bonferroni</w:t>
      </w:r>
      <w:proofErr w:type="spellEnd"/>
      <w:r w:rsidR="009C3958" w:rsidRPr="009C3958">
        <w:t xml:space="preserve">-signifikanten Paaren ist sie viel dichter verflochten als die </w:t>
      </w:r>
      <w:r w:rsidR="007147F0">
        <w:rPr>
          <w:rFonts w:ascii="Symbol" w:hAnsi="Symbol"/>
          <w:i/>
          <w:iCs/>
        </w:rPr>
        <w:t>j</w:t>
      </w:r>
      <w:r w:rsidR="009C3958" w:rsidRPr="009C3958">
        <w:t>-Matrix, in der nur 9 Paare die Schwelle erreichten. Volatilität verteilt sich also über die Kennzahlen hinweg gleichmäßiger als die Korrekturgeschwindigkeit.</w:t>
      </w:r>
    </w:p>
    <w:p w14:paraId="100E96F3" w14:textId="7DD1ACA6" w:rsidR="0053408C" w:rsidRDefault="00C44754" w:rsidP="00E20FCE">
      <w:r w:rsidRPr="00C44754">
        <w:t xml:space="preserve">Die höchste </w:t>
      </w:r>
      <w:r w:rsidR="007147F0">
        <w:rPr>
          <w:rFonts w:ascii="Symbol" w:hAnsi="Symbol"/>
          <w:i/>
          <w:iCs/>
        </w:rPr>
        <w:t>s</w:t>
      </w:r>
      <w:r w:rsidRPr="00C44754">
        <w:t xml:space="preserve">-Korrelation tritt zwischen ROA und ROE auf (ρ = 0,77). Beide Kennzahlen messen den Gewinn relativ zu einer Bilanzgröße, weshalb ein Quartal mit einem Gewinnschock zwangsläufig beide Kennzahlen gleichzeitig bewegt. Die Volatilität der Quartalsveränderungen wird damit von einer gemeinsamen Treibergröße bestimmt. Innerhalb der Profitabilität liegen alle sechs Innen-Paare zwischen </w:t>
      </w:r>
      <w:r w:rsidR="007147F0">
        <w:rPr>
          <w:rFonts w:ascii="Symbol" w:hAnsi="Symbol"/>
          <w:i/>
          <w:iCs/>
        </w:rPr>
        <w:t>r</w:t>
      </w:r>
      <w:r w:rsidRPr="00C44754">
        <w:t xml:space="preserve"> = 0,24 und </w:t>
      </w:r>
      <w:r w:rsidR="007147F0">
        <w:rPr>
          <w:rFonts w:ascii="Symbol" w:hAnsi="Symbol"/>
          <w:i/>
          <w:iCs/>
        </w:rPr>
        <w:t>r</w:t>
      </w:r>
      <w:r w:rsidRPr="00C44754">
        <w:t xml:space="preserve"> = 0,77 und sind nach </w:t>
      </w:r>
      <w:proofErr w:type="spellStart"/>
      <w:r w:rsidRPr="00C44754">
        <w:t>Bonferroni</w:t>
      </w:r>
      <w:proofErr w:type="spellEnd"/>
      <w:r w:rsidRPr="00C44754">
        <w:t xml:space="preserve"> signifikant.</w:t>
      </w:r>
    </w:p>
    <w:p w14:paraId="0DA87379" w14:textId="5367C592" w:rsidR="0053408C" w:rsidRDefault="002727FB" w:rsidP="00E20FCE">
      <w:r w:rsidRPr="002727FB">
        <w:t xml:space="preserve">Zwei weitere starke </w:t>
      </w:r>
      <w:r w:rsidR="00AC11EE">
        <w:rPr>
          <w:rFonts w:ascii="Symbol" w:hAnsi="Symbol"/>
          <w:i/>
          <w:iCs/>
        </w:rPr>
        <w:t>s</w:t>
      </w:r>
      <w:r w:rsidRPr="002727FB">
        <w:t xml:space="preserve">-Kopplungen sind mechanisch bedingt. ROE × </w:t>
      </w:r>
      <w:proofErr w:type="spellStart"/>
      <w:r w:rsidRPr="002727FB">
        <w:t>Debt</w:t>
      </w:r>
      <w:proofErr w:type="spellEnd"/>
      <w:r w:rsidRPr="002727FB">
        <w:t xml:space="preserve">/Equity erreicht </w:t>
      </w:r>
      <w:r w:rsidR="00AC11EE">
        <w:rPr>
          <w:rFonts w:ascii="Symbol" w:hAnsi="Symbol"/>
          <w:i/>
          <w:iCs/>
        </w:rPr>
        <w:t>r</w:t>
      </w:r>
      <w:r w:rsidRPr="002727FB">
        <w:t xml:space="preserve"> = 0,66, was sich aus der DuPont-Identität ROE = ROA × (1 + D/E) ergibt: Schwankungen im Eigenkapital wirken gleichzeitig auf den ROE-Nenner </w:t>
      </w:r>
      <w:r w:rsidRPr="002727FB">
        <w:lastRenderedPageBreak/>
        <w:t>und auf den D/E-</w:t>
      </w:r>
      <w:proofErr w:type="gramStart"/>
      <w:r w:rsidRPr="002727FB">
        <w:t>Nenner</w:t>
      </w:r>
      <w:r w:rsidR="0091470F">
        <w:t xml:space="preserve"> </w:t>
      </w:r>
      <w:r w:rsidRPr="002727FB">
        <w:t xml:space="preserve"> (</w:t>
      </w:r>
      <w:proofErr w:type="gramEnd"/>
      <w:r w:rsidRPr="002727FB">
        <w:t xml:space="preserve">Nissim und Penman 2001; Christie 1982). Die EBIT-Marge und die FCF-Marge erreichen </w:t>
      </w:r>
      <w:r w:rsidR="004E4EA7">
        <w:rPr>
          <w:rFonts w:ascii="Symbol" w:hAnsi="Symbol"/>
          <w:i/>
          <w:iCs/>
        </w:rPr>
        <w:t>r</w:t>
      </w:r>
      <w:r w:rsidRPr="002727FB">
        <w:t xml:space="preserve"> = 0,66 über den gemeinsamen Umsatznenner und die </w:t>
      </w:r>
      <w:proofErr w:type="spellStart"/>
      <w:r w:rsidRPr="002727FB">
        <w:t>Accrual</w:t>
      </w:r>
      <w:proofErr w:type="spellEnd"/>
      <w:r w:rsidRPr="002727FB">
        <w:t>-</w:t>
      </w:r>
      <w:proofErr w:type="spellStart"/>
      <w:r w:rsidRPr="002727FB">
        <w:t>vs</w:t>
      </w:r>
      <w:proofErr w:type="spellEnd"/>
      <w:r w:rsidRPr="002727FB">
        <w:t>-Cash-Mechanik</w:t>
      </w:r>
      <w:r w:rsidR="0015159A">
        <w:t xml:space="preserve"> </w:t>
      </w:r>
      <w:sdt>
        <w:sdtPr>
          <w:id w:val="-516615125"/>
          <w:citation/>
        </w:sdtPr>
        <w:sdtEndPr/>
        <w:sdtContent>
          <w:r w:rsidR="0015159A">
            <w:fldChar w:fldCharType="begin"/>
          </w:r>
          <w:r w:rsidR="0015159A">
            <w:instrText xml:space="preserve"> CITATION Slo96 \l 1031 </w:instrText>
          </w:r>
          <w:r w:rsidR="0015159A">
            <w:fldChar w:fldCharType="separate"/>
          </w:r>
          <w:r w:rsidR="0004311B">
            <w:rPr>
              <w:noProof/>
            </w:rPr>
            <w:t>(Sloan, 1996)</w:t>
          </w:r>
          <w:r w:rsidR="0015159A">
            <w:fldChar w:fldCharType="end"/>
          </w:r>
        </w:sdtContent>
      </w:sdt>
      <w:r w:rsidR="0015159A">
        <w:t xml:space="preserve">, </w:t>
      </w:r>
      <w:sdt>
        <w:sdtPr>
          <w:id w:val="1373578519"/>
          <w:citation/>
        </w:sdtPr>
        <w:sdtEndPr/>
        <w:sdtContent>
          <w:r w:rsidR="0015159A">
            <w:fldChar w:fldCharType="begin"/>
          </w:r>
          <w:r w:rsidR="0015159A">
            <w:instrText xml:space="preserve"> CITATION Dec94 \l 1031 </w:instrText>
          </w:r>
          <w:r w:rsidR="0015159A">
            <w:fldChar w:fldCharType="separate"/>
          </w:r>
          <w:r w:rsidR="0004311B">
            <w:rPr>
              <w:noProof/>
            </w:rPr>
            <w:t>(Dechow, 1994)</w:t>
          </w:r>
          <w:r w:rsidR="0015159A">
            <w:fldChar w:fldCharType="end"/>
          </w:r>
        </w:sdtContent>
      </w:sdt>
      <w:r w:rsidRPr="002727FB">
        <w:t>. Beide Kopplungen sind Buchhaltungs-Identitäten und kein eigenständiges ökonomisches Signal.</w:t>
      </w:r>
    </w:p>
    <w:p w14:paraId="3F094227" w14:textId="3ECC4288" w:rsidR="005C08F9" w:rsidRDefault="005C08F9" w:rsidP="005C08F9">
      <w:r>
        <w:t xml:space="preserve">Die Eigenkapitalquote nimmt in der </w:t>
      </w:r>
      <w:r>
        <w:rPr>
          <w:rFonts w:ascii="Symbol" w:hAnsi="Symbol"/>
          <w:i/>
          <w:iCs/>
        </w:rPr>
        <w:t>s</w:t>
      </w:r>
      <w:r>
        <w:t xml:space="preserve">-Matrix eine Sonderstellung ein. Sie korreliert mit allen sechs anderen Kennzahlen nach </w:t>
      </w:r>
      <w:proofErr w:type="spellStart"/>
      <w:r>
        <w:t>Bonferroni</w:t>
      </w:r>
      <w:proofErr w:type="spellEnd"/>
      <w:r>
        <w:t xml:space="preserve"> signifikant, mit Werten zwischen </w:t>
      </w:r>
      <w:r>
        <w:rPr>
          <w:rFonts w:ascii="Symbol" w:hAnsi="Symbol"/>
          <w:i/>
          <w:iCs/>
        </w:rPr>
        <w:t>r</w:t>
      </w:r>
      <w:r>
        <w:t xml:space="preserve"> = 0,19 (FCF-Marge) und </w:t>
      </w:r>
      <w:r>
        <w:rPr>
          <w:rFonts w:ascii="Symbol" w:hAnsi="Symbol"/>
          <w:i/>
          <w:iCs/>
        </w:rPr>
        <w:t>r</w:t>
      </w:r>
      <w:r>
        <w:t xml:space="preserve"> = 0,52 (ROA). Damit ist sie die einzige Kennzahl, die über alle drei Dynamiktypen hinweg Volatilitätskopplung zeigt. Die Eigenkapitalquote integriert Bilanzgrößen, die sowohl von Gewinnschocks über die thesaurierten Erträge als auch von Finanzierungsentscheidungen betroffen sind, und reagiert dadurch sensibel auf beide Schockarten.</w:t>
      </w:r>
    </w:p>
    <w:p w14:paraId="30A8CD68" w14:textId="34A4D28F" w:rsidR="009F022B" w:rsidRDefault="005C08F9" w:rsidP="005C08F9">
      <w:r>
        <w:t xml:space="preserve">Anders als bei der </w:t>
      </w:r>
      <w:r w:rsidR="00D529C0">
        <w:rPr>
          <w:rFonts w:ascii="Symbol" w:hAnsi="Symbol"/>
          <w:i/>
          <w:iCs/>
        </w:rPr>
        <w:t>j</w:t>
      </w:r>
      <w:r>
        <w:t>-Matrix sind auch die Cross-Block-Korrelationen weitgehend signifikant. EBIT-Marge × Current Ratio (</w:t>
      </w:r>
      <w:r w:rsidR="00846047">
        <w:rPr>
          <w:rFonts w:ascii="Symbol" w:hAnsi="Symbol"/>
          <w:i/>
          <w:iCs/>
        </w:rPr>
        <w:t>r</w:t>
      </w:r>
      <w:r>
        <w:t xml:space="preserve"> = 0,40) und FCF-Marge × Current Ratio (</w:t>
      </w:r>
      <w:r w:rsidR="00846047">
        <w:rPr>
          <w:rFonts w:ascii="Symbol" w:hAnsi="Symbol"/>
          <w:i/>
          <w:iCs/>
        </w:rPr>
        <w:t>r</w:t>
      </w:r>
      <w:r>
        <w:t xml:space="preserve"> = 0,45) zeigen, dass operative Schocks zu gleichzeitiger Bewegung in der Liquidität führen. Allein die Paare Current Ratio × </w:t>
      </w:r>
      <w:proofErr w:type="spellStart"/>
      <w:r>
        <w:t>Debt</w:t>
      </w:r>
      <w:proofErr w:type="spellEnd"/>
      <w:r>
        <w:t>/Equity (</w:t>
      </w:r>
      <w:r w:rsidR="00846047">
        <w:rPr>
          <w:rFonts w:ascii="Symbol" w:hAnsi="Symbol"/>
          <w:i/>
          <w:iCs/>
        </w:rPr>
        <w:t>r</w:t>
      </w:r>
      <w:r>
        <w:t xml:space="preserve"> = 0,04) und ROE × Current Ratio (</w:t>
      </w:r>
      <w:r w:rsidR="00846047">
        <w:rPr>
          <w:rFonts w:ascii="Symbol" w:hAnsi="Symbol"/>
          <w:i/>
          <w:iCs/>
        </w:rPr>
        <w:t>r</w:t>
      </w:r>
      <w:r>
        <w:t xml:space="preserve"> = 0,02) bleiben </w:t>
      </w:r>
      <w:proofErr w:type="spellStart"/>
      <w:r>
        <w:t>unsignifikant</w:t>
      </w:r>
      <w:proofErr w:type="spellEnd"/>
      <w:r>
        <w:t>. Während die Korrekturgeschwindigkeit kennzahlspezifisch ist, treffen Schocks die Kennzahlen typischerweise gemeinsam.</w:t>
      </w:r>
    </w:p>
    <w:p w14:paraId="6E040378" w14:textId="588EDC51" w:rsidR="002D05FF" w:rsidRDefault="002D05FF" w:rsidP="002D05FF">
      <w:pPr>
        <w:pStyle w:val="berschrift3"/>
      </w:pPr>
      <w:bookmarkStart w:id="169" w:name="_Ref230183507"/>
      <w:bookmarkStart w:id="170" w:name="_Toc230281202"/>
      <w:r w:rsidRPr="00DC7AA3">
        <w:rPr>
          <w:rFonts w:ascii="Symbol" w:hAnsi="Symbol"/>
          <w:i/>
          <w:iCs/>
        </w:rPr>
        <w:t>j</w:t>
      </w:r>
      <w:r w:rsidR="009D0844" w:rsidRPr="002F68A6">
        <w:rPr>
          <w:rFonts w:asciiTheme="minorBidi" w:hAnsiTheme="minorBidi" w:cstheme="minorBidi"/>
        </w:rPr>
        <w:t xml:space="preserve"> </w:t>
      </w:r>
      <w:r w:rsidR="00394F02">
        <w:t xml:space="preserve">versus </w:t>
      </w:r>
      <w:r w:rsidR="00394F02" w:rsidRPr="00F77705">
        <w:rPr>
          <w:rFonts w:ascii="Symbol" w:hAnsi="Symbol"/>
          <w:i/>
          <w:iCs/>
        </w:rPr>
        <w:t>s</w:t>
      </w:r>
      <w:r w:rsidR="00A428FB">
        <w:t xml:space="preserve">: </w:t>
      </w:r>
      <w:r w:rsidR="00F77705">
        <w:t>Zwei Informationsdimensionen</w:t>
      </w:r>
      <w:bookmarkEnd w:id="169"/>
      <w:bookmarkEnd w:id="170"/>
    </w:p>
    <w:p w14:paraId="116A348A" w14:textId="2FD059EB" w:rsidR="004E16C6" w:rsidRDefault="004E16C6" w:rsidP="004E16C6">
      <w:r>
        <w:t xml:space="preserve">Die kennzahlspezifische Spearman-Korrelation zwischen </w:t>
      </w:r>
      <w:r w:rsidR="00B875A9">
        <w:rPr>
          <w:rFonts w:ascii="Symbol" w:hAnsi="Symbol"/>
          <w:i/>
          <w:iCs/>
        </w:rPr>
        <w:t>j</w:t>
      </w:r>
      <w:r>
        <w:t xml:space="preserve"> und </w:t>
      </w:r>
      <w:r w:rsidR="00B875A9">
        <w:rPr>
          <w:rFonts w:ascii="Symbol" w:hAnsi="Symbol"/>
          <w:i/>
          <w:iCs/>
        </w:rPr>
        <w:t>s</w:t>
      </w:r>
      <w:r>
        <w:t xml:space="preserve"> liegt für die sieben Hauptkennzahlen zwischen </w:t>
      </w:r>
      <w:r w:rsidR="00B875A9">
        <w:rPr>
          <w:rFonts w:ascii="Symbol" w:hAnsi="Symbol"/>
          <w:i/>
          <w:iCs/>
        </w:rPr>
        <w:t>r</w:t>
      </w:r>
      <w:r>
        <w:t xml:space="preserve"> = +0,05 (FCF-Marge) und </w:t>
      </w:r>
      <w:r w:rsidR="00B875A9">
        <w:rPr>
          <w:rFonts w:ascii="Symbol" w:hAnsi="Symbol"/>
          <w:i/>
          <w:iCs/>
        </w:rPr>
        <w:t>r</w:t>
      </w:r>
      <w:r>
        <w:t xml:space="preserve"> = −0,24 (</w:t>
      </w:r>
      <w:proofErr w:type="spellStart"/>
      <w:r>
        <w:t>Debt</w:t>
      </w:r>
      <w:proofErr w:type="spellEnd"/>
      <w:r>
        <w:t xml:space="preserve">/Equity). Fünf der sieben Werte sind leicht negativ. Die vollständige Tabelle steht bereits in Kapitel </w:t>
      </w:r>
      <w:r w:rsidR="00257947">
        <w:fldChar w:fldCharType="begin"/>
      </w:r>
      <w:r w:rsidR="00257947">
        <w:instrText xml:space="preserve"> REF _Ref230004767 \r \h </w:instrText>
      </w:r>
      <w:r w:rsidR="00257947">
        <w:fldChar w:fldCharType="separate"/>
      </w:r>
      <w:r w:rsidR="0007759D">
        <w:rPr>
          <w:cs/>
        </w:rPr>
        <w:t>‎</w:t>
      </w:r>
      <w:r w:rsidR="0007759D">
        <w:t>3.4.3</w:t>
      </w:r>
      <w:r w:rsidR="00257947">
        <w:fldChar w:fldCharType="end"/>
      </w:r>
      <w:r>
        <w:t xml:space="preserve">, wo sie als Argument für die Dimensionsunabhängigkeit der </w:t>
      </w:r>
      <w:proofErr w:type="spellStart"/>
      <w:r>
        <w:t>Quadrantenachsen</w:t>
      </w:r>
      <w:proofErr w:type="spellEnd"/>
      <w:r>
        <w:t xml:space="preserve"> dient. Hier wird dasselbe Muster inhaltlich aus FF2-Perspektive aufgegriffen.</w:t>
      </w:r>
    </w:p>
    <w:p w14:paraId="326E4AB4" w14:textId="67774987" w:rsidR="004E16C6" w:rsidRDefault="004E16C6" w:rsidP="004E16C6">
      <w:r>
        <w:t xml:space="preserve">Die teilmengenbasierten Beobachtungen aus Kapitel </w:t>
      </w:r>
      <w:r w:rsidR="00C541B7">
        <w:fldChar w:fldCharType="begin"/>
      </w:r>
      <w:r w:rsidR="00C541B7">
        <w:instrText xml:space="preserve"> REF _Ref230004464 \r \h </w:instrText>
      </w:r>
      <w:r w:rsidR="00C541B7">
        <w:fldChar w:fldCharType="separate"/>
      </w:r>
      <w:r w:rsidR="0007759D">
        <w:rPr>
          <w:cs/>
        </w:rPr>
        <w:t>‎</w:t>
      </w:r>
      <w:r w:rsidR="0007759D">
        <w:t>4</w:t>
      </w:r>
      <w:r w:rsidR="00C541B7">
        <w:fldChar w:fldCharType="end"/>
      </w:r>
      <w:r>
        <w:t xml:space="preserve"> erhalten damit eine kennzahlübergreifende Quantifizierung. Was in </w:t>
      </w:r>
      <w:r w:rsidR="00C541B7">
        <w:fldChar w:fldCharType="begin"/>
      </w:r>
      <w:r w:rsidR="00C541B7">
        <w:instrText xml:space="preserve"> REF _Ref230010461 \r \h </w:instrText>
      </w:r>
      <w:r w:rsidR="00C541B7">
        <w:fldChar w:fldCharType="separate"/>
      </w:r>
      <w:r w:rsidR="0007759D">
        <w:rPr>
          <w:cs/>
        </w:rPr>
        <w:t>‎</w:t>
      </w:r>
      <w:r w:rsidR="0007759D">
        <w:t>4.1.3</w:t>
      </w:r>
      <w:r w:rsidR="00C541B7">
        <w:fldChar w:fldCharType="end"/>
      </w:r>
      <w:r>
        <w:t xml:space="preserve"> für die Current Ratio (Firmen mit </w:t>
      </w:r>
      <w:r w:rsidR="007430C7">
        <w:rPr>
          <w:rFonts w:ascii="Symbol" w:hAnsi="Symbol"/>
          <w:i/>
          <w:iCs/>
        </w:rPr>
        <w:t>s</w:t>
      </w:r>
      <w:r>
        <w:t xml:space="preserve"> &gt; 2: </w:t>
      </w:r>
      <w:r w:rsidR="007430C7">
        <w:rPr>
          <w:rFonts w:ascii="Symbol" w:hAnsi="Symbol"/>
          <w:i/>
          <w:iCs/>
        </w:rPr>
        <w:t>j</w:t>
      </w:r>
      <w:r>
        <w:t xml:space="preserve">-Median −0,34 statt −0,21 in der Hauptgruppe) und in </w:t>
      </w:r>
      <w:r w:rsidR="00E81E6A">
        <w:fldChar w:fldCharType="begin"/>
      </w:r>
      <w:r w:rsidR="00E81E6A">
        <w:instrText xml:space="preserve"> REF _Ref230010502 \r \h </w:instrText>
      </w:r>
      <w:r w:rsidR="00E81E6A">
        <w:fldChar w:fldCharType="separate"/>
      </w:r>
      <w:r w:rsidR="0007759D">
        <w:rPr>
          <w:cs/>
        </w:rPr>
        <w:t>‎</w:t>
      </w:r>
      <w:r w:rsidR="0007759D">
        <w:t>4.1.4</w:t>
      </w:r>
      <w:r w:rsidR="00E81E6A">
        <w:fldChar w:fldCharType="end"/>
      </w:r>
      <w:r>
        <w:t xml:space="preserve"> für die Kapitalstruktur (</w:t>
      </w:r>
      <w:r w:rsidR="008409BD">
        <w:rPr>
          <w:rFonts w:ascii="Symbol" w:hAnsi="Symbol"/>
          <w:i/>
          <w:iCs/>
        </w:rPr>
        <w:t>s</w:t>
      </w:r>
      <w:r>
        <w:t xml:space="preserve">-Ausreißer mit </w:t>
      </w:r>
      <w:r w:rsidR="008409BD">
        <w:rPr>
          <w:rFonts w:ascii="Symbol" w:hAnsi="Symbol"/>
          <w:i/>
          <w:iCs/>
        </w:rPr>
        <w:t>j</w:t>
      </w:r>
      <w:r>
        <w:t xml:space="preserve">-Median um −0,32) bereits sichtbar war, lässt sich nun als durchgängige Tendenz formulieren: Unternehmen mit höherer Volatilität in den Quartalsveränderungen zeigen über fast alle Kennzahlen hinweg auch stärkere Mean-Reversion. Besonders ausgeprägt ist die Kopplung in den Kennzahlen mit schwächerer Mean-Reversion: </w:t>
      </w:r>
      <w:proofErr w:type="spellStart"/>
      <w:r>
        <w:t>Debt</w:t>
      </w:r>
      <w:proofErr w:type="spellEnd"/>
      <w:r>
        <w:t>/Equity (</w:t>
      </w:r>
      <w:r w:rsidR="008409BD">
        <w:rPr>
          <w:rFonts w:ascii="Symbol" w:hAnsi="Symbol"/>
          <w:i/>
          <w:iCs/>
        </w:rPr>
        <w:t>r</w:t>
      </w:r>
      <w:r>
        <w:t xml:space="preserve"> = −0,24), Current Ratio (</w:t>
      </w:r>
      <w:r w:rsidR="008409BD">
        <w:rPr>
          <w:rFonts w:ascii="Symbol" w:hAnsi="Symbol"/>
          <w:i/>
          <w:iCs/>
        </w:rPr>
        <w:t>r</w:t>
      </w:r>
      <w:r>
        <w:t xml:space="preserve"> = −0,19) und EBIT-Marge (</w:t>
      </w:r>
      <w:r w:rsidR="008409BD">
        <w:rPr>
          <w:rFonts w:ascii="Symbol" w:hAnsi="Symbol"/>
          <w:i/>
          <w:iCs/>
        </w:rPr>
        <w:t>r</w:t>
      </w:r>
      <w:r>
        <w:t xml:space="preserve"> = −0,18). In den robust </w:t>
      </w:r>
      <w:proofErr w:type="spellStart"/>
      <w:r>
        <w:t>mean-revertierenden</w:t>
      </w:r>
      <w:proofErr w:type="spellEnd"/>
      <w:r>
        <w:t xml:space="preserve"> Profitabilitätskennzahlen ROA und ROE liegt |</w:t>
      </w:r>
      <w:r w:rsidR="008409BD">
        <w:rPr>
          <w:rFonts w:ascii="Symbol" w:hAnsi="Symbol"/>
          <w:i/>
          <w:iCs/>
        </w:rPr>
        <w:t>r</w:t>
      </w:r>
      <w:r>
        <w:t xml:space="preserve">| unter 0,10, weil die Mean-Reversion </w:t>
      </w:r>
      <w:r>
        <w:lastRenderedPageBreak/>
        <w:t xml:space="preserve">dort ohnehin durchgängig stark ist und sich nicht weiter über </w:t>
      </w:r>
      <w:r w:rsidR="008409BD">
        <w:rPr>
          <w:rFonts w:ascii="Symbol" w:hAnsi="Symbol"/>
          <w:i/>
          <w:iCs/>
        </w:rPr>
        <w:t>s</w:t>
      </w:r>
      <w:r>
        <w:t xml:space="preserve"> differenzieren lässt.</w:t>
      </w:r>
    </w:p>
    <w:p w14:paraId="1AF8E976" w14:textId="27EB5468" w:rsidR="002D05FF" w:rsidRDefault="004E16C6" w:rsidP="004E16C6">
      <w:r>
        <w:t xml:space="preserve">Alle </w:t>
      </w:r>
      <w:r w:rsidR="0009260E">
        <w:rPr>
          <w:rFonts w:ascii="Symbol" w:hAnsi="Symbol"/>
          <w:i/>
          <w:iCs/>
        </w:rPr>
        <w:t>r</w:t>
      </w:r>
      <w:r>
        <w:t>-Werte bleiben unter |</w:t>
      </w:r>
      <w:r w:rsidR="006243BA">
        <w:rPr>
          <w:rFonts w:ascii="Symbol" w:hAnsi="Symbol"/>
          <w:i/>
          <w:iCs/>
        </w:rPr>
        <w:t>r</w:t>
      </w:r>
      <w:r>
        <w:t xml:space="preserve">| = 0,25. </w:t>
      </w:r>
      <w:r w:rsidR="006243BA">
        <w:rPr>
          <w:rFonts w:ascii="Symbol" w:hAnsi="Symbol"/>
          <w:i/>
          <w:iCs/>
        </w:rPr>
        <w:t>j</w:t>
      </w:r>
      <w:r>
        <w:t xml:space="preserve"> und </w:t>
      </w:r>
      <w:r w:rsidR="006243BA">
        <w:rPr>
          <w:rFonts w:ascii="Symbol" w:hAnsi="Symbol"/>
          <w:i/>
          <w:iCs/>
        </w:rPr>
        <w:t>s</w:t>
      </w:r>
      <w:r>
        <w:t xml:space="preserve"> tragen damit überlappende, aber überwiegend unabhängige Information, die in Kapitel </w:t>
      </w:r>
      <w:r w:rsidR="007430C7">
        <w:fldChar w:fldCharType="begin"/>
      </w:r>
      <w:r w:rsidR="007430C7">
        <w:instrText xml:space="preserve"> REF _Ref230004767 \r \h </w:instrText>
      </w:r>
      <w:r w:rsidR="007430C7">
        <w:fldChar w:fldCharType="separate"/>
      </w:r>
      <w:r w:rsidR="0007759D">
        <w:rPr>
          <w:cs/>
        </w:rPr>
        <w:t>‎</w:t>
      </w:r>
      <w:r w:rsidR="0007759D">
        <w:t>3.4.3</w:t>
      </w:r>
      <w:r w:rsidR="007430C7">
        <w:fldChar w:fldCharType="end"/>
      </w:r>
      <w:r>
        <w:t xml:space="preserve"> als Argument für die Trennbarkeit der </w:t>
      </w:r>
      <w:proofErr w:type="spellStart"/>
      <w:r>
        <w:t>Quadrantenachsen</w:t>
      </w:r>
      <w:proofErr w:type="spellEnd"/>
      <w:r>
        <w:t xml:space="preserve"> genutzt wurde.</w:t>
      </w:r>
    </w:p>
    <w:p w14:paraId="26B712B9" w14:textId="64908362" w:rsidR="008B15F1" w:rsidRDefault="008B15F1" w:rsidP="008B15F1">
      <w:pPr>
        <w:pStyle w:val="berschrift3"/>
      </w:pPr>
      <w:bookmarkStart w:id="171" w:name="_Toc230281203"/>
      <w:r w:rsidRPr="008B15F1">
        <w:t>Lead-Lag-Analyse der Kennzahl-Innovationen</w:t>
      </w:r>
      <w:bookmarkEnd w:id="171"/>
    </w:p>
    <w:p w14:paraId="178CD756" w14:textId="77777777" w:rsidR="0091692C" w:rsidRDefault="0091692C" w:rsidP="0091692C">
      <w:pPr>
        <w:pStyle w:val="Abbildung"/>
        <w:rPr>
          <w:noProof/>
        </w:rPr>
      </w:pPr>
      <w:r>
        <w:rPr>
          <w:noProof/>
        </w:rPr>
        <w:drawing>
          <wp:inline distT="0" distB="0" distL="0" distR="0" wp14:anchorId="1FDCBEF8" wp14:editId="38965637">
            <wp:extent cx="5400000" cy="4442400"/>
            <wp:effectExtent l="0" t="0" r="0" b="0"/>
            <wp:docPr id="189329183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91837" name="Grafik 3"/>
                    <pic:cNvPicPr/>
                  </pic:nvPicPr>
                  <pic:blipFill rotWithShape="1">
                    <a:blip r:embed="rId34" cstate="print">
                      <a:extLst>
                        <a:ext uri="{28A0092B-C50C-407E-A947-70E740481C1C}">
                          <a14:useLocalDpi xmlns:a14="http://schemas.microsoft.com/office/drawing/2010/main" val="0"/>
                        </a:ext>
                      </a:extLst>
                    </a:blip>
                    <a:srcRect t="6612" b="589"/>
                    <a:stretch>
                      <a:fillRect/>
                    </a:stretch>
                  </pic:blipFill>
                  <pic:spPr bwMode="auto">
                    <a:xfrm>
                      <a:off x="0" y="0"/>
                      <a:ext cx="5400000" cy="4442400"/>
                    </a:xfrm>
                    <a:prstGeom prst="rect">
                      <a:avLst/>
                    </a:prstGeom>
                    <a:ln>
                      <a:noFill/>
                    </a:ln>
                    <a:extLst>
                      <a:ext uri="{53640926-AAD7-44D8-BBD7-CCE9431645EC}">
                        <a14:shadowObscured xmlns:a14="http://schemas.microsoft.com/office/drawing/2010/main"/>
                      </a:ext>
                    </a:extLst>
                  </pic:spPr>
                </pic:pic>
              </a:graphicData>
            </a:graphic>
          </wp:inline>
        </w:drawing>
      </w:r>
    </w:p>
    <w:p w14:paraId="112DA9EE" w14:textId="124A2251" w:rsidR="0091692C" w:rsidRPr="00540247" w:rsidRDefault="0091692C" w:rsidP="00BF7FDA">
      <w:pPr>
        <w:pStyle w:val="Beschriftung"/>
        <w:rPr>
          <w:rFonts w:asciiTheme="minorBidi" w:hAnsiTheme="minorBidi" w:cstheme="minorBidi"/>
          <w:sz w:val="24"/>
          <w:szCs w:val="24"/>
        </w:rPr>
      </w:pPr>
      <w:bookmarkStart w:id="172" w:name="_Toc230279807"/>
      <w:r w:rsidRPr="00540247">
        <w:t xml:space="preserve">Abbildung </w:t>
      </w:r>
      <w:r>
        <w:fldChar w:fldCharType="begin"/>
      </w:r>
      <w:r w:rsidRPr="00540247">
        <w:instrText xml:space="preserve"> SEQ Abbildung \* ARABIC </w:instrText>
      </w:r>
      <w:r>
        <w:fldChar w:fldCharType="separate"/>
      </w:r>
      <w:r w:rsidR="0007759D">
        <w:rPr>
          <w:noProof/>
        </w:rPr>
        <w:t>18</w:t>
      </w:r>
      <w:r>
        <w:rPr>
          <w:noProof/>
        </w:rPr>
        <w:fldChar w:fldCharType="end"/>
      </w:r>
      <w:r w:rsidRPr="00540247">
        <w:t>:</w:t>
      </w:r>
      <w:r w:rsidR="00E9259F">
        <w:tab/>
      </w:r>
      <w:r w:rsidR="00540247" w:rsidRPr="00540247">
        <w:t xml:space="preserve">Lead-Lag-Korrelation der </w:t>
      </w:r>
      <w:r w:rsidR="00540247" w:rsidRPr="004D6D52">
        <w:rPr>
          <w:rFonts w:ascii="Symbol" w:hAnsi="Symbol"/>
        </w:rPr>
        <w:t>D</w:t>
      </w:r>
      <w:r w:rsidR="00540247" w:rsidRPr="0060797A">
        <w:rPr>
          <w:i/>
          <w:iCs/>
        </w:rPr>
        <w:t>Y</w:t>
      </w:r>
      <w:r w:rsidR="00540247" w:rsidRPr="00540247">
        <w:t>-In</w:t>
      </w:r>
      <w:r w:rsidR="00540247">
        <w:t>novationen</w:t>
      </w:r>
      <w:r w:rsidRPr="00540247">
        <w:t>, *</w:t>
      </w:r>
      <w:r w:rsidR="004C2FA7">
        <w:t>Bootstrap-</w:t>
      </w:r>
      <w:proofErr w:type="spellStart"/>
      <w:r w:rsidRPr="00540247">
        <w:t>Bonferoni</w:t>
      </w:r>
      <w:proofErr w:type="spellEnd"/>
      <w:r w:rsidR="00635D79">
        <w:t>-KI</w:t>
      </w:r>
      <w:r w:rsidRPr="00540247">
        <w:t xml:space="preserve"> (</w:t>
      </w:r>
      <w:r w:rsidRPr="00D8072E">
        <w:rPr>
          <w:rFonts w:ascii="Symbol" w:hAnsi="Symbol"/>
          <w:i/>
          <w:iCs/>
        </w:rPr>
        <w:t>a</w:t>
      </w:r>
      <w:r w:rsidRPr="00540247">
        <w:t>/</w:t>
      </w:r>
      <w:r w:rsidR="005C1168">
        <w:t>189</w:t>
      </w:r>
      <w:r w:rsidRPr="00540247">
        <w:t>)</w:t>
      </w:r>
      <w:r w:rsidR="000F65B7">
        <w:t xml:space="preserve"> schließt Null aus</w:t>
      </w:r>
      <w:bookmarkEnd w:id="172"/>
    </w:p>
    <w:p w14:paraId="078B9F1C" w14:textId="367368EA" w:rsidR="00E82C4C" w:rsidRDefault="00E82C4C" w:rsidP="00E82C4C">
      <w:r>
        <w:t xml:space="preserve">Pro Unternehmen wird die Spearman-Rangkorrelation der </w:t>
      </w:r>
      <w:r>
        <w:rPr>
          <w:rFonts w:ascii="Symbol" w:hAnsi="Symbol"/>
        </w:rPr>
        <w:t>D</w:t>
      </w:r>
      <w:r w:rsidRPr="00E82C4C">
        <w:rPr>
          <w:i/>
          <w:iCs/>
        </w:rPr>
        <w:t>Y</w:t>
      </w:r>
      <w:r>
        <w:t xml:space="preserve">-Reihen zwischen jedem Kennzahl-Paar für Lags k </w:t>
      </w:r>
      <w:r>
        <w:rPr>
          <w:rFonts w:ascii="Cambria Math" w:hAnsi="Cambria Math" w:cs="Cambria Math"/>
        </w:rPr>
        <w:t>∈</w:t>
      </w:r>
      <w:r>
        <w:t xml:space="preserve"> {−</w:t>
      </w:r>
      <w:proofErr w:type="gramStart"/>
      <w:r>
        <w:t>4,…</w:t>
      </w:r>
      <w:proofErr w:type="gramEnd"/>
      <w:r>
        <w:t xml:space="preserve">, +4} berechnet. Positives k bedeutet, die erste Kennzahl X führt die zweite Kennzahl Y um k Quartale voraus. Über alle 932 Unternehmen werden die Korrelationswerte zu einem Median aggregiert, und ein Pair-Bootstrap mit 1 000 </w:t>
      </w:r>
      <w:proofErr w:type="spellStart"/>
      <w:r>
        <w:t>Resamples</w:t>
      </w:r>
      <w:proofErr w:type="spellEnd"/>
      <w:r>
        <w:t xml:space="preserve"> auf Unternehmensebene liefert das 95-%-Konfidenzintervall. Pro Paar wird der Peak-Lag k* mit der höchsten absoluten Korrelation extrahiert.</w:t>
      </w:r>
    </w:p>
    <w:p w14:paraId="1263A50E" w14:textId="06CD6113" w:rsidR="00E82C4C" w:rsidRDefault="00E82C4C" w:rsidP="00E82C4C">
      <w:r>
        <w:lastRenderedPageBreak/>
        <w:t xml:space="preserve">Die Peak-Lag-Verteilung über die 21 Paare ist auffallend einheitlich. 13 Paare haben ihren Peak bei Lag k = 0, sieben Paare bei k = −1 und nur ein Paar bei k = +1. Längere Vorlauf- oder Nachlauf-Beziehungen treten in keinem einzigen Paar auf. Die </w:t>
      </w:r>
      <w:r w:rsidR="00986839">
        <w:rPr>
          <w:rFonts w:ascii="Symbol" w:hAnsi="Symbol"/>
        </w:rPr>
        <w:t>D</w:t>
      </w:r>
      <w:r w:rsidR="00986839" w:rsidRPr="00E82C4C">
        <w:rPr>
          <w:i/>
          <w:iCs/>
        </w:rPr>
        <w:t>Y</w:t>
      </w:r>
      <w:r>
        <w:t>-Innovationen bewegen sich überwiegend synchron im selben Quartal, eine zeitlich gestaffelte Transmission zwischen den Kennzahlen lässt sich aus den Daten nicht ablesen.</w:t>
      </w:r>
    </w:p>
    <w:p w14:paraId="13BFC030" w14:textId="1D4835A3" w:rsidR="00E82C4C" w:rsidRDefault="00E82C4C" w:rsidP="00E82C4C">
      <w:r>
        <w:t>Die starken Lag-0-Kopplungen entsprechen den bereits in Kapitel 5</w:t>
      </w:r>
      <w:r w:rsidR="003F0265">
        <w:t xml:space="preserve"> </w:t>
      </w:r>
      <w:r w:rsidR="003F0265">
        <w:fldChar w:fldCharType="begin"/>
      </w:r>
      <w:r w:rsidR="003F0265">
        <w:instrText xml:space="preserve"> REF _Ref230183496 \r \h </w:instrText>
      </w:r>
      <w:r w:rsidR="003F0265">
        <w:fldChar w:fldCharType="separate"/>
      </w:r>
      <w:r w:rsidR="0007759D">
        <w:rPr>
          <w:cs/>
        </w:rPr>
        <w:t>‎</w:t>
      </w:r>
      <w:r w:rsidR="0007759D">
        <w:t>5.1.3</w:t>
      </w:r>
      <w:r w:rsidR="003F0265">
        <w:fldChar w:fldCharType="end"/>
      </w:r>
      <w:r>
        <w:t xml:space="preserve"> sichtbaren mechanischen Identitäten. ROA und ROE erreichen am Lag 0 </w:t>
      </w:r>
      <w:r w:rsidR="00F82576">
        <w:rPr>
          <w:rFonts w:ascii="Symbol" w:hAnsi="Symbol"/>
          <w:i/>
          <w:iCs/>
        </w:rPr>
        <w:t>r</w:t>
      </w:r>
      <w:r>
        <w:t xml:space="preserve"> = +0,98 (gemeinsamer Gewinn-Treiber), </w:t>
      </w:r>
      <w:proofErr w:type="spellStart"/>
      <w:r>
        <w:t>Debt</w:t>
      </w:r>
      <w:proofErr w:type="spellEnd"/>
      <w:r>
        <w:t xml:space="preserve">/Equity und Eigenkapitalquote </w:t>
      </w:r>
      <w:r w:rsidR="00F82576">
        <w:rPr>
          <w:rFonts w:ascii="Symbol" w:hAnsi="Symbol"/>
          <w:i/>
          <w:iCs/>
        </w:rPr>
        <w:t>r</w:t>
      </w:r>
      <w:r>
        <w:t xml:space="preserve"> = −0,73 (Bilanz-Identität, ein steigendes D/E impliziert eine sinkende Eigenkapitalquote), ROA × EBIT-Marge </w:t>
      </w:r>
      <w:r w:rsidR="00F82576">
        <w:rPr>
          <w:rFonts w:ascii="Symbol" w:hAnsi="Symbol"/>
          <w:i/>
          <w:iCs/>
        </w:rPr>
        <w:t>r</w:t>
      </w:r>
      <w:r>
        <w:t xml:space="preserve"> = +0,68 und ROE × EBIT-Marge </w:t>
      </w:r>
      <w:r w:rsidR="00F82576">
        <w:rPr>
          <w:rFonts w:ascii="Symbol" w:hAnsi="Symbol"/>
          <w:i/>
          <w:iCs/>
        </w:rPr>
        <w:t>r</w:t>
      </w:r>
      <w:r>
        <w:t xml:space="preserve"> = +0,64 (Profitabilitäts-Block). Diese Werte sind höher als die entsprechenden </w:t>
      </w:r>
      <w:r w:rsidR="00F82576">
        <w:rPr>
          <w:rFonts w:ascii="Symbol" w:hAnsi="Symbol"/>
          <w:i/>
          <w:iCs/>
        </w:rPr>
        <w:t>j</w:t>
      </w:r>
      <w:r>
        <w:t xml:space="preserve">-Korrelationen aus Kapitel </w:t>
      </w:r>
      <w:r w:rsidR="00F82576">
        <w:fldChar w:fldCharType="begin"/>
      </w:r>
      <w:r w:rsidR="00F82576">
        <w:instrText xml:space="preserve"> REF _Ref230183472 \r \h </w:instrText>
      </w:r>
      <w:r w:rsidR="00F82576">
        <w:fldChar w:fldCharType="separate"/>
      </w:r>
      <w:r w:rsidR="0007759D">
        <w:rPr>
          <w:cs/>
        </w:rPr>
        <w:t>‎</w:t>
      </w:r>
      <w:r w:rsidR="0007759D">
        <w:t>5.1.2</w:t>
      </w:r>
      <w:r w:rsidR="00F82576">
        <w:fldChar w:fldCharType="end"/>
      </w:r>
      <w:r>
        <w:t xml:space="preserve">, weil hier die </w:t>
      </w:r>
      <w:r w:rsidR="00F82576">
        <w:rPr>
          <w:rFonts w:ascii="Symbol" w:hAnsi="Symbol"/>
        </w:rPr>
        <w:t>D</w:t>
      </w:r>
      <w:r w:rsidR="00F82576" w:rsidRPr="00E82C4C">
        <w:rPr>
          <w:i/>
          <w:iCs/>
        </w:rPr>
        <w:t>Y</w:t>
      </w:r>
      <w:r>
        <w:t>-Innovationen direkt korreliert werden und nicht die geschätzten Mean-Reversion-Stärken.</w:t>
      </w:r>
    </w:p>
    <w:p w14:paraId="311184ED" w14:textId="77777777" w:rsidR="00F82576" w:rsidRDefault="00F82576" w:rsidP="00E82C4C"/>
    <w:p w14:paraId="3E3CAA75" w14:textId="53280A1C" w:rsidR="00E82C4C" w:rsidRDefault="00E82C4C" w:rsidP="00E82C4C">
      <w:r>
        <w:t xml:space="preserve">Die Lag-±1-Werte lassen sich nicht als reiner Lead-Lag-Effekt interpretieren, weil sie durch die </w:t>
      </w:r>
      <w:proofErr w:type="gramStart"/>
      <w:r>
        <w:t>AR(1)-</w:t>
      </w:r>
      <w:proofErr w:type="gramEnd"/>
      <w:r>
        <w:t xml:space="preserve">Struktur der </w:t>
      </w:r>
      <w:r w:rsidR="008735DD">
        <w:rPr>
          <w:rFonts w:ascii="Symbol" w:hAnsi="Symbol"/>
        </w:rPr>
        <w:t>D</w:t>
      </w:r>
      <w:r w:rsidR="008735DD" w:rsidRPr="00E82C4C">
        <w:rPr>
          <w:i/>
          <w:iCs/>
        </w:rPr>
        <w:t>Y</w:t>
      </w:r>
      <w:r>
        <w:t xml:space="preserve">-Reihen mitbestimmt sind. Aus Kapitel </w:t>
      </w:r>
      <w:r w:rsidR="008735DD">
        <w:fldChar w:fldCharType="begin"/>
      </w:r>
      <w:r w:rsidR="008735DD">
        <w:instrText xml:space="preserve"> REF _Ref230004464 \r \h </w:instrText>
      </w:r>
      <w:r w:rsidR="008735DD">
        <w:fldChar w:fldCharType="separate"/>
      </w:r>
      <w:r w:rsidR="0007759D">
        <w:rPr>
          <w:cs/>
        </w:rPr>
        <w:t>‎</w:t>
      </w:r>
      <w:r w:rsidR="0007759D">
        <w:t>4</w:t>
      </w:r>
      <w:r w:rsidR="008735DD">
        <w:fldChar w:fldCharType="end"/>
      </w:r>
      <w:r>
        <w:t xml:space="preserve"> ist bekannt, dass jede </w:t>
      </w:r>
      <w:r w:rsidR="008735DD">
        <w:rPr>
          <w:rFonts w:ascii="Symbol" w:hAnsi="Symbol"/>
        </w:rPr>
        <w:t>D</w:t>
      </w:r>
      <w:r w:rsidR="008735DD" w:rsidRPr="00E82C4C">
        <w:rPr>
          <w:i/>
          <w:iCs/>
        </w:rPr>
        <w:t>Y</w:t>
      </w:r>
      <w:r>
        <w:t xml:space="preserve">-Reihe für sich genommen eine negative Autokorrelation am Lag 1 hat. Bei Profitabilitätskennzahlen liegt das </w:t>
      </w:r>
      <w:r w:rsidR="00C164A7" w:rsidRPr="00C164A7">
        <w:rPr>
          <w:rFonts w:ascii="Symbol" w:hAnsi="Symbol"/>
          <w:i/>
          <w:iCs/>
        </w:rPr>
        <w:t>j</w:t>
      </w:r>
      <w:r>
        <w:t xml:space="preserve"> bei etwa −0,43, das heißt</w:t>
      </w:r>
      <w:r w:rsidR="00E81BBB">
        <w:t>,</w:t>
      </w:r>
      <w:r>
        <w:t xml:space="preserve"> eine überdurchschnittliche Veränderung in einem Quartal wird im Folgequartal zu rund 43 Prozent korrigiert. Dieser Effekt überträgt sich auf die Cross-Korrelation zwischen zwei Kennzahlen: Wenn ΔROA und ΔROE am Lag 0 fast perfekt synchron sind und beide unabhängig voneinander am Folgequartal </w:t>
      </w:r>
      <w:proofErr w:type="spellStart"/>
      <w:r>
        <w:t>mean-revertieren</w:t>
      </w:r>
      <w:proofErr w:type="spellEnd"/>
      <w:r>
        <w:t xml:space="preserve">, ergibt sich auch ohne echten Lead-Lag-Mechanismus eine negative Cross-Korrelation am Lag ±1. </w:t>
      </w:r>
      <w:proofErr w:type="gramStart"/>
      <w:r>
        <w:t>Konkret</w:t>
      </w:r>
      <w:proofErr w:type="gramEnd"/>
      <w:r>
        <w:t xml:space="preserve"> zeigt ROA × ROE die Werte </w:t>
      </w:r>
      <w:r w:rsidR="00946EBD">
        <w:rPr>
          <w:rFonts w:ascii="Symbol" w:hAnsi="Symbol"/>
          <w:i/>
          <w:iCs/>
        </w:rPr>
        <w:t>r</w:t>
      </w:r>
      <w:r>
        <w:t xml:space="preserve"> = +0,20 bei Lag −4, </w:t>
      </w:r>
      <w:r w:rsidR="00946EBD">
        <w:rPr>
          <w:rFonts w:ascii="Symbol" w:hAnsi="Symbol"/>
          <w:i/>
          <w:iCs/>
        </w:rPr>
        <w:t>r</w:t>
      </w:r>
      <w:r>
        <w:t xml:space="preserve"> = −0,30 bei Lag ±1, </w:t>
      </w:r>
      <w:r w:rsidR="00946EBD">
        <w:rPr>
          <w:rFonts w:ascii="Symbol" w:hAnsi="Symbol"/>
          <w:i/>
          <w:iCs/>
        </w:rPr>
        <w:t>r</w:t>
      </w:r>
      <w:r>
        <w:t xml:space="preserve"> = +0,98 bei Lag 0 und wieder </w:t>
      </w:r>
      <w:r w:rsidR="00946EBD">
        <w:rPr>
          <w:rFonts w:ascii="Symbol" w:hAnsi="Symbol"/>
          <w:i/>
          <w:iCs/>
        </w:rPr>
        <w:t>r</w:t>
      </w:r>
      <w:r>
        <w:t xml:space="preserve"> = +0,19 bei Lag +4. Diese Oszillation ist die typische Signatur einer gemeinsamen Mean-Reversion-Welle, nicht einer zeitlichen Vorrangstellung. Dasselbe Muster zeigt sich bei den Cross-Block-Paaren mit Peak-Lag = −1: ROE × </w:t>
      </w:r>
      <w:proofErr w:type="spellStart"/>
      <w:r>
        <w:t>Debt</w:t>
      </w:r>
      <w:proofErr w:type="spellEnd"/>
      <w:r>
        <w:t xml:space="preserve">/Equity wechselt zwischen </w:t>
      </w:r>
      <w:r w:rsidR="003E541B">
        <w:rPr>
          <w:rFonts w:ascii="Symbol" w:hAnsi="Symbol"/>
          <w:i/>
          <w:iCs/>
        </w:rPr>
        <w:t>r</w:t>
      </w:r>
      <w:r>
        <w:t xml:space="preserve"> = −0,15 am Lag 0 und </w:t>
      </w:r>
      <w:r w:rsidR="003E541B">
        <w:rPr>
          <w:rFonts w:ascii="Symbol" w:hAnsi="Symbol"/>
          <w:i/>
          <w:iCs/>
        </w:rPr>
        <w:t>r</w:t>
      </w:r>
      <w:r>
        <w:t xml:space="preserve"> = +0,16 am Lag −1 das Vorzeichen, ROA × Current Ratio bewegt sich von </w:t>
      </w:r>
      <w:r w:rsidR="003E541B">
        <w:rPr>
          <w:rFonts w:ascii="Symbol" w:hAnsi="Symbol"/>
          <w:i/>
          <w:iCs/>
        </w:rPr>
        <w:t>r</w:t>
      </w:r>
      <w:r>
        <w:t xml:space="preserve"> = +0,06 bei Lag 0 auf </w:t>
      </w:r>
      <w:r w:rsidR="003E541B">
        <w:rPr>
          <w:rFonts w:ascii="Symbol" w:hAnsi="Symbol"/>
          <w:i/>
          <w:iCs/>
        </w:rPr>
        <w:t>r</w:t>
      </w:r>
      <w:r>
        <w:t xml:space="preserve"> = −0,09 bei Lag −1. Solche Vorzeichenwechsel deuten erneut auf Mean-Reversion-Welleneffekte hin und nicht auf zeitlich gerichtete Transmissionsketten. Eine saubere Trennung beider Effekte wäre über Pre-Whitening möglich, also über die Korrelation der Residuen der </w:t>
      </w:r>
      <w:proofErr w:type="gramStart"/>
      <w:r>
        <w:t>AR(1)-</w:t>
      </w:r>
      <w:proofErr w:type="gramEnd"/>
      <w:r>
        <w:t xml:space="preserve">Modelle statt der rohen </w:t>
      </w:r>
      <w:r w:rsidR="00850B16">
        <w:rPr>
          <w:rFonts w:ascii="Symbol" w:hAnsi="Symbol"/>
        </w:rPr>
        <w:t>D</w:t>
      </w:r>
      <w:r w:rsidRPr="006375C5">
        <w:rPr>
          <w:i/>
          <w:iCs/>
        </w:rPr>
        <w:t>Y</w:t>
      </w:r>
      <w:r>
        <w:t xml:space="preserve">-Reihen, ist in dieser Arbeit jedoch nicht umgesetzt. Lag-±1-Werte werden im Folgenden nur dann als Lead-Lag-Hinweis </w:t>
      </w:r>
      <w:r>
        <w:lastRenderedPageBreak/>
        <w:t>gewertet, wenn die Lag-0-Korrelation gering ist und die Lag-±1-Korrelation deutlich darüber liegt, was im vorliegenden Datensatz nicht eintritt.</w:t>
      </w:r>
    </w:p>
    <w:p w14:paraId="4EDC9963" w14:textId="30A51348" w:rsidR="00C02082" w:rsidRPr="00540247" w:rsidRDefault="00E82C4C" w:rsidP="00850B16">
      <w:r>
        <w:t xml:space="preserve">Die zentrale Aussage der Lead-Lag-Auswertung ist damit eine negative: Eine zeitlich gestaffelte Transmission entlang der drei Dynamiktypen aus Kapitel </w:t>
      </w:r>
      <w:r w:rsidR="00D16C81">
        <w:fldChar w:fldCharType="begin"/>
      </w:r>
      <w:r w:rsidR="00D16C81">
        <w:instrText xml:space="preserve"> REF _Ref230004464 \r \h </w:instrText>
      </w:r>
      <w:r w:rsidR="00D16C81">
        <w:fldChar w:fldCharType="separate"/>
      </w:r>
      <w:r w:rsidR="0007759D">
        <w:rPr>
          <w:cs/>
        </w:rPr>
        <w:t>‎</w:t>
      </w:r>
      <w:r w:rsidR="0007759D">
        <w:t>4</w:t>
      </w:r>
      <w:r w:rsidR="00D16C81">
        <w:fldChar w:fldCharType="end"/>
      </w:r>
      <w:r>
        <w:t xml:space="preserve"> lässt sich auf Quartalsfrequenz nicht nachweisen. Die in Kapitel </w:t>
      </w:r>
      <w:r w:rsidR="00850B16">
        <w:fldChar w:fldCharType="begin"/>
      </w:r>
      <w:r w:rsidR="00850B16">
        <w:instrText xml:space="preserve"> REF _Ref230183472 \r \h </w:instrText>
      </w:r>
      <w:r w:rsidR="00850B16">
        <w:fldChar w:fldCharType="separate"/>
      </w:r>
      <w:r w:rsidR="0007759D">
        <w:rPr>
          <w:cs/>
        </w:rPr>
        <w:t>‎</w:t>
      </w:r>
      <w:r w:rsidR="0007759D">
        <w:t>5.1.2</w:t>
      </w:r>
      <w:r w:rsidR="00850B16">
        <w:fldChar w:fldCharType="end"/>
      </w:r>
      <w:r>
        <w:t xml:space="preserve"> und </w:t>
      </w:r>
      <w:r w:rsidR="00850B16">
        <w:fldChar w:fldCharType="begin"/>
      </w:r>
      <w:r w:rsidR="00850B16">
        <w:instrText xml:space="preserve"> REF _Ref230183496 \r \h </w:instrText>
      </w:r>
      <w:r w:rsidR="00850B16">
        <w:fldChar w:fldCharType="separate"/>
      </w:r>
      <w:r w:rsidR="0007759D">
        <w:rPr>
          <w:cs/>
        </w:rPr>
        <w:t>‎</w:t>
      </w:r>
      <w:r w:rsidR="0007759D">
        <w:t>5.1.3</w:t>
      </w:r>
      <w:r w:rsidR="00850B16">
        <w:fldChar w:fldCharType="end"/>
      </w:r>
      <w:r>
        <w:t xml:space="preserve"> sichtbaren Korrelationsmuster sind synchrone Co-Bewegungen, keine Vorlauf-Nachlauf-Ketten. Auch der Anteil signifikant korrelierender Einzel-Unternehmen unterstützt diese Aussage: Bei den starken Lag-0-Kopplungen liegt er zwischen 90 und 99 Prozent, bei den Lag-±1-Peaks dagegen nur zwischen 18 und 35 Prozent, was die Schwäche dieser Vorzeichenwechsel-Werte über die Stichprobe hinweg unterstreicht. Eine mögliche Erklärung für das Fehlen einer zeitlichen Sequenz liegt in der Quartalsfrequenz selbst: Working-Capital-Anpassungen und Investitionsentscheidungen finden im Rhythmus von Tagen oder Wochen statt und sind damit innerhalb des ersten Quartals bereits abgeschlossen, bevor sie als Lag-Effekt sichtbar würden. Eine Wochen- oder Monatsfrequenz wäre für die Lead-Lag-Frage besser geeignet, fällt aber außerhalb des Modellrahmens dieser Arbeit.</w:t>
      </w:r>
    </w:p>
    <w:p w14:paraId="6931FF9D" w14:textId="762E57DD" w:rsidR="00392867" w:rsidRDefault="00A73661" w:rsidP="00C0736A">
      <w:pPr>
        <w:pStyle w:val="berschrift2"/>
      </w:pPr>
      <w:bookmarkStart w:id="173" w:name="_Ref230188540"/>
      <w:bookmarkStart w:id="174" w:name="_Toc230281204"/>
      <w:r w:rsidRPr="00A73661">
        <w:t>Zeitliche Dynamik: Aggregat-Trends und Event-Analyse</w:t>
      </w:r>
      <w:bookmarkEnd w:id="173"/>
      <w:bookmarkEnd w:id="174"/>
    </w:p>
    <w:p w14:paraId="44420888" w14:textId="760DB417" w:rsidR="007F5A9E" w:rsidRPr="007F5A9E" w:rsidRDefault="006D3513" w:rsidP="007F5A9E">
      <w:r w:rsidRPr="006D3513">
        <w:t>Die zeitliche Dimension wird in zwei Schritten erschlossen. Zunächst identifiziert eine datengetriebene Peak-</w:t>
      </w:r>
      <w:proofErr w:type="spellStart"/>
      <w:r w:rsidRPr="006D3513">
        <w:t>Window</w:t>
      </w:r>
      <w:proofErr w:type="spellEnd"/>
      <w:r w:rsidRPr="006D3513">
        <w:t>-Analyse die Hochvolatilitätsphasen, die als Referenz-Events für die anschließende Auswertung dienen. Aufbauend darauf zeigt der Aggregat-Drift pro Sektor die langfristige Trendkomponente über die gesamte Stichprobenperiode, in der die identifizierten Phasen als Schraffuren markiert sind, gefolgt von der Quadranten-Reaktion und der Sektor-Heterogenität in den drei Phasen.</w:t>
      </w:r>
    </w:p>
    <w:p w14:paraId="780CF6CD" w14:textId="327F81DC" w:rsidR="00392867" w:rsidRDefault="00D70F86" w:rsidP="000438CA">
      <w:pPr>
        <w:pStyle w:val="berschrift3"/>
      </w:pPr>
      <w:bookmarkStart w:id="175" w:name="_Ref230217530"/>
      <w:bookmarkStart w:id="176" w:name="_Toc230281205"/>
      <w:r w:rsidRPr="00D70F86">
        <w:t>Peak-</w:t>
      </w:r>
      <w:proofErr w:type="spellStart"/>
      <w:r w:rsidRPr="00D70F86">
        <w:t>Window</w:t>
      </w:r>
      <w:proofErr w:type="spellEnd"/>
      <w:r w:rsidRPr="00D70F86">
        <w:t>-Identifikation und identifizierte Krisenphasen</w:t>
      </w:r>
      <w:bookmarkEnd w:id="175"/>
      <w:bookmarkEnd w:id="176"/>
    </w:p>
    <w:p w14:paraId="7F605275" w14:textId="77777777" w:rsidR="00C3703B" w:rsidRDefault="00C3703B" w:rsidP="00C3703B">
      <w:r>
        <w:t>Die zeitlichen Referenz-Events für das Kapitel werden datengetrieben aus der Querschnittsvolatilität der Kennzahl-Innovationen abgeleitet. Pro Kennzahl wird die rollierende vier-Quartal-Standardabweichung der ΔY-Werte über alle Unternehmen berechnet und in ein quartalsweise Perzentil-Ranking überführt. Ein Quartal gilt als Peak-</w:t>
      </w:r>
      <w:proofErr w:type="spellStart"/>
      <w:r>
        <w:t>Window</w:t>
      </w:r>
      <w:proofErr w:type="spellEnd"/>
      <w:r>
        <w:t>, wenn drei oder mehr der sieben Kennzahlen gleichzeitig oberhalb des 90. Perzentils ihrer eigenen Volatilitäts-Verteilung liegen. Die datengetriebene Festlegung vermeidet die willkürliche Datierung von Krisen anhand makroökonomischer Marker und identifiziert nur Phasen, die sich tatsächlich in den Finanzkennzahlen niederschlagen.</w:t>
      </w:r>
    </w:p>
    <w:p w14:paraId="7CAA824F" w14:textId="2D484F69" w:rsidR="00C3703B" w:rsidRDefault="00C3703B" w:rsidP="00C3703B">
      <w:r>
        <w:lastRenderedPageBreak/>
        <w:t>Elf Quartale erfüllen das Kriterium und gruppieren sich in drei klar abgrenzbare Phasen. Die Dot-</w:t>
      </w:r>
      <w:proofErr w:type="spellStart"/>
      <w:r>
        <w:t>Com</w:t>
      </w:r>
      <w:proofErr w:type="spellEnd"/>
      <w:r>
        <w:t>-Phase umfasst die Quartale 2000Q4, 2001Q1 und 2002Q1 mit dem Höhepunkt im ersten Quartal 2001 (fünf Kennzahlen oberhalb des 90. Perzentils, mittleres Volatilitätsperzentil 94,4). Die Globale Finanzkrise umfasst die Quartale 2008Q4 bis 2009Q3 mit dem Höhepunkt im ersten Quartal 2009 (sechs Kennzahlen oberhalb des 90. Perzentils, mittleres Volatilitätsperzentil 98,2). Die COVID-Phase umfasst die Quartale 2020Q1 bis 2020Q4 mit dem Höhepunkt im zweiten Quartal 2020 (sechs Kennzahlen, mittleres Volatilitätsperzentil 99,2). Die drei Phasen werden im Folgenden als Dot-</w:t>
      </w:r>
      <w:proofErr w:type="spellStart"/>
      <w:r>
        <w:t>Com</w:t>
      </w:r>
      <w:proofErr w:type="spellEnd"/>
      <w:r>
        <w:t>, Globale Finanzkrise und COVID referenziert.</w:t>
      </w:r>
    </w:p>
    <w:p w14:paraId="3AA5EBA5" w14:textId="77777777" w:rsidR="00B97578" w:rsidRDefault="00B97578" w:rsidP="00B97578">
      <w:pPr>
        <w:pStyle w:val="Abbildung"/>
        <w:rPr>
          <w:noProof/>
        </w:rPr>
      </w:pPr>
      <w:r>
        <w:rPr>
          <w:noProof/>
        </w:rPr>
        <w:drawing>
          <wp:inline distT="0" distB="0" distL="0" distR="0" wp14:anchorId="6817BA7A" wp14:editId="66981CDC">
            <wp:extent cx="5400000" cy="4010400"/>
            <wp:effectExtent l="0" t="0" r="0" b="0"/>
            <wp:docPr id="2377859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85970" name="Grafik 3"/>
                    <pic:cNvPicPr/>
                  </pic:nvPicPr>
                  <pic:blipFill rotWithShape="1">
                    <a:blip r:embed="rId35" cstate="print">
                      <a:extLst>
                        <a:ext uri="{28A0092B-C50C-407E-A947-70E740481C1C}">
                          <a14:useLocalDpi xmlns:a14="http://schemas.microsoft.com/office/drawing/2010/main" val="0"/>
                        </a:ext>
                      </a:extLst>
                    </a:blip>
                    <a:srcRect t="77" b="465"/>
                    <a:stretch>
                      <a:fillRect/>
                    </a:stretch>
                  </pic:blipFill>
                  <pic:spPr bwMode="auto">
                    <a:xfrm>
                      <a:off x="0" y="0"/>
                      <a:ext cx="5400000" cy="4010400"/>
                    </a:xfrm>
                    <a:prstGeom prst="rect">
                      <a:avLst/>
                    </a:prstGeom>
                    <a:ln>
                      <a:noFill/>
                    </a:ln>
                    <a:extLst>
                      <a:ext uri="{53640926-AAD7-44D8-BBD7-CCE9431645EC}">
                        <a14:shadowObscured xmlns:a14="http://schemas.microsoft.com/office/drawing/2010/main"/>
                      </a:ext>
                    </a:extLst>
                  </pic:spPr>
                </pic:pic>
              </a:graphicData>
            </a:graphic>
          </wp:inline>
        </w:drawing>
      </w:r>
    </w:p>
    <w:p w14:paraId="0A4DDCAE" w14:textId="05214C8A" w:rsidR="00B97578" w:rsidRPr="005E1960" w:rsidRDefault="00B97578" w:rsidP="00BF7FDA">
      <w:pPr>
        <w:pStyle w:val="Beschriftung"/>
        <w:rPr>
          <w:rFonts w:asciiTheme="minorBidi" w:hAnsiTheme="minorBidi" w:cstheme="minorBidi"/>
          <w:sz w:val="24"/>
          <w:szCs w:val="24"/>
        </w:rPr>
      </w:pPr>
      <w:bookmarkStart w:id="177" w:name="_Toc230279808"/>
      <w:r>
        <w:t xml:space="preserve">Abbildung </w:t>
      </w:r>
      <w:r w:rsidR="0007759D">
        <w:fldChar w:fldCharType="begin"/>
      </w:r>
      <w:r w:rsidR="0007759D">
        <w:instrText xml:space="preserve"> SEQ Abbildung \* ARABIC </w:instrText>
      </w:r>
      <w:r w:rsidR="0007759D">
        <w:fldChar w:fldCharType="separate"/>
      </w:r>
      <w:r w:rsidR="0007759D">
        <w:rPr>
          <w:noProof/>
        </w:rPr>
        <w:t>19</w:t>
      </w:r>
      <w:r w:rsidR="0007759D">
        <w:rPr>
          <w:noProof/>
        </w:rPr>
        <w:fldChar w:fldCharType="end"/>
      </w:r>
      <w:r>
        <w:t>:</w:t>
      </w:r>
      <w:r w:rsidR="00E9259F">
        <w:tab/>
      </w:r>
      <w:r w:rsidR="00C4737B">
        <w:t xml:space="preserve">Rollierende </w:t>
      </w:r>
      <w:r w:rsidR="009206D4">
        <w:t>Querschnittsvolatilität (4Q-Mittel)</w:t>
      </w:r>
      <w:bookmarkEnd w:id="177"/>
    </w:p>
    <w:p w14:paraId="4EB981D9" w14:textId="771892DA" w:rsidR="00C3703B" w:rsidRPr="00C3703B" w:rsidRDefault="00557438" w:rsidP="00C3703B">
      <w:r>
        <w:t>Die Volatilitäts-Timeline zeigt die rollierende vier-Quartal-Median-Volatilität pro Kennzahlgruppe (Profitabilität oben, Liquidität in der Mitte, Kapitalstruktur unten). Die drei identifizierten Phasen sind als senkrechte rote Linien markiert. Über alle Gruppen hinweg ist COVID die mit Abstand stärkste Auslenkung, gefolgt von der Globalen Finanzkrise und der Dot-</w:t>
      </w:r>
      <w:proofErr w:type="spellStart"/>
      <w:r>
        <w:t>Com</w:t>
      </w:r>
      <w:proofErr w:type="spellEnd"/>
      <w:r>
        <w:t xml:space="preserve">-Phase. Die Kapitalstruktur reagiert in der Globalen Finanzkrise besonders ausgeprägt, die Liquidität in der COVID-Phase. Dass die datengetriebene Selektion mit den drei bekannten Wirtschaftskrisen der letzten 25 Jahre zusammenfällt, stützt die Plausibilität des Vorgehens. Im </w:t>
      </w:r>
      <w:r>
        <w:lastRenderedPageBreak/>
        <w:t xml:space="preserve">weiteren Verlauf des Kapitels markieren diese drei Phasen den Hintergrund der Sektor-Drift-Plots und bilden die Referenz für die Quadranten- und Sektor-Vergleiche in </w:t>
      </w:r>
      <w:r w:rsidR="005800E9">
        <w:fldChar w:fldCharType="begin"/>
      </w:r>
      <w:r w:rsidR="005800E9">
        <w:instrText xml:space="preserve"> REF _Ref230272918 \r \h </w:instrText>
      </w:r>
      <w:r w:rsidR="005800E9">
        <w:fldChar w:fldCharType="separate"/>
      </w:r>
      <w:r w:rsidR="005800E9">
        <w:rPr>
          <w:cs/>
        </w:rPr>
        <w:t>‎</w:t>
      </w:r>
      <w:r w:rsidR="005800E9">
        <w:t>5.2.3</w:t>
      </w:r>
      <w:r w:rsidR="005800E9">
        <w:fldChar w:fldCharType="end"/>
      </w:r>
      <w:r w:rsidR="005800E9">
        <w:t xml:space="preserve"> bis </w:t>
      </w:r>
      <w:r w:rsidR="005800E9">
        <w:fldChar w:fldCharType="begin"/>
      </w:r>
      <w:r w:rsidR="005800E9">
        <w:instrText xml:space="preserve"> REF _Ref230272929 \r \h </w:instrText>
      </w:r>
      <w:r w:rsidR="005800E9">
        <w:fldChar w:fldCharType="separate"/>
      </w:r>
      <w:r w:rsidR="005800E9">
        <w:rPr>
          <w:cs/>
        </w:rPr>
        <w:t>‎</w:t>
      </w:r>
      <w:r w:rsidR="005800E9">
        <w:t>5.2.5</w:t>
      </w:r>
      <w:r w:rsidR="005800E9">
        <w:fldChar w:fldCharType="end"/>
      </w:r>
      <w:r>
        <w:t>.</w:t>
      </w:r>
    </w:p>
    <w:p w14:paraId="6B972580" w14:textId="3C397732" w:rsidR="000438CA" w:rsidRDefault="003E5A89" w:rsidP="00D70F86">
      <w:pPr>
        <w:pStyle w:val="berschrift3"/>
      </w:pPr>
      <w:bookmarkStart w:id="178" w:name="_Toc230281206"/>
      <w:r w:rsidRPr="003E5A89">
        <w:t>Drift der Kennzahl-Niveaus pro Sektor</w:t>
      </w:r>
      <w:bookmarkEnd w:id="178"/>
    </w:p>
    <w:p w14:paraId="61E0DFC1" w14:textId="77777777" w:rsidR="002A474B" w:rsidRDefault="002A474B" w:rsidP="002A474B">
      <w:r>
        <w:t>Bevor die Reaktionsmuster in einzelnen Krisenphasen untersucht werden, prüft die Drift-Analyse, ob sich die Kennzahl-Niveaus pro Sektor über die 25-jährige Stichprobenperiode systematisch verschieben. Pro Sektor und Quartal wird der Median der Kennzahl über die zugehörigen Unternehmen berechnet, anschließend wird die so entstandene Aggregat-Zeitreihe mit einem rollierenden Median über 25 Quartale geglättet, um kurze Schwankungen zu unterdrücken und langfristige Tendenzen sichtbar zu machen.</w:t>
      </w:r>
    </w:p>
    <w:p w14:paraId="0AF4CC41" w14:textId="544131C9" w:rsidR="002A474B" w:rsidRDefault="002A474B" w:rsidP="002A474B">
      <w:r>
        <w:t xml:space="preserve">Die in den Plots gezeigten geglätteten Niveau-Reihen werden in der textlichen Diskussion durch die </w:t>
      </w:r>
      <w:proofErr w:type="gramStart"/>
      <w:r>
        <w:t>AR(1)-</w:t>
      </w:r>
      <w:proofErr w:type="gramEnd"/>
      <w:r>
        <w:t xml:space="preserve">Drift-Konstante c aus dem Modell in Kapitel </w:t>
      </w:r>
      <w:r w:rsidR="00E00DFE">
        <w:fldChar w:fldCharType="begin"/>
      </w:r>
      <w:r w:rsidR="00E00DFE">
        <w:instrText xml:space="preserve"> REF _Ref230217213 \r \h </w:instrText>
      </w:r>
      <w:r w:rsidR="00E00DFE">
        <w:fldChar w:fldCharType="separate"/>
      </w:r>
      <w:r w:rsidR="00E00DFE">
        <w:rPr>
          <w:cs/>
        </w:rPr>
        <w:t>‎</w:t>
      </w:r>
      <w:r w:rsidR="00E00DFE">
        <w:t>3</w:t>
      </w:r>
      <w:r w:rsidR="00E00DFE">
        <w:fldChar w:fldCharType="end"/>
      </w:r>
      <w:r>
        <w:t xml:space="preserve"> ergänzt. Konzeptionell entspricht die Steigung der geglätteten Niveau-Reihe pro Sektor näherungsweise dem Median der c-Werte aller Unternehmen dieses Sektors, gemessen aus einer </w:t>
      </w:r>
      <w:proofErr w:type="gramStart"/>
      <w:r>
        <w:t>AR(1)-</w:t>
      </w:r>
      <w:proofErr w:type="gramEnd"/>
      <w:r>
        <w:t>Schätzung pro Unternehmen × Kennzahl × rollierendem 25-Quartal-Fenster. Die Niveau-Reihe ist visuell besser interpretierbar, der c-Wert ist die methodisch korrekte Drift-Größe. Beide Aspekte werden gemeinsam pro Sektor diskutiert. Krisen-Phasen (Dot-</w:t>
      </w:r>
      <w:proofErr w:type="spellStart"/>
      <w:r>
        <w:t>Com</w:t>
      </w:r>
      <w:proofErr w:type="spellEnd"/>
      <w:r>
        <w:t xml:space="preserve"> 2000Q4 bis 2002Q1, Globale Finanzkrise 2008Q4 bis 2009Q3, COVID 2020Q1 bis 2020Q4) sind als graue Schraffuren markiert.</w:t>
      </w:r>
    </w:p>
    <w:p w14:paraId="6C4C849F" w14:textId="77777777" w:rsidR="002A474B" w:rsidRDefault="002A474B" w:rsidP="002A474B">
      <w:r>
        <w:t xml:space="preserve">Die folgende Farbcodierung gilt durchgängig: ROA blau, ROE orange, EBIT-Marge grün, FCF-Marge rot, Current Ratio lila, </w:t>
      </w:r>
      <w:proofErr w:type="spellStart"/>
      <w:r>
        <w:t>Debt</w:t>
      </w:r>
      <w:proofErr w:type="spellEnd"/>
      <w:r>
        <w:t>/Equity braun, Eigenkapitalquote pink. Pro Sektor werden zwei zentrale Kennzahlen visualisiert, die zusätzlichen Bewegungen werden im Text genannt. Die Übersichtsplots pro Kennzahlgruppe (Renditen, Margen, Liquidität, Kapitalstruktur) sind im Anhang einsehbar.</w:t>
      </w:r>
    </w:p>
    <w:p w14:paraId="4E88ABA4" w14:textId="77777777" w:rsidR="002A474B" w:rsidRDefault="002A474B" w:rsidP="002A474B">
      <w:r>
        <w:t xml:space="preserve">Bevor die Sektor-Storylines diskutiert werden, sollen die methodischen Grenzen der Darstellung benannt werden. Erstens läuft das 25-Quartal-Fenster zentriert um den jeweiligen Quartal-Index mit einer Mindest-Belegung von zwölf Werten; die ersten und letzten zwölf Quartale der Stichprobenperiode, also etwa 2000Q1 bis 2002Q4 am vorderen und 2022Q1 bis 2024Q4 am hinteren Rand, werden daher aus weniger als 25 Werten geschätzt und sind weniger stark geglättet als der mittlere Bereich. Pfad-Bewegungen an den Rändern reagieren sensitiver auf einzelne Quartale und sind als indikativ einzuordnen. Zweitens beginnt die firmenseitige </w:t>
      </w:r>
      <w:proofErr w:type="gramStart"/>
      <w:r>
        <w:t>AR(1)-</w:t>
      </w:r>
      <w:proofErr w:type="gramEnd"/>
      <w:r>
        <w:t xml:space="preserve">Schätzung der Drift-Konstanten c erst ab dem 26. Quartal, also frühestens im zweiten Quartal 2006, weil das c-Fenster </w:t>
      </w:r>
      <w:proofErr w:type="spellStart"/>
      <w:r>
        <w:t>backward-looking</w:t>
      </w:r>
      <w:proofErr w:type="spellEnd"/>
      <w:r>
        <w:t xml:space="preserve"> ist und 25 Differenzen erfordert. Die Dot-</w:t>
      </w:r>
      <w:proofErr w:type="spellStart"/>
      <w:r>
        <w:t>Com</w:t>
      </w:r>
      <w:proofErr w:type="spellEnd"/>
      <w:r>
        <w:t xml:space="preserve">-Phase 2000 bis 2002 ist daher im c-Wert </w:t>
      </w:r>
      <w:r>
        <w:lastRenderedPageBreak/>
        <w:t xml:space="preserve">nicht abgedeckt und wird ausschließlich im geglätteten Niveau-Plot sichtbar. Drittens entstehen die Niveau-Reihe und der c-Wert aus unterschiedlich gelegten Fenstern — zentriert für den Plot, </w:t>
      </w:r>
      <w:proofErr w:type="spellStart"/>
      <w:r>
        <w:t>backward-looking</w:t>
      </w:r>
      <w:proofErr w:type="spellEnd"/>
      <w:r>
        <w:t xml:space="preserve"> für c. Beide Größen messen denselben langfristigen Trend, ankern aber an unterschiedlichen Zeitpunkten der Daten. Viertens basiert jeder firmenseitige c-Wert auf 25 Beobachtungen, was statistisch eine kleine Stichprobe ist; der Sektor-Median über die Firmen glättet diese Schätzunsicherheit, ersetzt aber nicht die fehlende Tiefe pro Firma.</w:t>
      </w:r>
    </w:p>
    <w:p w14:paraId="6624477E" w14:textId="34719E04" w:rsidR="00D34D48" w:rsidRDefault="002A474B" w:rsidP="002A474B">
      <w:r>
        <w:t xml:space="preserve">Eine fünfte Beobachtung betrifft die Vorzeichen-Verteilung der Drift-Komponente. Über die 70 Sektor-Kennzahl-Kombinationen sind 44 c-Mediane positiv und 26 negativ; das Bild ist kennzahl-spezifisch und ökonomisch interpretierbar. Alle zehn Sektoren zeigen </w:t>
      </w:r>
      <w:proofErr w:type="gramStart"/>
      <w:r>
        <w:t>einen positiven Drift</w:t>
      </w:r>
      <w:proofErr w:type="gramEnd"/>
      <w:r>
        <w:t xml:space="preserve"> in der </w:t>
      </w:r>
      <w:proofErr w:type="spellStart"/>
      <w:r>
        <w:t>Debt</w:t>
      </w:r>
      <w:proofErr w:type="spellEnd"/>
      <w:r>
        <w:t xml:space="preserve">/Equity-Quote, neun von zehn in der FCF-Marge und acht von zehn in der EBIT-Marge, während die Eigenkapitalquote in sieben von zehn Sektoren negativ driftet. Diese Schiefe reflektiert die in der Stichprobenperiode beobachtbare Verschuldungs- und Margenexpansion großer börsennotierter Unternehmen </w:t>
      </w:r>
      <w:r w:rsidRPr="001242B1">
        <w:rPr>
          <w:highlight w:val="yellow"/>
        </w:rPr>
        <w:t>(Bates, Kahle &amp; Stulz 2009; Graham, Leary &amp; Roberts 2015)</w:t>
      </w:r>
      <w:r>
        <w:t>, nicht eine durch die Glättung erzeugte Verzerrung. Zur Absicherung wurde ein modellfreier Komparator gerechnet: Der empirische Mittelwert der Δ</w:t>
      </w:r>
      <w:r w:rsidRPr="00EF1B2D">
        <w:rPr>
          <w:i/>
          <w:iCs/>
        </w:rPr>
        <w:t>Y</w:t>
      </w:r>
      <w:r>
        <w:t xml:space="preserve">-Reihen pro Firma, anschließend </w:t>
      </w:r>
      <w:proofErr w:type="spellStart"/>
      <w:r>
        <w:t>medianagrgegiert</w:t>
      </w:r>
      <w:proofErr w:type="spellEnd"/>
      <w:r>
        <w:t xml:space="preserve"> über die Firmen eines Sektors, korreliert mit dem c-Median aus dem </w:t>
      </w:r>
      <w:proofErr w:type="gramStart"/>
      <w:r>
        <w:t>AR(1)-</w:t>
      </w:r>
      <w:proofErr w:type="gramEnd"/>
      <w:r>
        <w:t xml:space="preserve">Modell zu r = 0,86 über alle 70 Sektor-Kennzahl-Kombinationen; die Vorzeichen stimmen in 54 von 70 Fällen überein. Die Drift-Komponente c ist damit überwiegend nicht das Resultat einer Schätzmethodik, sondern reflektiert den empirischen Mittelwert der Veränderungen. Die Niveau-Reihen selbst sind durch die Datenstruktur positiv: ROA, ROE, EBIT-Marge und FCF-Marge werden über mehrheitlich profitable Unternehmen aggregiert, Liquiditäts- und Bilanzkennzahlen sind per Definition positiv. Die Aggregation arbeitet mit dem Median über Firmen pro Quartal, gefolgt vom Rolling-Median über die so entstandene Aggregat-Reihe; dieser doppelte Median-Schritt dämpft Ausreißer effektiv, blendet aber die Querschnittsstreuung innerhalb des Sektors aus, die in </w:t>
      </w:r>
      <w:r w:rsidR="005800E9">
        <w:fldChar w:fldCharType="begin"/>
      </w:r>
      <w:r w:rsidR="005800E9">
        <w:instrText xml:space="preserve"> REF _Ref230183496 \r \h </w:instrText>
      </w:r>
      <w:r w:rsidR="005800E9">
        <w:fldChar w:fldCharType="separate"/>
      </w:r>
      <w:r w:rsidR="005800E9">
        <w:rPr>
          <w:cs/>
        </w:rPr>
        <w:t>‎</w:t>
      </w:r>
      <w:r w:rsidR="005800E9">
        <w:t>5.1.3</w:t>
      </w:r>
      <w:r w:rsidR="005800E9">
        <w:fldChar w:fldCharType="end"/>
      </w:r>
      <w:r>
        <w:t xml:space="preserve"> separat über die </w:t>
      </w:r>
      <w:r w:rsidR="00EF1B2D">
        <w:rPr>
          <w:rFonts w:ascii="Symbol" w:hAnsi="Symbol"/>
          <w:i/>
          <w:iCs/>
        </w:rPr>
        <w:t>s</w:t>
      </w:r>
      <w:r>
        <w:t>-Matrix dokumentiert wurde. Hinzu kommt ein potenzieller Survivorship-Effekt durch die Beschränkung der Stichprobe auf aktuell gelistete Unternehmen, der ausgeschiedene Firmen mit verschlechterter operativer Lage aus den Medianen entfernt und die positive Drift in den Margen-Kennzahlen moderat verstärken kann.</w:t>
      </w:r>
    </w:p>
    <w:p w14:paraId="500FA440" w14:textId="77777777" w:rsidR="00CF2CEA" w:rsidRDefault="00CF2CEA" w:rsidP="002A474B"/>
    <w:p w14:paraId="4F51C60E" w14:textId="7D4660B0" w:rsidR="00D34D48" w:rsidRPr="00771720" w:rsidRDefault="00950795" w:rsidP="00D34D48">
      <w:pPr>
        <w:rPr>
          <w:b/>
          <w:bCs/>
        </w:rPr>
      </w:pPr>
      <w:r>
        <w:rPr>
          <w:noProof/>
        </w:rPr>
        <w:lastRenderedPageBreak/>
        <mc:AlternateContent>
          <mc:Choice Requires="wpg">
            <w:drawing>
              <wp:anchor distT="0" distB="0" distL="114300" distR="114300" simplePos="0" relativeHeight="251658240" behindDoc="0" locked="0" layoutInCell="1" allowOverlap="1" wp14:anchorId="02B80919" wp14:editId="69780C62">
                <wp:simplePos x="0" y="0"/>
                <wp:positionH relativeFrom="margin">
                  <wp:align>right</wp:align>
                </wp:positionH>
                <wp:positionV relativeFrom="paragraph">
                  <wp:posOffset>83820</wp:posOffset>
                </wp:positionV>
                <wp:extent cx="2545080" cy="1753235"/>
                <wp:effectExtent l="0" t="0" r="7620" b="0"/>
                <wp:wrapSquare wrapText="bothSides"/>
                <wp:docPr id="1732258803" name="Gruppieren 6"/>
                <wp:cNvGraphicFramePr/>
                <a:graphic xmlns:a="http://schemas.openxmlformats.org/drawingml/2006/main">
                  <a:graphicData uri="http://schemas.microsoft.com/office/word/2010/wordprocessingGroup">
                    <wpg:wgp>
                      <wpg:cNvGrpSpPr/>
                      <wpg:grpSpPr>
                        <a:xfrm>
                          <a:off x="0" y="0"/>
                          <a:ext cx="2545080" cy="1753235"/>
                          <a:chOff x="0" y="122830"/>
                          <a:chExt cx="2545080" cy="1753377"/>
                        </a:xfrm>
                      </wpg:grpSpPr>
                      <pic:pic xmlns:pic="http://schemas.openxmlformats.org/drawingml/2006/picture">
                        <pic:nvPicPr>
                          <pic:cNvPr id="719193364" name="Grafik 5"/>
                          <pic:cNvPicPr preferRelativeResize="0">
                            <a:picLocks noChangeAspect="1"/>
                          </pic:cNvPicPr>
                        </pic:nvPicPr>
                        <pic:blipFill rotWithShape="1">
                          <a:blip r:embed="rId36" cstate="print">
                            <a:extLst>
                              <a:ext uri="{28A0092B-C50C-407E-A947-70E740481C1C}">
                                <a14:useLocalDpi xmlns:a14="http://schemas.microsoft.com/office/drawing/2010/main" val="0"/>
                              </a:ext>
                            </a:extLst>
                          </a:blip>
                          <a:srcRect t="8263" b="22"/>
                          <a:stretch>
                            <a:fillRect/>
                          </a:stretch>
                        </pic:blipFill>
                        <pic:spPr bwMode="auto">
                          <a:xfrm>
                            <a:off x="0" y="122830"/>
                            <a:ext cx="2520000" cy="1349940"/>
                          </a:xfrm>
                          <a:prstGeom prst="rect">
                            <a:avLst/>
                          </a:prstGeom>
                          <a:noFill/>
                        </pic:spPr>
                      </pic:pic>
                      <wps:wsp>
                        <wps:cNvPr id="464337667" name="Textfeld 1"/>
                        <wps:cNvSpPr txBox="1"/>
                        <wps:spPr>
                          <a:xfrm>
                            <a:off x="0" y="1542197"/>
                            <a:ext cx="2545080" cy="334010"/>
                          </a:xfrm>
                          <a:prstGeom prst="rect">
                            <a:avLst/>
                          </a:prstGeom>
                          <a:solidFill>
                            <a:prstClr val="white"/>
                          </a:solidFill>
                          <a:ln>
                            <a:noFill/>
                          </a:ln>
                        </wps:spPr>
                        <wps:txbx>
                          <w:txbxContent>
                            <w:p w14:paraId="43450AD6" w14:textId="7A2C6BAF" w:rsidR="00F009B8" w:rsidRPr="00F44B85" w:rsidRDefault="00F009B8" w:rsidP="007157C7">
                              <w:pPr>
                                <w:pStyle w:val="Beschriftung"/>
                                <w:rPr>
                                  <w:noProof/>
                                </w:rPr>
                              </w:pPr>
                              <w:bookmarkStart w:id="179" w:name="_Toc230279809"/>
                              <w:r>
                                <w:t xml:space="preserve">Abbildung </w:t>
                              </w:r>
                              <w:r w:rsidR="004B26CF">
                                <w:fldChar w:fldCharType="begin"/>
                              </w:r>
                              <w:r w:rsidR="004B26CF">
                                <w:instrText xml:space="preserve"> SEQ Abbildung \* ARABIC </w:instrText>
                              </w:r>
                              <w:r w:rsidR="004B26CF">
                                <w:fldChar w:fldCharType="separate"/>
                              </w:r>
                              <w:r w:rsidR="004B26CF">
                                <w:rPr>
                                  <w:noProof/>
                                </w:rPr>
                                <w:t>20</w:t>
                              </w:r>
                              <w:r w:rsidR="004B26CF">
                                <w:rPr>
                                  <w:noProof/>
                                </w:rPr>
                                <w:fldChar w:fldCharType="end"/>
                              </w:r>
                              <w:r>
                                <w:t>:</w:t>
                              </w:r>
                              <w:r w:rsidR="007157C7">
                                <w:tab/>
                              </w:r>
                              <w:r w:rsidR="00C20DAC">
                                <w:t>Drift Analyse Grundstoffe</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2B80919" id="Gruppieren 6" o:spid="_x0000_s1026" style="position:absolute;left:0;text-align:left;margin-left:149.2pt;margin-top:6.6pt;width:200.4pt;height:138.05pt;z-index:251658240;mso-position-horizontal:right;mso-position-horizontal-relative:margin;mso-height-relative:margin" coordorigin=",1228" coordsize="25450,175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 o:spid="_x0000_s1027" type="#_x0000_t75" style="position:absolute;top:1228;width:25200;height:1349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">
                  <v:imagedata r:id="rId37" o:title="" croptop="5415f" cropbottom="14f"/>
                </v:shape>
                <v:shapetype id="_x0000_t202" coordsize="21600,21600" o:spt="202" path="m,l,21600r21600,l21600,xe">
                  <v:stroke joinstyle="miter"/>
                  <v:path gradientshapeok="t" o:connecttype="rect"/>
                </v:shapetype>
                <v:shape id="Textfeld 1" o:spid="_x0000_s1028" type="#_x0000_t202" style="position:absolute;top:15421;width:25450;height:3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" stroked="f">
                  <v:textbox inset="0,0,0,0">
                    <w:txbxContent>
                      <w:p w14:paraId="43450AD6" w14:textId="7A2C6BAF" w:rsidR="00F009B8" w:rsidRPr="00F44B85" w:rsidRDefault="00F009B8" w:rsidP="007157C7">
                        <w:pPr>
                          <w:pStyle w:val="Beschriftung"/>
                          <w:rPr>
                            <w:noProof/>
                          </w:rPr>
                        </w:pPr>
                        <w:bookmarkStart w:id="180" w:name="_Toc230279809"/>
                        <w:r>
                          <w:t xml:space="preserve">Abbildung </w:t>
                        </w:r>
                        <w:r w:rsidR="004B26CF">
                          <w:fldChar w:fldCharType="begin"/>
                        </w:r>
                        <w:r w:rsidR="004B26CF">
                          <w:instrText xml:space="preserve"> SEQ Abbildung \* ARABIC </w:instrText>
                        </w:r>
                        <w:r w:rsidR="004B26CF">
                          <w:fldChar w:fldCharType="separate"/>
                        </w:r>
                        <w:r w:rsidR="004B26CF">
                          <w:rPr>
                            <w:noProof/>
                          </w:rPr>
                          <w:t>20</w:t>
                        </w:r>
                        <w:r w:rsidR="004B26CF">
                          <w:rPr>
                            <w:noProof/>
                          </w:rPr>
                          <w:fldChar w:fldCharType="end"/>
                        </w:r>
                        <w:r>
                          <w:t>:</w:t>
                        </w:r>
                        <w:r w:rsidR="007157C7">
                          <w:tab/>
                        </w:r>
                        <w:r w:rsidR="00C20DAC">
                          <w:t>Drift Analyse Grundstoffe</w:t>
                        </w:r>
                        <w:bookmarkEnd w:id="180"/>
                      </w:p>
                    </w:txbxContent>
                  </v:textbox>
                </v:shape>
                <w10:wrap type="square" anchorx="margin"/>
              </v:group>
            </w:pict>
          </mc:Fallback>
        </mc:AlternateContent>
      </w:r>
      <w:r w:rsidR="00771720" w:rsidRPr="00771720">
        <w:rPr>
          <w:b/>
          <w:bCs/>
        </w:rPr>
        <w:t>Grundstoffe</w:t>
      </w:r>
    </w:p>
    <w:p w14:paraId="71125E98" w14:textId="167ABA36" w:rsidR="00950795" w:rsidRDefault="00CE27F9" w:rsidP="00950795">
      <w:r w:rsidRPr="00CE27F9">
        <w:t xml:space="preserve">Über die 25 Jahre lassen sich zwei parallele Bewegungen erkennen. Die Current Ratio (lila) klettert von rund 1,8 </w:t>
      </w:r>
      <w:proofErr w:type="gramStart"/>
      <w:r w:rsidRPr="00CE27F9">
        <w:t>in 2000</w:t>
      </w:r>
      <w:proofErr w:type="gramEnd"/>
      <w:r w:rsidRPr="00CE27F9">
        <w:t xml:space="preserve"> auf etwa 2,4 in der Mitte der Stichprobenperiode und bleibt bis 2024 auf diesem Niveau, was den langfristigen Aufbau eines Liquiditätspuffers widerspiegelt.</w:t>
      </w:r>
      <w:r w:rsidR="00CF2CEA">
        <w:t xml:space="preserve"> </w:t>
      </w:r>
      <w:r w:rsidR="0030154F" w:rsidRPr="0030154F">
        <w:t xml:space="preserve">Im </w:t>
      </w:r>
      <w:proofErr w:type="gramStart"/>
      <w:r w:rsidR="0030154F" w:rsidRPr="0030154F">
        <w:t>AR(1)-</w:t>
      </w:r>
      <w:proofErr w:type="gramEnd"/>
      <w:r w:rsidR="0030154F" w:rsidRPr="0030154F">
        <w:t xml:space="preserve">Drift c beträgt der mittlere Quartalsanstieg +0,003. Die Eigenkapitalquote bewegt sich gleichgerichtet mit einem leichten Zuwachs (Trend +0,07 über 25 Jahre), die beiden Bewegungen zusammen deuten auf eine über die Zeit vorsichtiger werdende Bilanzpolitik in der Branche hin. Parallel verbessert sich die FCF-Marge (rot) von rund 0,04 auf 0,09, allerdings mit deutlicheren Schwankungen und einem kräftigen Sprung nach der Ölpreis-Stabilisierung um 2017. Der Drift c liegt im Mittel bei +0,0007 pro Quartal. Die EBIT-Marge bewegt sich dagegen zyklisch ohne erkennbaren Trend (c-Mittel +0,0004 mit Quartal-Schwankungen zwischen −0,001 und +0,002), was die starke Abhängigkeit von Rohstoffzyklen widerspiegelt, die in Kapitel 4.2.2 </w:t>
      </w:r>
      <w:proofErr w:type="gramStart"/>
      <w:r w:rsidR="0030154F" w:rsidRPr="0030154F">
        <w:t>bereits</w:t>
      </w:r>
      <w:proofErr w:type="gramEnd"/>
      <w:r w:rsidR="0030154F" w:rsidRPr="0030154F">
        <w:t xml:space="preserve"> als zentrale Sektor-Mechanik identifiziert wurde.</w:t>
      </w:r>
    </w:p>
    <w:p w14:paraId="64B3172E" w14:textId="77777777" w:rsidR="00950795" w:rsidRDefault="00950795" w:rsidP="00D34D48"/>
    <w:p w14:paraId="3B2F446B" w14:textId="513C4562" w:rsidR="00F009B8" w:rsidRPr="00CF2CEA" w:rsidRDefault="00950795" w:rsidP="00D34D48">
      <w:pPr>
        <w:rPr>
          <w:rFonts w:asciiTheme="minorBidi" w:hAnsiTheme="minorBidi" w:cstheme="minorBidi"/>
        </w:rPr>
      </w:pPr>
      <w:r>
        <w:rPr>
          <w:noProof/>
        </w:rPr>
        <mc:AlternateContent>
          <mc:Choice Requires="wpg">
            <w:drawing>
              <wp:anchor distT="0" distB="0" distL="114300" distR="114300" simplePos="0" relativeHeight="251658241" behindDoc="0" locked="0" layoutInCell="1" allowOverlap="1" wp14:anchorId="23CF1886" wp14:editId="22D37CA8">
                <wp:simplePos x="0" y="0"/>
                <wp:positionH relativeFrom="margin">
                  <wp:align>right</wp:align>
                </wp:positionH>
                <wp:positionV relativeFrom="paragraph">
                  <wp:posOffset>85795</wp:posOffset>
                </wp:positionV>
                <wp:extent cx="2519680" cy="1924050"/>
                <wp:effectExtent l="0" t="0" r="0" b="0"/>
                <wp:wrapSquare wrapText="bothSides"/>
                <wp:docPr id="1807200425" name="Gruppieren 8"/>
                <wp:cNvGraphicFramePr/>
                <a:graphic xmlns:a="http://schemas.openxmlformats.org/drawingml/2006/main">
                  <a:graphicData uri="http://schemas.microsoft.com/office/word/2010/wordprocessingGroup">
                    <wpg:wgp>
                      <wpg:cNvGrpSpPr/>
                      <wpg:grpSpPr>
                        <a:xfrm>
                          <a:off x="0" y="0"/>
                          <a:ext cx="2519680" cy="1924050"/>
                          <a:chOff x="0" y="88947"/>
                          <a:chExt cx="2519680" cy="1924050"/>
                        </a:xfrm>
                      </wpg:grpSpPr>
                      <pic:pic xmlns:pic="http://schemas.openxmlformats.org/drawingml/2006/picture">
                        <pic:nvPicPr>
                          <pic:cNvPr id="601318569" name="Drift Kommunikationsdienste — Debt/Equity und EBIT-Marge" descr="Drift Kommunikationsdienste — Debt/Equity und EBIT-Marge" title="Drift Kommunikationsdienste — Debt/Equity und EBIT-Marge"/>
                          <pic:cNvPicPr>
                            <a:picLocks noChangeAspect="1"/>
                          </pic:cNvPicPr>
                        </pic:nvPicPr>
                        <pic:blipFill rotWithShape="1">
                          <a:blip r:embed="rId38" cstate="print">
                            <a:extLst>
                              <a:ext uri="{28A0092B-C50C-407E-A947-70E740481C1C}">
                                <a14:useLocalDpi xmlns:a14="http://schemas.microsoft.com/office/drawing/2010/main" val="0"/>
                              </a:ext>
                            </a:extLst>
                          </a:blip>
                          <a:srcRect t="6055" b="1"/>
                          <a:stretch>
                            <a:fillRect/>
                          </a:stretch>
                        </pic:blipFill>
                        <pic:spPr bwMode="auto">
                          <a:xfrm>
                            <a:off x="0" y="88947"/>
                            <a:ext cx="2519680" cy="1379789"/>
                          </a:xfrm>
                          <a:prstGeom prst="rect">
                            <a:avLst/>
                          </a:prstGeom>
                        </pic:spPr>
                      </pic:pic>
                      <wps:wsp>
                        <wps:cNvPr id="1049569137" name="Textfeld 1"/>
                        <wps:cNvSpPr txBox="1"/>
                        <wps:spPr>
                          <a:xfrm>
                            <a:off x="0" y="1528054"/>
                            <a:ext cx="2519680" cy="484943"/>
                          </a:xfrm>
                          <a:prstGeom prst="rect">
                            <a:avLst/>
                          </a:prstGeom>
                          <a:solidFill>
                            <a:prstClr val="white"/>
                          </a:solidFill>
                          <a:ln>
                            <a:noFill/>
                          </a:ln>
                        </wps:spPr>
                        <wps:txbx>
                          <w:txbxContent>
                            <w:p w14:paraId="03AA5D4B" w14:textId="757A7A97" w:rsidR="00E37F15" w:rsidRPr="00155ABA" w:rsidRDefault="00E37F15" w:rsidP="00BF7FDA">
                              <w:pPr>
                                <w:pStyle w:val="Beschriftung"/>
                                <w:rPr>
                                  <w:noProof/>
                                </w:rPr>
                              </w:pPr>
                              <w:bookmarkStart w:id="181" w:name="_Toc230279810"/>
                              <w:r>
                                <w:t xml:space="preserve">Abbildung </w:t>
                              </w:r>
                              <w:r w:rsidR="004B26CF">
                                <w:fldChar w:fldCharType="begin"/>
                              </w:r>
                              <w:r w:rsidR="004B26CF">
                                <w:instrText xml:space="preserve"> SEQ Abbildung \* ARABIC </w:instrText>
                              </w:r>
                              <w:r w:rsidR="004B26CF">
                                <w:fldChar w:fldCharType="separate"/>
                              </w:r>
                              <w:r w:rsidR="004B26CF">
                                <w:rPr>
                                  <w:noProof/>
                                </w:rPr>
                                <w:t>21</w:t>
                              </w:r>
                              <w:r w:rsidR="004B26CF">
                                <w:rPr>
                                  <w:noProof/>
                                </w:rPr>
                                <w:fldChar w:fldCharType="end"/>
                              </w:r>
                              <w:r>
                                <w:t>:</w:t>
                              </w:r>
                              <w:r w:rsidR="007157C7">
                                <w:tab/>
                              </w:r>
                              <w:r w:rsidR="00601E6D">
                                <w:t>Drift Analyse Kommunikations</w:t>
                              </w:r>
                              <w:r w:rsidR="003E60EE">
                                <w:t>dienste</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3CF1886" id="Gruppieren 8" o:spid="_x0000_s1029" style="position:absolute;left:0;text-align:left;margin-left:147.2pt;margin-top:6.75pt;width:198.4pt;height:151.5pt;z-index:251658241;mso-position-horizontal:right;mso-position-horizontal-relative:margin;mso-height-relative:margin" coordorigin=",889" coordsize="25196,192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">
                <v:shape id="Drift Kommunikationsdienste — Debt/Equity und EBIT-Marge" o:spid="_x0000_s1030" type="#_x0000_t75" alt="Drift Kommunikationsdienste — Debt/Equity und EBIT-Marge" style="position:absolute;top:889;width:25196;height:13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">
                  <v:imagedata r:id="rId39" o:title="Equity und EBIT-Marge" croptop="3968f" cropbottom="1f"/>
                </v:shape>
                <v:shape id="Textfeld 1" o:spid="_x0000_s1031" type="#_x0000_t202" style="position:absolute;top:15280;width:25196;height:4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" stroked="f">
                  <v:textbox inset="0,0,0,0">
                    <w:txbxContent>
                      <w:p w14:paraId="03AA5D4B" w14:textId="757A7A97" w:rsidR="00E37F15" w:rsidRPr="00155ABA" w:rsidRDefault="00E37F15" w:rsidP="00BF7FDA">
                        <w:pPr>
                          <w:pStyle w:val="Beschriftung"/>
                          <w:rPr>
                            <w:noProof/>
                          </w:rPr>
                        </w:pPr>
                        <w:bookmarkStart w:id="182" w:name="_Toc230279810"/>
                        <w:r>
                          <w:t xml:space="preserve">Abbildung </w:t>
                        </w:r>
                        <w:r w:rsidR="004B26CF">
                          <w:fldChar w:fldCharType="begin"/>
                        </w:r>
                        <w:r w:rsidR="004B26CF">
                          <w:instrText xml:space="preserve"> SEQ Abbildung \* ARABIC </w:instrText>
                        </w:r>
                        <w:r w:rsidR="004B26CF">
                          <w:fldChar w:fldCharType="separate"/>
                        </w:r>
                        <w:r w:rsidR="004B26CF">
                          <w:rPr>
                            <w:noProof/>
                          </w:rPr>
                          <w:t>21</w:t>
                        </w:r>
                        <w:r w:rsidR="004B26CF">
                          <w:rPr>
                            <w:noProof/>
                          </w:rPr>
                          <w:fldChar w:fldCharType="end"/>
                        </w:r>
                        <w:r>
                          <w:t>:</w:t>
                        </w:r>
                        <w:r w:rsidR="007157C7">
                          <w:tab/>
                        </w:r>
                        <w:r w:rsidR="00601E6D">
                          <w:t>Drift Analyse Kommunikations</w:t>
                        </w:r>
                        <w:r w:rsidR="003E60EE">
                          <w:t>dienste</w:t>
                        </w:r>
                        <w:bookmarkEnd w:id="182"/>
                      </w:p>
                    </w:txbxContent>
                  </v:textbox>
                </v:shape>
                <w10:wrap type="square" anchorx="margin"/>
              </v:group>
            </w:pict>
          </mc:Fallback>
        </mc:AlternateContent>
      </w:r>
      <w:r w:rsidR="00E86F06" w:rsidRPr="00CF2CEA">
        <w:rPr>
          <w:rFonts w:asciiTheme="minorBidi" w:eastAsia="Calibri" w:hAnsiTheme="minorBidi" w:cstheme="minorBidi"/>
          <w:b/>
          <w:bCs/>
          <w:szCs w:val="24"/>
        </w:rPr>
        <w:t>Kommunikationsdienste</w:t>
      </w:r>
    </w:p>
    <w:p w14:paraId="5A58DB9A" w14:textId="1517E86C" w:rsidR="00F009B8" w:rsidRDefault="00C15503" w:rsidP="00CF2CEA">
      <w:r w:rsidRPr="00C15503">
        <w:t>Die Kommunikationsdienste sind der Sektor mit dem über die Stichprobenperiode deutlichsten Strukturwandel auf der Passivseite.</w:t>
      </w:r>
      <w:r w:rsidR="00CF2CEA">
        <w:t xml:space="preserve"> </w:t>
      </w:r>
      <w:r w:rsidR="00E93841" w:rsidRPr="00E93841">
        <w:t xml:space="preserve">Die </w:t>
      </w:r>
      <w:proofErr w:type="spellStart"/>
      <w:r w:rsidR="00E93841" w:rsidRPr="00E93841">
        <w:t>Debt</w:t>
      </w:r>
      <w:proofErr w:type="spellEnd"/>
      <w:r w:rsidR="00E93841" w:rsidRPr="00E93841">
        <w:t>/Equity-Quote (braun) startet 2000 bei rund 0,91, fällt nach der Dot-</w:t>
      </w:r>
      <w:proofErr w:type="spellStart"/>
      <w:r w:rsidR="00E93841" w:rsidRPr="00E93841">
        <w:t>Com</w:t>
      </w:r>
      <w:proofErr w:type="spellEnd"/>
      <w:r w:rsidR="00E93841" w:rsidRPr="00E93841">
        <w:t>-Phase bis 2005 auf einen Tiefstwert von etwa 0,68 und steigt anschließend kontinuierlich auf rund 1,10 in den Jahren ab 2015. Der Trend von +0,53 über 25 Jahre erreicht die höchste Erklärungsgüte aller Sektoren (R² = 0,55, p &lt; 10</w:t>
      </w:r>
      <w:r w:rsidR="00E93841" w:rsidRPr="00E93841">
        <w:rPr>
          <w:rFonts w:ascii="Cambria Math" w:hAnsi="Cambria Math" w:cs="Cambria Math"/>
        </w:rPr>
        <w:t>⁻</w:t>
      </w:r>
      <w:r w:rsidR="00E93841" w:rsidRPr="00E93841">
        <w:t xml:space="preserve">¹⁸), der mittlere </w:t>
      </w:r>
      <w:proofErr w:type="gramStart"/>
      <w:r w:rsidR="00E93841" w:rsidRPr="00E93841">
        <w:t>AR(1)-</w:t>
      </w:r>
      <w:proofErr w:type="gramEnd"/>
      <w:r w:rsidR="00E93841" w:rsidRPr="00E93841">
        <w:t>Drift c liegt bei +0,005 pro Quartal. Ergänzend sinkt die Eigenkapitalquote im selben Zeitraum von 0,35 auf 0,32 (Trend −0,06, c −0,001), was die wachsende Fremdfinanzierung bestätigt. Die EBIT-Marge (grün) wächst von 0,134 auf einen Höchstwert von 0,188 um 2015 und stabilisiert sich bis 2024 bei rund 0,174 (Trend +0,038, c +0,0002), die FCF-Marge verbessert sich von 0,04 auf 0,11 (Trend +0,061, c +0,0003). Der parallele Aufbau hoher Fremdfinanzierung bei wachsender operativer Marge passt zur in Kapitel 4.2.2 beschriebenen Sektor-</w:t>
      </w:r>
      <w:r w:rsidR="00E93841" w:rsidRPr="00E93841">
        <w:lastRenderedPageBreak/>
        <w:t>Mechanik: hohe Fixkosten in Netz-Infrastruktur und langfristige Service-Verträge machen einen höheren Verschuldungsgrad tragbar, sobald die wiederkehrenden Cashflows stabil wachsen.</w:t>
      </w:r>
    </w:p>
    <w:p w14:paraId="294C66B2" w14:textId="77777777" w:rsidR="00C15503" w:rsidRDefault="00C15503" w:rsidP="00D34D48"/>
    <w:p w14:paraId="37A97899" w14:textId="5210F630" w:rsidR="00090C9B" w:rsidRPr="00AD0302" w:rsidRDefault="003179B0" w:rsidP="00090C9B">
      <w:pPr>
        <w:spacing w:before="240" w:after="80"/>
        <w:rPr>
          <w:rFonts w:asciiTheme="minorBidi" w:hAnsiTheme="minorBidi" w:cstheme="minorBidi"/>
        </w:rPr>
      </w:pPr>
      <w:r>
        <w:rPr>
          <w:noProof/>
        </w:rPr>
        <mc:AlternateContent>
          <mc:Choice Requires="wpg">
            <w:drawing>
              <wp:anchor distT="0" distB="0" distL="114300" distR="114300" simplePos="0" relativeHeight="251658242" behindDoc="0" locked="0" layoutInCell="1" allowOverlap="1" wp14:anchorId="4B0B343E" wp14:editId="26620529">
                <wp:simplePos x="0" y="0"/>
                <wp:positionH relativeFrom="margin">
                  <wp:align>right</wp:align>
                </wp:positionH>
                <wp:positionV relativeFrom="paragraph">
                  <wp:posOffset>161223</wp:posOffset>
                </wp:positionV>
                <wp:extent cx="2519680" cy="2032000"/>
                <wp:effectExtent l="0" t="0" r="0" b="6350"/>
                <wp:wrapSquare wrapText="bothSides"/>
                <wp:docPr id="1219022654" name="Gruppieren 9"/>
                <wp:cNvGraphicFramePr/>
                <a:graphic xmlns:a="http://schemas.openxmlformats.org/drawingml/2006/main">
                  <a:graphicData uri="http://schemas.microsoft.com/office/word/2010/wordprocessingGroup">
                    <wpg:wgp>
                      <wpg:cNvGrpSpPr/>
                      <wpg:grpSpPr>
                        <a:xfrm>
                          <a:off x="0" y="0"/>
                          <a:ext cx="2519680" cy="2032000"/>
                          <a:chOff x="0" y="0"/>
                          <a:chExt cx="2519680" cy="2032000"/>
                        </a:xfrm>
                      </wpg:grpSpPr>
                      <pic:pic xmlns:pic="http://schemas.openxmlformats.org/drawingml/2006/picture">
                        <pic:nvPicPr>
                          <pic:cNvPr id="617092500" name="Drift Zyklische Konsumgüter — Debt/Equity und Current Ratio" descr="Drift Zyklische Konsumgüter — Debt/Equity und Current Ratio" title="Drift Zyklische Konsumgüter — Debt/Equity und Current Ratio"/>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19680" cy="1468755"/>
                          </a:xfrm>
                          <a:prstGeom prst="rect">
                            <a:avLst/>
                          </a:prstGeom>
                        </pic:spPr>
                      </pic:pic>
                      <wps:wsp>
                        <wps:cNvPr id="1588981110" name="Textfeld 1"/>
                        <wps:cNvSpPr txBox="1"/>
                        <wps:spPr>
                          <a:xfrm>
                            <a:off x="0" y="1524000"/>
                            <a:ext cx="2519680" cy="508000"/>
                          </a:xfrm>
                          <a:prstGeom prst="rect">
                            <a:avLst/>
                          </a:prstGeom>
                          <a:solidFill>
                            <a:prstClr val="white"/>
                          </a:solidFill>
                          <a:ln>
                            <a:noFill/>
                          </a:ln>
                        </wps:spPr>
                        <wps:txbx>
                          <w:txbxContent>
                            <w:p w14:paraId="2050C1F2" w14:textId="23BC0677" w:rsidR="00EF1E05" w:rsidRPr="004D7B5C" w:rsidRDefault="00EF1E05" w:rsidP="00BF7FDA">
                              <w:pPr>
                                <w:pStyle w:val="Beschriftung"/>
                                <w:rPr>
                                  <w:noProof/>
                                </w:rPr>
                              </w:pPr>
                              <w:bookmarkStart w:id="183" w:name="_Toc230279811"/>
                              <w:r>
                                <w:t xml:space="preserve">Abbildung </w:t>
                              </w:r>
                              <w:r w:rsidR="004B26CF">
                                <w:fldChar w:fldCharType="begin"/>
                              </w:r>
                              <w:r w:rsidR="004B26CF">
                                <w:instrText xml:space="preserve"> SEQ Abbildung \* ARABIC </w:instrText>
                              </w:r>
                              <w:r w:rsidR="004B26CF">
                                <w:fldChar w:fldCharType="separate"/>
                              </w:r>
                              <w:r w:rsidR="004B26CF">
                                <w:rPr>
                                  <w:noProof/>
                                </w:rPr>
                                <w:t>22</w:t>
                              </w:r>
                              <w:r w:rsidR="004B26CF">
                                <w:rPr>
                                  <w:noProof/>
                                </w:rPr>
                                <w:fldChar w:fldCharType="end"/>
                              </w:r>
                              <w:r>
                                <w:t>:</w:t>
                              </w:r>
                              <w:r w:rsidR="007157C7">
                                <w:tab/>
                              </w:r>
                              <w:r w:rsidR="00163293">
                                <w:t>Drift Analyse zyklische Konsumgüter</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B0B343E" id="Gruppieren 9" o:spid="_x0000_s1032" style="position:absolute;left:0;text-align:left;margin-left:147.2pt;margin-top:12.7pt;width:198.4pt;height:160pt;z-index:251658242;mso-position-horizontal:right;mso-position-horizontal-relative:margin" coordsize="25196,203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">
                <v:shape id="Drift Zyklische Konsumgüter — Debt/Equity und Current Ratio" o:spid="_x0000_s1033" type="#_x0000_t75" alt="Drift Zyklische Konsumgüter — Debt/Equity und Current Ratio" style="position:absolute;width:25196;height:146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">
                  <v:imagedata r:id="rId41" o:title="Equity und Current Ratio"/>
                </v:shape>
                <v:shape id="Textfeld 1" o:spid="_x0000_s1034" type="#_x0000_t202" style="position:absolute;top:15240;width:25196;height:5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" stroked="f">
                  <v:textbox inset="0,0,0,0">
                    <w:txbxContent>
                      <w:p w14:paraId="2050C1F2" w14:textId="23BC0677" w:rsidR="00EF1E05" w:rsidRPr="004D7B5C" w:rsidRDefault="00EF1E05" w:rsidP="00BF7FDA">
                        <w:pPr>
                          <w:pStyle w:val="Beschriftung"/>
                          <w:rPr>
                            <w:noProof/>
                          </w:rPr>
                        </w:pPr>
                        <w:bookmarkStart w:id="184" w:name="_Toc230279811"/>
                        <w:r>
                          <w:t xml:space="preserve">Abbildung </w:t>
                        </w:r>
                        <w:r w:rsidR="004B26CF">
                          <w:fldChar w:fldCharType="begin"/>
                        </w:r>
                        <w:r w:rsidR="004B26CF">
                          <w:instrText xml:space="preserve"> SEQ Abbildung \* ARABIC </w:instrText>
                        </w:r>
                        <w:r w:rsidR="004B26CF">
                          <w:fldChar w:fldCharType="separate"/>
                        </w:r>
                        <w:r w:rsidR="004B26CF">
                          <w:rPr>
                            <w:noProof/>
                          </w:rPr>
                          <w:t>22</w:t>
                        </w:r>
                        <w:r w:rsidR="004B26CF">
                          <w:rPr>
                            <w:noProof/>
                          </w:rPr>
                          <w:fldChar w:fldCharType="end"/>
                        </w:r>
                        <w:r>
                          <w:t>:</w:t>
                        </w:r>
                        <w:r w:rsidR="007157C7">
                          <w:tab/>
                        </w:r>
                        <w:r w:rsidR="00163293">
                          <w:t>Drift Analyse zyklische Konsumgüter</w:t>
                        </w:r>
                        <w:bookmarkEnd w:id="184"/>
                      </w:p>
                    </w:txbxContent>
                  </v:textbox>
                </v:shape>
                <w10:wrap type="square" anchorx="margin"/>
              </v:group>
            </w:pict>
          </mc:Fallback>
        </mc:AlternateContent>
      </w:r>
      <w:r w:rsidR="00090C9B" w:rsidRPr="00AD0302">
        <w:rPr>
          <w:rFonts w:asciiTheme="minorBidi" w:eastAsia="Calibri" w:hAnsiTheme="minorBidi" w:cstheme="minorBidi"/>
          <w:b/>
          <w:bCs/>
          <w:szCs w:val="24"/>
        </w:rPr>
        <w:t>Zyklische Konsumgüter</w:t>
      </w:r>
    </w:p>
    <w:p w14:paraId="17443809" w14:textId="7C6BE3D9" w:rsidR="00E37F15" w:rsidRDefault="00F7049A" w:rsidP="00CF2CEA">
      <w:r w:rsidRPr="00F7049A">
        <w:t xml:space="preserve">Zyklische Konsumgüter zeigen die für einen konjunktursensiblen Sektor erwartbare Bilanzdynamik: Die </w:t>
      </w:r>
      <w:proofErr w:type="spellStart"/>
      <w:r w:rsidRPr="00F7049A">
        <w:t>Debt</w:t>
      </w:r>
      <w:proofErr w:type="spellEnd"/>
      <w:r w:rsidRPr="00F7049A">
        <w:t>/Equity-Quote (braun) startet 2000 bei rund 0,78, fällt im post-Dot-</w:t>
      </w:r>
      <w:proofErr w:type="spellStart"/>
      <w:r w:rsidRPr="00F7049A">
        <w:t>Com</w:t>
      </w:r>
      <w:proofErr w:type="spellEnd"/>
      <w:r w:rsidRPr="00F7049A">
        <w:t>-Umfeld bis 2007 auf den Tiefstwert von 0,605 und steigt anschließend mit dem Aufschwung in zwei Stufen wieder an, zuerst nach der Globalen Finanzkrise auf rund 0,75 und ab 2018 noch einmal deutlich auf bis zu 0,94 im Jahr 2023, bevor sie zum Ende der Stichprobenperiode auf 0,87 zurückgeht</w:t>
      </w:r>
      <w:r w:rsidR="001E6F3A">
        <w:t>.</w:t>
      </w:r>
      <w:r w:rsidR="00CF2CEA">
        <w:t xml:space="preserve"> </w:t>
      </w:r>
      <w:r w:rsidR="00903FD9" w:rsidRPr="00903FD9">
        <w:t xml:space="preserve">Der Trend von +0,31 über 25 Jahre ist </w:t>
      </w:r>
      <w:proofErr w:type="gramStart"/>
      <w:r w:rsidR="00903FD9" w:rsidRPr="00903FD9">
        <w:t>substantiell</w:t>
      </w:r>
      <w:proofErr w:type="gramEnd"/>
      <w:r w:rsidR="00903FD9" w:rsidRPr="00903FD9">
        <w:t xml:space="preserve"> (R² = 0,41, p &lt; 10</w:t>
      </w:r>
      <w:r w:rsidR="00903FD9" w:rsidRPr="00903FD9">
        <w:rPr>
          <w:rFonts w:ascii="Cambria Math" w:hAnsi="Cambria Math" w:cs="Cambria Math"/>
        </w:rPr>
        <w:t>⁻</w:t>
      </w:r>
      <w:r w:rsidR="00903FD9" w:rsidRPr="00903FD9">
        <w:t xml:space="preserve">¹²), der mittlere </w:t>
      </w:r>
      <w:proofErr w:type="gramStart"/>
      <w:r w:rsidR="00903FD9" w:rsidRPr="00903FD9">
        <w:t>AR(1)-</w:t>
      </w:r>
      <w:proofErr w:type="gramEnd"/>
      <w:r w:rsidR="00903FD9" w:rsidRPr="00903FD9">
        <w:t xml:space="preserve">Drift c liegt bei +0,002 pro Quartal. Spiegelbildlich bewegt sich die Current Ratio (lila): Sie hält sich bis 2017 in einem Korridor zwischen 1,53 und 1,60 und sinkt anschließend deutlich auf 1,41 ab (Trend −0,12, c −0,001). Die Eigenkapitalquote zeigt den mit Abstand stärksten Strukturbruch des Sektors, sie fällt von 0,40 </w:t>
      </w:r>
      <w:proofErr w:type="gramStart"/>
      <w:r w:rsidR="00903FD9" w:rsidRPr="00903FD9">
        <w:t>in 2000</w:t>
      </w:r>
      <w:proofErr w:type="gramEnd"/>
      <w:r w:rsidR="00903FD9" w:rsidRPr="00903FD9">
        <w:t xml:space="preserve"> auf 0,32 in 2024 (Trend −0,14, R² = 0,66, p &lt; 10</w:t>
      </w:r>
      <w:r w:rsidR="00903FD9" w:rsidRPr="00903FD9">
        <w:rPr>
          <w:rFonts w:ascii="Cambria Math" w:hAnsi="Cambria Math" w:cs="Cambria Math"/>
        </w:rPr>
        <w:t>⁻</w:t>
      </w:r>
      <w:r w:rsidR="00903FD9" w:rsidRPr="00903FD9">
        <w:t xml:space="preserve">²³, c −0,001). Die operative Seite bleibt </w:t>
      </w:r>
      <w:proofErr w:type="gramStart"/>
      <w:r w:rsidR="00903FD9" w:rsidRPr="00903FD9">
        <w:t>dagegen vergleichsweise</w:t>
      </w:r>
      <w:proofErr w:type="gramEnd"/>
      <w:r w:rsidR="00903FD9" w:rsidRPr="00903FD9">
        <w:t xml:space="preserve"> ruhig: EBIT-Marge +0,02 und FCF-Marge +0,05 über 25 Jahre (c +0,0004 bzw. +0,0007). Das Bild passt zur in Kapitel 4.2.2 beschriebenen Sektor-Charakteristik: in zyklischen Konsumgütern wird Wachstum stärker über die Bilanzkomposition als über die Marge erkauft, der Liquiditätspuffer sinkt mit dem Verschuldungsanstieg, ohne dass die operative Profitabilität </w:t>
      </w:r>
      <w:proofErr w:type="gramStart"/>
      <w:r w:rsidR="00903FD9" w:rsidRPr="00903FD9">
        <w:t>substantiell</w:t>
      </w:r>
      <w:proofErr w:type="gramEnd"/>
      <w:r w:rsidR="00903FD9" w:rsidRPr="00903FD9">
        <w:t xml:space="preserve"> zulegt.</w:t>
      </w:r>
    </w:p>
    <w:p w14:paraId="279F6978" w14:textId="77777777" w:rsidR="00EF1E05" w:rsidRDefault="00EF1E05" w:rsidP="00D34D48"/>
    <w:p w14:paraId="669ECED8" w14:textId="443C0B91" w:rsidR="00EF1E05" w:rsidRPr="00BC3359" w:rsidRDefault="00FF2436" w:rsidP="00D34D48">
      <w:pPr>
        <w:rPr>
          <w:b/>
          <w:bCs/>
        </w:rPr>
      </w:pPr>
      <w:r>
        <w:rPr>
          <w:noProof/>
        </w:rPr>
        <mc:AlternateContent>
          <mc:Choice Requires="wpg">
            <w:drawing>
              <wp:anchor distT="0" distB="0" distL="114300" distR="114300" simplePos="0" relativeHeight="251658243" behindDoc="0" locked="0" layoutInCell="1" allowOverlap="1" wp14:anchorId="3EAF80EE" wp14:editId="196CBE5A">
                <wp:simplePos x="0" y="0"/>
                <wp:positionH relativeFrom="margin">
                  <wp:align>right</wp:align>
                </wp:positionH>
                <wp:positionV relativeFrom="paragraph">
                  <wp:posOffset>88090</wp:posOffset>
                </wp:positionV>
                <wp:extent cx="2519680" cy="1951990"/>
                <wp:effectExtent l="0" t="0" r="0" b="0"/>
                <wp:wrapSquare wrapText="bothSides"/>
                <wp:docPr id="427890049" name="Gruppieren 10"/>
                <wp:cNvGraphicFramePr/>
                <a:graphic xmlns:a="http://schemas.openxmlformats.org/drawingml/2006/main">
                  <a:graphicData uri="http://schemas.microsoft.com/office/word/2010/wordprocessingGroup">
                    <wpg:wgp>
                      <wpg:cNvGrpSpPr/>
                      <wpg:grpSpPr>
                        <a:xfrm>
                          <a:off x="0" y="0"/>
                          <a:ext cx="2519680" cy="1951990"/>
                          <a:chOff x="0" y="85917"/>
                          <a:chExt cx="2519680" cy="1952433"/>
                        </a:xfrm>
                      </wpg:grpSpPr>
                      <pic:pic xmlns:pic="http://schemas.openxmlformats.org/drawingml/2006/picture">
                        <pic:nvPicPr>
                          <pic:cNvPr id="842889865" name="Drift Basiskonsumgüter — Debt/Equity und EBIT-Marge" descr="Drift Basiskonsumgüter — Debt/Equity und EBIT-Marge" title="Drift Basiskonsumgüter — Debt/Equity und EBIT-Marge"/>
                          <pic:cNvPicPr>
                            <a:picLocks noChangeAspect="1"/>
                          </pic:cNvPicPr>
                        </pic:nvPicPr>
                        <pic:blipFill rotWithShape="1">
                          <a:blip r:embed="rId42" cstate="print">
                            <a:extLst>
                              <a:ext uri="{28A0092B-C50C-407E-A947-70E740481C1C}">
                                <a14:useLocalDpi xmlns:a14="http://schemas.microsoft.com/office/drawing/2010/main" val="0"/>
                              </a:ext>
                            </a:extLst>
                          </a:blip>
                          <a:srcRect t="5850"/>
                          <a:stretch>
                            <a:fillRect/>
                          </a:stretch>
                        </pic:blipFill>
                        <pic:spPr bwMode="auto">
                          <a:xfrm>
                            <a:off x="0" y="85917"/>
                            <a:ext cx="2519680" cy="1382838"/>
                          </a:xfrm>
                          <a:prstGeom prst="rect">
                            <a:avLst/>
                          </a:prstGeom>
                        </pic:spPr>
                      </pic:pic>
                      <wps:wsp>
                        <wps:cNvPr id="1038671638" name="Textfeld 1"/>
                        <wps:cNvSpPr txBox="1"/>
                        <wps:spPr>
                          <a:xfrm>
                            <a:off x="0" y="1524000"/>
                            <a:ext cx="2519680" cy="514350"/>
                          </a:xfrm>
                          <a:prstGeom prst="rect">
                            <a:avLst/>
                          </a:prstGeom>
                          <a:solidFill>
                            <a:prstClr val="white"/>
                          </a:solidFill>
                          <a:ln>
                            <a:noFill/>
                          </a:ln>
                        </wps:spPr>
                        <wps:txbx>
                          <w:txbxContent>
                            <w:p w14:paraId="34E1BD44" w14:textId="0115E540" w:rsidR="00C17882" w:rsidRPr="008F1A43" w:rsidRDefault="00C17882" w:rsidP="00BF7FDA">
                              <w:pPr>
                                <w:pStyle w:val="Beschriftung"/>
                                <w:rPr>
                                  <w:noProof/>
                                </w:rPr>
                              </w:pPr>
                              <w:bookmarkStart w:id="185" w:name="_Toc230279812"/>
                              <w:r>
                                <w:t xml:space="preserve">Abbildung </w:t>
                              </w:r>
                              <w:r w:rsidR="00296173">
                                <w:fldChar w:fldCharType="begin"/>
                              </w:r>
                              <w:r w:rsidR="00296173">
                                <w:instrText xml:space="preserve"> SEQ Abbildung \* ARABIC </w:instrText>
                              </w:r>
                              <w:r w:rsidR="00296173">
                                <w:fldChar w:fldCharType="separate"/>
                              </w:r>
                              <w:r w:rsidR="00296173">
                                <w:rPr>
                                  <w:noProof/>
                                </w:rPr>
                                <w:t>23</w:t>
                              </w:r>
                              <w:r w:rsidR="00296173">
                                <w:rPr>
                                  <w:noProof/>
                                </w:rPr>
                                <w:fldChar w:fldCharType="end"/>
                              </w:r>
                              <w:r>
                                <w:t>:</w:t>
                              </w:r>
                              <w:r w:rsidR="008B24BF">
                                <w:tab/>
                              </w:r>
                              <w:r w:rsidR="00993F36">
                                <w:t>Drift Analyse Basis Konsumgüter</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EAF80EE" id="Gruppieren 10" o:spid="_x0000_s1035" style="position:absolute;left:0;text-align:left;margin-left:147.2pt;margin-top:6.95pt;width:198.4pt;height:153.7pt;z-index:251658243;mso-position-horizontal:right;mso-position-horizontal-relative:margin;mso-height-relative:margin" coordorigin=",859" coordsize="25196,195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">
                <v:shape id="Drift Basiskonsumgüter — Debt/Equity und EBIT-Marge" o:spid="_x0000_s1036" type="#_x0000_t75" alt="Drift Basiskonsumgüter — Debt/Equity und EBIT-Marge" style="position:absolute;top:859;width:25196;height:138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">
                  <v:imagedata r:id="rId43" o:title="Equity und EBIT-Marge" croptop="3834f"/>
                </v:shape>
                <v:shape id="Textfeld 1" o:spid="_x0000_s1037" type="#_x0000_t202" style="position:absolute;top:15240;width:25196;height:5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" stroked="f">
                  <v:textbox inset="0,0,0,0">
                    <w:txbxContent>
                      <w:p w14:paraId="34E1BD44" w14:textId="0115E540" w:rsidR="00C17882" w:rsidRPr="008F1A43" w:rsidRDefault="00C17882" w:rsidP="00BF7FDA">
                        <w:pPr>
                          <w:pStyle w:val="Beschriftung"/>
                          <w:rPr>
                            <w:noProof/>
                          </w:rPr>
                        </w:pPr>
                        <w:bookmarkStart w:id="186" w:name="_Toc230279812"/>
                        <w:r>
                          <w:t xml:space="preserve">Abbildung </w:t>
                        </w:r>
                        <w:r w:rsidR="00296173">
                          <w:fldChar w:fldCharType="begin"/>
                        </w:r>
                        <w:r w:rsidR="00296173">
                          <w:instrText xml:space="preserve"> SEQ Abbildung \* ARABIC </w:instrText>
                        </w:r>
                        <w:r w:rsidR="00296173">
                          <w:fldChar w:fldCharType="separate"/>
                        </w:r>
                        <w:r w:rsidR="00296173">
                          <w:rPr>
                            <w:noProof/>
                          </w:rPr>
                          <w:t>23</w:t>
                        </w:r>
                        <w:r w:rsidR="00296173">
                          <w:rPr>
                            <w:noProof/>
                          </w:rPr>
                          <w:fldChar w:fldCharType="end"/>
                        </w:r>
                        <w:r>
                          <w:t>:</w:t>
                        </w:r>
                        <w:r w:rsidR="008B24BF">
                          <w:tab/>
                        </w:r>
                        <w:r w:rsidR="00993F36">
                          <w:t>Drift Analyse Basis Konsumgüter</w:t>
                        </w:r>
                        <w:bookmarkEnd w:id="186"/>
                      </w:p>
                    </w:txbxContent>
                  </v:textbox>
                </v:shape>
                <w10:wrap type="square" anchorx="margin"/>
              </v:group>
            </w:pict>
          </mc:Fallback>
        </mc:AlternateContent>
      </w:r>
      <w:r w:rsidR="00BC3359" w:rsidRPr="00BC3359">
        <w:rPr>
          <w:b/>
          <w:bCs/>
        </w:rPr>
        <w:t>Basiskonsumgüter</w:t>
      </w:r>
    </w:p>
    <w:p w14:paraId="1BEE0241" w14:textId="71B0CD38" w:rsidR="006001E0" w:rsidRDefault="00A03F57" w:rsidP="00B81F85">
      <w:r w:rsidRPr="00A03F57">
        <w:t>Basiskonsumgüter bewegen sich deutlich ruhiger als der zyklische Gegen-Sektor.</w:t>
      </w:r>
      <w:r w:rsidR="00196614">
        <w:t xml:space="preserve"> </w:t>
      </w:r>
      <w:r w:rsidR="00DB543C" w:rsidRPr="00DB543C">
        <w:t xml:space="preserve">Die </w:t>
      </w:r>
      <w:proofErr w:type="spellStart"/>
      <w:r w:rsidR="00DB543C" w:rsidRPr="00DB543C">
        <w:t>Debt</w:t>
      </w:r>
      <w:proofErr w:type="spellEnd"/>
      <w:r w:rsidR="00DB543C" w:rsidRPr="00DB543C">
        <w:t>/Equity-Quote (braun) startet 2000 bei rund 0,69, sinkt nach der Dot-</w:t>
      </w:r>
      <w:proofErr w:type="spellStart"/>
      <w:r w:rsidR="00DB543C" w:rsidRPr="00DB543C">
        <w:t>Com</w:t>
      </w:r>
      <w:proofErr w:type="spellEnd"/>
      <w:r w:rsidR="00DB543C" w:rsidRPr="00DB543C">
        <w:t>-Phase bis 2007 auf einen Tiefstwert von 0,59 und steigt anschließend graduell auf 0,80 in den Jahren ab 2020 (Trend +0,19, R² = 0,30, p &lt; 10</w:t>
      </w:r>
      <w:r w:rsidR="00DB543C" w:rsidRPr="00DB543C">
        <w:rPr>
          <w:rFonts w:ascii="Cambria Math" w:hAnsi="Cambria Math" w:cs="Cambria Math"/>
        </w:rPr>
        <w:t>⁻</w:t>
      </w:r>
      <w:r w:rsidR="00DB543C" w:rsidRPr="00DB543C">
        <w:t xml:space="preserve">⁸, c +0,0007). Die </w:t>
      </w:r>
      <w:r w:rsidR="00DB543C" w:rsidRPr="00DB543C">
        <w:lastRenderedPageBreak/>
        <w:t>EBIT-Marge (grün) klettert von 0,076 im Jahr 2000 auf einen Höchstwert von 0,094 in den Jahren 2014 bis 2019 und fällt um die COVID-Phase 2020 spürbar auf rund 0,085 zurück, wo sie bis zum Ende der Stichprobenperiode verharrt (Trend +0,013, c +0,0001). Der Margen-Einbruch von rund einem Prozentpunkt ist im Plot als deutlicher Stufeneffekt um 2020 sichtbar. Die FCF-Marge zeigt eine ähnliche Bewegung mit Wachstum von 0,043 auf 0,057 (Trend +0,025, c +0,0004), die Renditen ROA und ROE bleiben im Sektor-Vergleich praktisch konstant (Trend jeweils unter ±0,01). Die Eigenkapitalquote hält sich stabil zwischen 0,41 und 0,46 (Trend −0,03, c −0,0003), die Current Ratio bewegt sich ohne erkennbaren Trend zwischen 1,37 und 1,64. Das Bild bestätigt den in Kapitel 4 etablierten Charakter des Sektors als „Korrektiv-Stabil"-dominiert: defensive Konsumgüter zeigen die geringste Bilanz-Drift aller Konsumsektoren und einen sichtbaren COVID-Margen-Effekt, ohne dass dieser bis 2024 vollständig zurückgeholt wurde.</w:t>
      </w:r>
    </w:p>
    <w:p w14:paraId="66DD9BAB" w14:textId="77777777" w:rsidR="006001E0" w:rsidRDefault="006001E0" w:rsidP="00D34D48"/>
    <w:p w14:paraId="78440CB3" w14:textId="515539E7" w:rsidR="00C17882" w:rsidRPr="00F22B0E" w:rsidRDefault="006001E0" w:rsidP="00D34D48">
      <w:pPr>
        <w:rPr>
          <w:b/>
          <w:bCs/>
        </w:rPr>
      </w:pPr>
      <w:r>
        <w:rPr>
          <w:noProof/>
        </w:rPr>
        <mc:AlternateContent>
          <mc:Choice Requires="wpg">
            <w:drawing>
              <wp:anchor distT="0" distB="0" distL="114300" distR="114300" simplePos="0" relativeHeight="251658244" behindDoc="0" locked="0" layoutInCell="1" allowOverlap="1" wp14:anchorId="514FBB20" wp14:editId="7BCF4EF8">
                <wp:simplePos x="0" y="0"/>
                <wp:positionH relativeFrom="margin">
                  <wp:align>right</wp:align>
                </wp:positionH>
                <wp:positionV relativeFrom="paragraph">
                  <wp:posOffset>86995</wp:posOffset>
                </wp:positionV>
                <wp:extent cx="2519680" cy="1752406"/>
                <wp:effectExtent l="0" t="0" r="0" b="635"/>
                <wp:wrapSquare wrapText="bothSides"/>
                <wp:docPr id="1758001376" name="Gruppieren 8"/>
                <wp:cNvGraphicFramePr/>
                <a:graphic xmlns:a="http://schemas.openxmlformats.org/drawingml/2006/main">
                  <a:graphicData uri="http://schemas.microsoft.com/office/word/2010/wordprocessingGroup">
                    <wpg:wgp>
                      <wpg:cNvGrpSpPr/>
                      <wpg:grpSpPr>
                        <a:xfrm>
                          <a:off x="0" y="0"/>
                          <a:ext cx="2519680" cy="1752406"/>
                          <a:chOff x="0" y="92869"/>
                          <a:chExt cx="2519680" cy="1752406"/>
                        </a:xfrm>
                      </wpg:grpSpPr>
                      <pic:pic xmlns:pic="http://schemas.openxmlformats.org/drawingml/2006/picture">
                        <pic:nvPicPr>
                          <pic:cNvPr id="1782925664" name="Drift Energie — EBIT-Marge und Current Ratio" descr="Drift Energie — EBIT-Marge und Current Ratio" title="Drift Energie — EBIT-Marge und Current Ratio"/>
                          <pic:cNvPicPr>
                            <a:picLocks noChangeAspect="1"/>
                          </pic:cNvPicPr>
                        </pic:nvPicPr>
                        <pic:blipFill rotWithShape="1">
                          <a:blip r:embed="rId44" cstate="print">
                            <a:extLst>
                              <a:ext uri="{28A0092B-C50C-407E-A947-70E740481C1C}">
                                <a14:useLocalDpi xmlns:a14="http://schemas.microsoft.com/office/drawing/2010/main" val="0"/>
                              </a:ext>
                            </a:extLst>
                          </a:blip>
                          <a:srcRect t="6323" b="32"/>
                          <a:stretch>
                            <a:fillRect/>
                          </a:stretch>
                        </pic:blipFill>
                        <pic:spPr bwMode="auto">
                          <a:xfrm>
                            <a:off x="0" y="92869"/>
                            <a:ext cx="2519680" cy="1375408"/>
                          </a:xfrm>
                          <a:prstGeom prst="rect">
                            <a:avLst/>
                          </a:prstGeom>
                        </pic:spPr>
                      </pic:pic>
                      <wps:wsp>
                        <wps:cNvPr id="2068373503" name="Textfeld 1"/>
                        <wps:cNvSpPr txBox="1"/>
                        <wps:spPr>
                          <a:xfrm>
                            <a:off x="0" y="1525870"/>
                            <a:ext cx="2519680" cy="319405"/>
                          </a:xfrm>
                          <a:prstGeom prst="rect">
                            <a:avLst/>
                          </a:prstGeom>
                          <a:solidFill>
                            <a:prstClr val="white"/>
                          </a:solidFill>
                          <a:ln>
                            <a:noFill/>
                          </a:ln>
                        </wps:spPr>
                        <wps:txbx>
                          <w:txbxContent>
                            <w:p w14:paraId="6EB355EF" w14:textId="744B7B25" w:rsidR="00B87A0A" w:rsidRPr="007B1FF1" w:rsidRDefault="00B87A0A" w:rsidP="00BF7FDA">
                              <w:pPr>
                                <w:pStyle w:val="Beschriftung"/>
                                <w:rPr>
                                  <w:noProof/>
                                </w:rPr>
                              </w:pPr>
                              <w:bookmarkStart w:id="187" w:name="_Toc230279813"/>
                              <w:r>
                                <w:t xml:space="preserve">Abbildung </w:t>
                              </w:r>
                              <w:r w:rsidR="00296173">
                                <w:fldChar w:fldCharType="begin"/>
                              </w:r>
                              <w:r w:rsidR="00296173">
                                <w:instrText xml:space="preserve"> SEQ Abbildung \* ARABIC </w:instrText>
                              </w:r>
                              <w:r w:rsidR="00296173">
                                <w:fldChar w:fldCharType="separate"/>
                              </w:r>
                              <w:r w:rsidR="00296173">
                                <w:rPr>
                                  <w:noProof/>
                                </w:rPr>
                                <w:t>24</w:t>
                              </w:r>
                              <w:r w:rsidR="00296173">
                                <w:rPr>
                                  <w:noProof/>
                                </w:rPr>
                                <w:fldChar w:fldCharType="end"/>
                              </w:r>
                              <w:r>
                                <w:t>:</w:t>
                              </w:r>
                              <w:r w:rsidR="008B24BF">
                                <w:tab/>
                              </w:r>
                              <w:r>
                                <w:t>Drift Analyse Energie</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14FBB20" id="_x0000_s1038" style="position:absolute;left:0;text-align:left;margin-left:147.2pt;margin-top:6.85pt;width:198.4pt;height:138pt;z-index:251658244;mso-position-horizontal:right;mso-position-horizontal-relative:margin;mso-height-relative:margin" coordorigin=",928" coordsize="25196,175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">
                <v:shape id="Drift Energie — EBIT-Marge und Current Ratio" o:spid="_x0000_s1039" type="#_x0000_t75" alt="Drift Energie — EBIT-Marge und Current Ratio" style="position:absolute;top:928;width:25196;height:137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">
                  <v:imagedata r:id="rId45" o:title="Drift Energie — EBIT-Marge und Current Ratio" croptop="4144f" cropbottom="21f"/>
                </v:shape>
                <v:shape id="Textfeld 1" o:spid="_x0000_s1040" type="#_x0000_t202" style="position:absolute;top:15258;width:25196;height:3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" stroked="f">
                  <v:textbox inset="0,0,0,0">
                    <w:txbxContent>
                      <w:p w14:paraId="6EB355EF" w14:textId="744B7B25" w:rsidR="00B87A0A" w:rsidRPr="007B1FF1" w:rsidRDefault="00B87A0A" w:rsidP="00BF7FDA">
                        <w:pPr>
                          <w:pStyle w:val="Beschriftung"/>
                          <w:rPr>
                            <w:noProof/>
                          </w:rPr>
                        </w:pPr>
                        <w:bookmarkStart w:id="188" w:name="_Toc230279813"/>
                        <w:r>
                          <w:t xml:space="preserve">Abbildung </w:t>
                        </w:r>
                        <w:r w:rsidR="00296173">
                          <w:fldChar w:fldCharType="begin"/>
                        </w:r>
                        <w:r w:rsidR="00296173">
                          <w:instrText xml:space="preserve"> SEQ Abbildung \* ARABIC </w:instrText>
                        </w:r>
                        <w:r w:rsidR="00296173">
                          <w:fldChar w:fldCharType="separate"/>
                        </w:r>
                        <w:r w:rsidR="00296173">
                          <w:rPr>
                            <w:noProof/>
                          </w:rPr>
                          <w:t>24</w:t>
                        </w:r>
                        <w:r w:rsidR="00296173">
                          <w:rPr>
                            <w:noProof/>
                          </w:rPr>
                          <w:fldChar w:fldCharType="end"/>
                        </w:r>
                        <w:r>
                          <w:t>:</w:t>
                        </w:r>
                        <w:r w:rsidR="008B24BF">
                          <w:tab/>
                        </w:r>
                        <w:r>
                          <w:t>Drift Analyse Energie</w:t>
                        </w:r>
                        <w:bookmarkEnd w:id="188"/>
                      </w:p>
                    </w:txbxContent>
                  </v:textbox>
                </v:shape>
                <w10:wrap type="square" anchorx="margin"/>
              </v:group>
            </w:pict>
          </mc:Fallback>
        </mc:AlternateContent>
      </w:r>
      <w:r w:rsidR="00F22B0E" w:rsidRPr="00F22B0E">
        <w:rPr>
          <w:b/>
          <w:bCs/>
        </w:rPr>
        <w:t>Energie</w:t>
      </w:r>
    </w:p>
    <w:p w14:paraId="263B2F07" w14:textId="2A388D4C" w:rsidR="006D6F56" w:rsidRDefault="006001E0" w:rsidP="006D6F56">
      <w:r w:rsidRPr="006001E0">
        <w:t xml:space="preserve">Der Energie-Sektor ist der </w:t>
      </w:r>
      <w:proofErr w:type="gramStart"/>
      <w:r w:rsidRPr="006001E0">
        <w:t>einzige</w:t>
      </w:r>
      <w:proofErr w:type="gramEnd"/>
      <w:r w:rsidRPr="006001E0">
        <w:t xml:space="preserve"> der zehn untersuchten Sektoren mit einer langfristig fallenden operativen Marge und zugleich das deutlichste Beispiel für Rohstoffzyklus-Effekte in den Aggregatdaten. Die EBIT-Marge (grün) startet 2000 bei 0,146, erreicht im Öl-Hoch 2005 bis 2007 einen Plateauwert von 0,176, bricht im Öl-Crash 2014 bis 2018 auf den Tiefstwert von 0,045 im vierten Quartal 2017 ein und erholt sich anschließend bis 2024 auf 0,168 (Trend −0,095 über 25 Jahre, R² = 0,14, p &lt; 10</w:t>
      </w:r>
      <w:r w:rsidRPr="006001E0">
        <w:rPr>
          <w:rFonts w:ascii="Cambria Math" w:hAnsi="Cambria Math" w:cs="Cambria Math"/>
        </w:rPr>
        <w:t>⁻</w:t>
      </w:r>
      <w:r w:rsidRPr="006001E0">
        <w:t xml:space="preserve">³, c −0,0015 pro Quartal). Spiegelbildlich entwickelt sich die Current Ratio (lila): Sie wächst aus 1,16 </w:t>
      </w:r>
      <w:proofErr w:type="gramStart"/>
      <w:r w:rsidRPr="006001E0">
        <w:t>in 2000</w:t>
      </w:r>
      <w:proofErr w:type="gramEnd"/>
      <w:r w:rsidRPr="006001E0">
        <w:t xml:space="preserve"> in zwei Stufen auf einen Höchstwert von 1,38 um 2015, fällt mit dem Margen-Einbruch auf 1,28 zurück und steigt zuletzt wieder auf 1,35 (Trend +0,16, c rund null). Der dramatische Marge-</w:t>
      </w:r>
      <w:proofErr w:type="spellStart"/>
      <w:r w:rsidRPr="006001E0">
        <w:t>Liquidity</w:t>
      </w:r>
      <w:proofErr w:type="spellEnd"/>
      <w:r w:rsidRPr="006001E0">
        <w:t xml:space="preserve">-Sandwich-Effekt der Jahre 2014 bis 2018 ist im Plot als gegenläufige Bewegung der beiden Linien klar erkennbar. Die FCF-Marge zeigt die mit Abstand stärkste Erholung des Sektors, sie steigt von 0,027 mit zwischenzeitlich negativen Werten (Tief −0,014 im ersten Quartal 2013) auf 0,102 im Jahr 2024 (Trend +0,062, c +0,0013). Die Renditen ROA und ROE folgen dem EBIT-Marge-Muster mit Tiefstwerten 0,002 bzw. 0,006 in 2018Q2 (Trend ROA −0,011, ROE −0,024). Eigenkapitalquote und </w:t>
      </w:r>
      <w:proofErr w:type="spellStart"/>
      <w:r w:rsidRPr="006001E0">
        <w:t>Debt</w:t>
      </w:r>
      <w:proofErr w:type="spellEnd"/>
      <w:r w:rsidRPr="006001E0">
        <w:t xml:space="preserve">/Equity bewegen sich im selben Korridor wie zu Beginn, der Sektor refinanziert sich nach dem Crash nicht über zusätzlichen Hebel, sondern über die Cashflow-Erholung </w:t>
      </w:r>
      <w:r w:rsidRPr="006001E0">
        <w:lastRenderedPageBreak/>
        <w:t>selbst. Das Bild bestätigt den in Kapitel 4.2.2 etablierten Charakter des Energie-Sektors als rohstoffzyklisch dominiert: kein systematischer Bilanzaufbau, dafür sehr breite operative Schwankungsbänder.</w:t>
      </w:r>
    </w:p>
    <w:p w14:paraId="45AB39A5" w14:textId="07A57C56" w:rsidR="006D6F56" w:rsidRDefault="006D6F56" w:rsidP="00D34D48"/>
    <w:p w14:paraId="18AF46D0" w14:textId="1F1B59C1" w:rsidR="000F0E7D" w:rsidRPr="00B81F85" w:rsidRDefault="006D6F56" w:rsidP="00D34D48">
      <w:pPr>
        <w:rPr>
          <w:b/>
          <w:bCs/>
        </w:rPr>
      </w:pPr>
      <w:r>
        <w:rPr>
          <w:noProof/>
        </w:rPr>
        <mc:AlternateContent>
          <mc:Choice Requires="wpg">
            <w:drawing>
              <wp:anchor distT="0" distB="0" distL="114300" distR="114300" simplePos="0" relativeHeight="251658245" behindDoc="0" locked="0" layoutInCell="1" allowOverlap="1" wp14:anchorId="1384D874" wp14:editId="5B157CD9">
                <wp:simplePos x="0" y="0"/>
                <wp:positionH relativeFrom="margin">
                  <wp:posOffset>2882001</wp:posOffset>
                </wp:positionH>
                <wp:positionV relativeFrom="paragraph">
                  <wp:posOffset>175315</wp:posOffset>
                </wp:positionV>
                <wp:extent cx="2519680" cy="1746589"/>
                <wp:effectExtent l="0" t="0" r="0" b="6350"/>
                <wp:wrapSquare wrapText="bothSides"/>
                <wp:docPr id="469392300" name="Gruppieren 8"/>
                <wp:cNvGraphicFramePr/>
                <a:graphic xmlns:a="http://schemas.openxmlformats.org/drawingml/2006/main">
                  <a:graphicData uri="http://schemas.microsoft.com/office/word/2010/wordprocessingGroup">
                    <wpg:wgp>
                      <wpg:cNvGrpSpPr/>
                      <wpg:grpSpPr>
                        <a:xfrm>
                          <a:off x="0" y="0"/>
                          <a:ext cx="2519680" cy="1746589"/>
                          <a:chOff x="0" y="88561"/>
                          <a:chExt cx="2519680" cy="1746589"/>
                        </a:xfrm>
                      </wpg:grpSpPr>
                      <pic:pic xmlns:pic="http://schemas.openxmlformats.org/drawingml/2006/picture">
                        <pic:nvPicPr>
                          <pic:cNvPr id="532412992" name="Drift Gesundheit — Debt/Equity und FCF-Marge" descr="Drift Gesundheit — Debt/Equity und FCF-Marge" title="Drift Gesundheit — Debt/Equity und FCF-Marge"/>
                          <pic:cNvPicPr>
                            <a:picLocks noChangeAspect="1"/>
                          </pic:cNvPicPr>
                        </pic:nvPicPr>
                        <pic:blipFill rotWithShape="1">
                          <a:blip r:embed="rId46" cstate="print">
                            <a:extLst>
                              <a:ext uri="{28A0092B-C50C-407E-A947-70E740481C1C}">
                                <a14:useLocalDpi xmlns:a14="http://schemas.microsoft.com/office/drawing/2010/main" val="0"/>
                              </a:ext>
                            </a:extLst>
                          </a:blip>
                          <a:srcRect t="6030"/>
                          <a:stretch>
                            <a:fillRect/>
                          </a:stretch>
                        </pic:blipFill>
                        <pic:spPr bwMode="auto">
                          <a:xfrm>
                            <a:off x="0" y="88561"/>
                            <a:ext cx="2519680" cy="1380194"/>
                          </a:xfrm>
                          <a:prstGeom prst="rect">
                            <a:avLst/>
                          </a:prstGeom>
                        </pic:spPr>
                      </pic:pic>
                      <wps:wsp>
                        <wps:cNvPr id="2106894924" name="Textfeld 1"/>
                        <wps:cNvSpPr txBox="1"/>
                        <wps:spPr>
                          <a:xfrm>
                            <a:off x="0" y="1524000"/>
                            <a:ext cx="2519680" cy="311150"/>
                          </a:xfrm>
                          <a:prstGeom prst="rect">
                            <a:avLst/>
                          </a:prstGeom>
                          <a:solidFill>
                            <a:prstClr val="white"/>
                          </a:solidFill>
                          <a:ln>
                            <a:noFill/>
                          </a:ln>
                        </wps:spPr>
                        <wps:txbx>
                          <w:txbxContent>
                            <w:p w14:paraId="6515E5ED" w14:textId="16BA6545" w:rsidR="005107B2" w:rsidRPr="005C2987" w:rsidRDefault="005107B2" w:rsidP="00BF7FDA">
                              <w:pPr>
                                <w:pStyle w:val="Beschriftung"/>
                                <w:rPr>
                                  <w:noProof/>
                                </w:rPr>
                              </w:pPr>
                              <w:bookmarkStart w:id="189" w:name="_Toc230279814"/>
                              <w:r>
                                <w:t xml:space="preserve">Abbildung </w:t>
                              </w:r>
                              <w:r w:rsidR="00296173">
                                <w:fldChar w:fldCharType="begin"/>
                              </w:r>
                              <w:r w:rsidR="00296173">
                                <w:instrText xml:space="preserve"> SEQ Abbildung \* ARABIC </w:instrText>
                              </w:r>
                              <w:r w:rsidR="00296173">
                                <w:fldChar w:fldCharType="separate"/>
                              </w:r>
                              <w:r w:rsidR="00296173">
                                <w:rPr>
                                  <w:noProof/>
                                </w:rPr>
                                <w:t>25</w:t>
                              </w:r>
                              <w:r w:rsidR="00296173">
                                <w:rPr>
                                  <w:noProof/>
                                </w:rPr>
                                <w:fldChar w:fldCharType="end"/>
                              </w:r>
                              <w:r>
                                <w:t>:</w:t>
                              </w:r>
                              <w:r w:rsidR="008B24BF">
                                <w:tab/>
                              </w:r>
                              <w:r>
                                <w:t>Drift Analyse Gesundheit</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384D874" id="_x0000_s1041" style="position:absolute;left:0;text-align:left;margin-left:226.95pt;margin-top:13.8pt;width:198.4pt;height:137.55pt;z-index:251658245;mso-position-horizontal-relative:margin;mso-height-relative:margin" coordorigin=",885" coordsize="25196,174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">
                <v:shape id="Drift Gesundheit — Debt/Equity und FCF-Marge" o:spid="_x0000_s1042" type="#_x0000_t75" alt="Drift Gesundheit — Debt/Equity und FCF-Marge" style="position:absolute;top:885;width:25196;height:138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">
                  <v:imagedata r:id="rId47" o:title="Equity und FCF-Marge" croptop="3952f"/>
                </v:shape>
                <v:shape id="Textfeld 1" o:spid="_x0000_s1043" type="#_x0000_t202" style="position:absolute;top:15240;width:25196;height:3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" stroked="f">
                  <v:textbox inset="0,0,0,0">
                    <w:txbxContent>
                      <w:p w14:paraId="6515E5ED" w14:textId="16BA6545" w:rsidR="005107B2" w:rsidRPr="005C2987" w:rsidRDefault="005107B2" w:rsidP="00BF7FDA">
                        <w:pPr>
                          <w:pStyle w:val="Beschriftung"/>
                          <w:rPr>
                            <w:noProof/>
                          </w:rPr>
                        </w:pPr>
                        <w:bookmarkStart w:id="190" w:name="_Toc230279814"/>
                        <w:r>
                          <w:t xml:space="preserve">Abbildung </w:t>
                        </w:r>
                        <w:r w:rsidR="00296173">
                          <w:fldChar w:fldCharType="begin"/>
                        </w:r>
                        <w:r w:rsidR="00296173">
                          <w:instrText xml:space="preserve"> SEQ Abbildung \* ARABIC </w:instrText>
                        </w:r>
                        <w:r w:rsidR="00296173">
                          <w:fldChar w:fldCharType="separate"/>
                        </w:r>
                        <w:r w:rsidR="00296173">
                          <w:rPr>
                            <w:noProof/>
                          </w:rPr>
                          <w:t>25</w:t>
                        </w:r>
                        <w:r w:rsidR="00296173">
                          <w:rPr>
                            <w:noProof/>
                          </w:rPr>
                          <w:fldChar w:fldCharType="end"/>
                        </w:r>
                        <w:r>
                          <w:t>:</w:t>
                        </w:r>
                        <w:r w:rsidR="008B24BF">
                          <w:tab/>
                        </w:r>
                        <w:r>
                          <w:t>Drift Analyse Gesundheit</w:t>
                        </w:r>
                        <w:bookmarkEnd w:id="190"/>
                      </w:p>
                    </w:txbxContent>
                  </v:textbox>
                </v:shape>
                <w10:wrap type="square" anchorx="margin"/>
              </v:group>
            </w:pict>
          </mc:Fallback>
        </mc:AlternateContent>
      </w:r>
      <w:r w:rsidR="00B81F85" w:rsidRPr="00B81F85">
        <w:rPr>
          <w:b/>
          <w:bCs/>
        </w:rPr>
        <w:t>Gesundheit</w:t>
      </w:r>
    </w:p>
    <w:p w14:paraId="416EC198" w14:textId="5A9535B5" w:rsidR="002127F5" w:rsidRDefault="006D6F56" w:rsidP="002629D1">
      <w:r w:rsidRPr="006D6F56">
        <w:t xml:space="preserve">Gesundheit zeigt den steilsten und am stärksten getriebenen Bilanzwandel aller Sektoren: Die </w:t>
      </w:r>
      <w:proofErr w:type="spellStart"/>
      <w:r w:rsidRPr="006D6F56">
        <w:t>Debt</w:t>
      </w:r>
      <w:proofErr w:type="spellEnd"/>
      <w:r w:rsidRPr="006D6F56">
        <w:t>/Equity-Quote (braun) startet 2000 bei rund 0,41, fällt nach der Dot-</w:t>
      </w:r>
      <w:proofErr w:type="spellStart"/>
      <w:r w:rsidRPr="006D6F56">
        <w:t>Com</w:t>
      </w:r>
      <w:proofErr w:type="spellEnd"/>
      <w:r w:rsidRPr="006D6F56">
        <w:t>-Phase bis 2007 auf den Tiefstwert von 0,336 und steigt anschließend in zwei klaren Stufen, nach der Globalen Finanzkrise zunächst auf rund 0,50, und ab 2015 weiter auf einen Höchstwert von 0,596 um 2018, der bis 2020 gehalten wird, bevor sie zum Ende der Stichprobenperiode auf 0,545 zurückgeht. Der Trend von +0,31 über 25 Jahre erreicht die höchste Erklärungsgüte aller Sektoren in dieser Kennzahl (R² = 0,69, p &lt; 10</w:t>
      </w:r>
      <w:r w:rsidRPr="006D6F56">
        <w:rPr>
          <w:rFonts w:ascii="Cambria Math" w:hAnsi="Cambria Math" w:cs="Cambria Math"/>
        </w:rPr>
        <w:t>⁻</w:t>
      </w:r>
      <w:r w:rsidRPr="006D6F56">
        <w:t xml:space="preserve">²⁶), der mittlere </w:t>
      </w:r>
      <w:proofErr w:type="gramStart"/>
      <w:r w:rsidRPr="006D6F56">
        <w:t>AR(1)-</w:t>
      </w:r>
      <w:proofErr w:type="gramEnd"/>
      <w:r w:rsidRPr="006D6F56">
        <w:t xml:space="preserve">Drift c liegt bei +0,003 pro Quartal. Parallel verbessert sich die FCF-Marge (rot) </w:t>
      </w:r>
      <w:proofErr w:type="gramStart"/>
      <w:r w:rsidRPr="006D6F56">
        <w:t>substantiell</w:t>
      </w:r>
      <w:proofErr w:type="gramEnd"/>
      <w:r w:rsidRPr="006D6F56">
        <w:t xml:space="preserve"> von 0,043 auf einen Höchstwert von 0,122 im vierten Quartal 2018 und fällt bis 2024 leicht auf 0,094 zurück (Trend +0,075, R² = 0,35, p &lt; 10</w:t>
      </w:r>
      <w:r w:rsidRPr="006D6F56">
        <w:rPr>
          <w:rFonts w:ascii="Cambria Math" w:hAnsi="Cambria Math" w:cs="Cambria Math"/>
        </w:rPr>
        <w:t>⁻</w:t>
      </w:r>
      <w:r w:rsidRPr="006D6F56">
        <w:t xml:space="preserve">¹⁰, c +0,0008). Die EBIT-Marge entwickelt sich vergleichbar mit Wachstum von 0,103 auf 0,128 (Trend +0,038, R² = 0,49, c +0,0004). Die Eigenkapitalquote sinkt entsprechend von 0,514 auf 0,481 (Trend −0,076, R² = 0,59, c −0,001), die Current Ratio fällt von 2,06 auf 1,89 (Trend −0,14, c −0,004) — der hohe absolute c-Wert reflektiert hier die strukturelle Verlagerung von Bilanzliquidität in operative Investitionen. Die Konstellation passt zur in Kapitel </w:t>
      </w:r>
      <w:r w:rsidR="003036D2">
        <w:fldChar w:fldCharType="begin"/>
      </w:r>
      <w:r w:rsidR="003036D2">
        <w:instrText xml:space="preserve"> REF _Ref230004464 \r \h </w:instrText>
      </w:r>
      <w:r w:rsidR="003036D2">
        <w:fldChar w:fldCharType="separate"/>
      </w:r>
      <w:r w:rsidR="003036D2">
        <w:rPr>
          <w:cs/>
        </w:rPr>
        <w:t>‎</w:t>
      </w:r>
      <w:r w:rsidR="003036D2">
        <w:t>4</w:t>
      </w:r>
      <w:r w:rsidR="003036D2">
        <w:fldChar w:fldCharType="end"/>
      </w:r>
      <w:r w:rsidRPr="006D6F56">
        <w:t xml:space="preserve"> dokumentierten Innovations- und Übernahme-Logik des Sektors: </w:t>
      </w:r>
      <w:proofErr w:type="spellStart"/>
      <w:r w:rsidRPr="006D6F56">
        <w:t>Healthcare</w:t>
      </w:r>
      <w:proofErr w:type="spellEnd"/>
      <w:r w:rsidRPr="006D6F56">
        <w:t xml:space="preserve">-Unternehmen </w:t>
      </w:r>
      <w:proofErr w:type="spellStart"/>
      <w:r w:rsidRPr="006D6F56">
        <w:t>leveragen</w:t>
      </w:r>
      <w:proofErr w:type="spellEnd"/>
      <w:r w:rsidRPr="006D6F56">
        <w:t xml:space="preserve"> ihre operative Stärke aktiv für Forschung und Akquisitionen, sichtbar im engen Gleichlauf von steigender FCF-Marge und steigender Verschuldung</w:t>
      </w:r>
      <w:r>
        <w:t>.</w:t>
      </w:r>
    </w:p>
    <w:p w14:paraId="7C228024" w14:textId="77777777" w:rsidR="002127F5" w:rsidRDefault="002127F5" w:rsidP="00D34D48"/>
    <w:p w14:paraId="2C224C96" w14:textId="298292FE" w:rsidR="000F0E7D" w:rsidRPr="001E70A1" w:rsidRDefault="002127F5" w:rsidP="00D34D48">
      <w:pPr>
        <w:rPr>
          <w:b/>
          <w:bCs/>
        </w:rPr>
      </w:pPr>
      <w:r>
        <w:rPr>
          <w:noProof/>
        </w:rPr>
        <mc:AlternateContent>
          <mc:Choice Requires="wpg">
            <w:drawing>
              <wp:anchor distT="0" distB="0" distL="114300" distR="114300" simplePos="0" relativeHeight="251658246" behindDoc="0" locked="0" layoutInCell="1" allowOverlap="1" wp14:anchorId="48EB3CF5" wp14:editId="62637B4E">
                <wp:simplePos x="0" y="0"/>
                <wp:positionH relativeFrom="margin">
                  <wp:posOffset>2880519</wp:posOffset>
                </wp:positionH>
                <wp:positionV relativeFrom="paragraph">
                  <wp:posOffset>99854</wp:posOffset>
                </wp:positionV>
                <wp:extent cx="2519680" cy="1757363"/>
                <wp:effectExtent l="0" t="0" r="0" b="0"/>
                <wp:wrapSquare wrapText="bothSides"/>
                <wp:docPr id="200331287" name="Gruppieren 9"/>
                <wp:cNvGraphicFramePr/>
                <a:graphic xmlns:a="http://schemas.openxmlformats.org/drawingml/2006/main">
                  <a:graphicData uri="http://schemas.microsoft.com/office/word/2010/wordprocessingGroup">
                    <wpg:wgp>
                      <wpg:cNvGrpSpPr/>
                      <wpg:grpSpPr>
                        <a:xfrm>
                          <a:off x="0" y="0"/>
                          <a:ext cx="2519680" cy="1757363"/>
                          <a:chOff x="0" y="90488"/>
                          <a:chExt cx="2519680" cy="1757363"/>
                        </a:xfrm>
                      </wpg:grpSpPr>
                      <pic:pic xmlns:pic="http://schemas.openxmlformats.org/drawingml/2006/picture">
                        <pic:nvPicPr>
                          <pic:cNvPr id="55197278" name="Drift Industrie — Debt/Equity und EBIT-Marge" descr="Drift Industrie — Debt/Equity und EBIT-Marge" title="Drift Industrie — Debt/Equity und EBIT-Marge"/>
                          <pic:cNvPicPr>
                            <a:picLocks noChangeAspect="1"/>
                          </pic:cNvPicPr>
                        </pic:nvPicPr>
                        <pic:blipFill rotWithShape="1">
                          <a:blip r:embed="rId48" cstate="print">
                            <a:extLst>
                              <a:ext uri="{28A0092B-C50C-407E-A947-70E740481C1C}">
                                <a14:useLocalDpi xmlns:a14="http://schemas.microsoft.com/office/drawing/2010/main" val="0"/>
                              </a:ext>
                            </a:extLst>
                          </a:blip>
                          <a:srcRect t="6161" b="-1"/>
                          <a:stretch>
                            <a:fillRect/>
                          </a:stretch>
                        </pic:blipFill>
                        <pic:spPr bwMode="auto">
                          <a:xfrm>
                            <a:off x="0" y="90488"/>
                            <a:ext cx="2519680" cy="1378267"/>
                          </a:xfrm>
                          <a:prstGeom prst="rect">
                            <a:avLst/>
                          </a:prstGeom>
                        </pic:spPr>
                      </pic:pic>
                      <wps:wsp>
                        <wps:cNvPr id="2105628867" name="Textfeld 1"/>
                        <wps:cNvSpPr txBox="1"/>
                        <wps:spPr>
                          <a:xfrm>
                            <a:off x="0" y="1524001"/>
                            <a:ext cx="2519680" cy="323850"/>
                          </a:xfrm>
                          <a:prstGeom prst="rect">
                            <a:avLst/>
                          </a:prstGeom>
                          <a:solidFill>
                            <a:prstClr val="white"/>
                          </a:solidFill>
                          <a:ln>
                            <a:noFill/>
                          </a:ln>
                        </wps:spPr>
                        <wps:txbx>
                          <w:txbxContent>
                            <w:p w14:paraId="5504CBDA" w14:textId="6D3EA77D" w:rsidR="004E20D5" w:rsidRPr="004E1D41" w:rsidRDefault="004E20D5" w:rsidP="00BF7FDA">
                              <w:pPr>
                                <w:pStyle w:val="Beschriftung"/>
                                <w:rPr>
                                  <w:noProof/>
                                </w:rPr>
                              </w:pPr>
                              <w:bookmarkStart w:id="191" w:name="_Toc230279815"/>
                              <w:r>
                                <w:t xml:space="preserve">Abbildung </w:t>
                              </w:r>
                              <w:r w:rsidR="00296173">
                                <w:fldChar w:fldCharType="begin"/>
                              </w:r>
                              <w:r w:rsidR="00296173">
                                <w:instrText xml:space="preserve"> SEQ Abbildung \* ARABIC </w:instrText>
                              </w:r>
                              <w:r w:rsidR="00296173">
                                <w:fldChar w:fldCharType="separate"/>
                              </w:r>
                              <w:r w:rsidR="00296173">
                                <w:rPr>
                                  <w:noProof/>
                                </w:rPr>
                                <w:t>26</w:t>
                              </w:r>
                              <w:r w:rsidR="00296173">
                                <w:rPr>
                                  <w:noProof/>
                                </w:rPr>
                                <w:fldChar w:fldCharType="end"/>
                              </w:r>
                              <w:r>
                                <w:t>:</w:t>
                              </w:r>
                              <w:r w:rsidR="008B24BF">
                                <w:tab/>
                              </w:r>
                              <w:r>
                                <w:t>Drift Analyse Industrie</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8EB3CF5" id="_x0000_s1044" style="position:absolute;left:0;text-align:left;margin-left:226.8pt;margin-top:7.85pt;width:198.4pt;height:138.4pt;z-index:251658246;mso-position-horizontal-relative:margin;mso-height-relative:margin" coordorigin=",904" coordsize="25196,175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">
                <v:shape id="Drift Industrie — Debt/Equity und EBIT-Marge" o:spid="_x0000_s1045" type="#_x0000_t75" alt="Drift Industrie — Debt/Equity und EBIT-Marge" style="position:absolute;top:904;width:25196;height:13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">
                  <v:imagedata r:id="rId49" o:title="Equity und EBIT-Marge" croptop="4038f" cropbottom="-1f"/>
                </v:shape>
                <v:shape id="Textfeld 1" o:spid="_x0000_s1046" type="#_x0000_t202" style="position:absolute;top:15240;width:25196;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" stroked="f">
                  <v:textbox inset="0,0,0,0">
                    <w:txbxContent>
                      <w:p w14:paraId="5504CBDA" w14:textId="6D3EA77D" w:rsidR="004E20D5" w:rsidRPr="004E1D41" w:rsidRDefault="004E20D5" w:rsidP="00BF7FDA">
                        <w:pPr>
                          <w:pStyle w:val="Beschriftung"/>
                          <w:rPr>
                            <w:noProof/>
                          </w:rPr>
                        </w:pPr>
                        <w:bookmarkStart w:id="192" w:name="_Toc230279815"/>
                        <w:r>
                          <w:t xml:space="preserve">Abbildung </w:t>
                        </w:r>
                        <w:r w:rsidR="00296173">
                          <w:fldChar w:fldCharType="begin"/>
                        </w:r>
                        <w:r w:rsidR="00296173">
                          <w:instrText xml:space="preserve"> SEQ Abbildung \* ARABIC </w:instrText>
                        </w:r>
                        <w:r w:rsidR="00296173">
                          <w:fldChar w:fldCharType="separate"/>
                        </w:r>
                        <w:r w:rsidR="00296173">
                          <w:rPr>
                            <w:noProof/>
                          </w:rPr>
                          <w:t>26</w:t>
                        </w:r>
                        <w:r w:rsidR="00296173">
                          <w:rPr>
                            <w:noProof/>
                          </w:rPr>
                          <w:fldChar w:fldCharType="end"/>
                        </w:r>
                        <w:r>
                          <w:t>:</w:t>
                        </w:r>
                        <w:r w:rsidR="008B24BF">
                          <w:tab/>
                        </w:r>
                        <w:r>
                          <w:t>Drift Analyse Industrie</w:t>
                        </w:r>
                        <w:bookmarkEnd w:id="192"/>
                      </w:p>
                    </w:txbxContent>
                  </v:textbox>
                </v:shape>
                <w10:wrap type="square" anchorx="margin"/>
              </v:group>
            </w:pict>
          </mc:Fallback>
        </mc:AlternateContent>
      </w:r>
      <w:r w:rsidR="001E70A1" w:rsidRPr="001E70A1">
        <w:rPr>
          <w:b/>
          <w:bCs/>
        </w:rPr>
        <w:t>Industrie</w:t>
      </w:r>
    </w:p>
    <w:p w14:paraId="0E8A78E9" w14:textId="025C49A9" w:rsidR="000F0E7D" w:rsidRDefault="002127F5" w:rsidP="00D34D48">
      <w:r w:rsidRPr="002127F5">
        <w:t xml:space="preserve">Industrie zeichnet das klassische Bild eines reifen Sektors mit zyklischem Bilanzaufbau und kontinuierlich verbesserter operativer Effizienz. Die </w:t>
      </w:r>
      <w:proofErr w:type="spellStart"/>
      <w:r w:rsidRPr="002127F5">
        <w:t>Debt</w:t>
      </w:r>
      <w:proofErr w:type="spellEnd"/>
      <w:r w:rsidRPr="002127F5">
        <w:t>/Equity-Quote (braun) startet 2000 bei 0,65, fällt zunächst über die Dot-</w:t>
      </w:r>
      <w:proofErr w:type="spellStart"/>
      <w:r w:rsidRPr="002127F5">
        <w:t>Com</w:t>
      </w:r>
      <w:proofErr w:type="spellEnd"/>
      <w:r w:rsidRPr="002127F5">
        <w:t xml:space="preserve">-Phase auf </w:t>
      </w:r>
      <w:r w:rsidRPr="002127F5">
        <w:lastRenderedPageBreak/>
        <w:t>einen Tiefstwert von 0,46 im dritten Quartal 2007, springt nach der Globalen Finanzkrise auf 0,55 und steigt anschließend deutlich auf einen Höchstwert von 0,666 im ersten Quartal 2021 (Trend +0,17 über 25 Jahre, R² = 0,29, p &lt; 10</w:t>
      </w:r>
      <w:r w:rsidRPr="002127F5">
        <w:rPr>
          <w:rFonts w:ascii="Cambria Math" w:hAnsi="Cambria Math" w:cs="Cambria Math"/>
        </w:rPr>
        <w:t>⁻</w:t>
      </w:r>
      <w:r w:rsidRPr="002127F5">
        <w:t>⁸, c +0,0009). Die EBIT-Marge (grün) wächst über den gleichen Zeitraum kontinuierlich von 0,078 auf 0,109 mit einem Höchstwert von 0,114 im zweiten Quartal 2024 (Trend +0,039, R² = 0,46, p &lt; 10</w:t>
      </w:r>
      <w:r w:rsidRPr="002127F5">
        <w:rPr>
          <w:rFonts w:ascii="Cambria Math" w:hAnsi="Cambria Math" w:cs="Cambria Math"/>
        </w:rPr>
        <w:t>⁻</w:t>
      </w:r>
      <w:r w:rsidRPr="002127F5">
        <w:t xml:space="preserve">¹⁴, c +0,0006). Die parallele Aufwärtsbewegung ist im Plot ab 2010 gut sichtbar, bevor die EBIT-Marge ab 2015 stärker zulegt als die Verschuldung. Die FCF-Marge folgt mit Wachstum von 0,044 auf 0,075 (Trend +0,044, c +0,0006), ROA und ROE steigen jeweils leicht (Trend +0,004 bzw. +0,008). Die Eigenkapitalquote sinkt nur marginal von 0,42 auf 0,42 (Trend −0,02, c −0,0002), die Current Ratio bleibt zwischen 1,71 und 1,91 stabil. Die Konstellation passt zur in Kapitel 4 etablierten Sektor-Charakteristik: Industrie ist im Vergleich zu </w:t>
      </w:r>
      <w:proofErr w:type="spellStart"/>
      <w:r w:rsidRPr="002127F5">
        <w:t>Healthcare</w:t>
      </w:r>
      <w:proofErr w:type="spellEnd"/>
      <w:r w:rsidRPr="002127F5">
        <w:t xml:space="preserve"> oder Communication Services moderater finanziert und gewinnt operative Effizienz schrittweise hinzu, ohne dass die Bilanzkomposition </w:t>
      </w:r>
      <w:proofErr w:type="gramStart"/>
      <w:r w:rsidRPr="002127F5">
        <w:t>substantielle</w:t>
      </w:r>
      <w:proofErr w:type="gramEnd"/>
      <w:r w:rsidRPr="002127F5">
        <w:t xml:space="preserve"> Verschiebungen aufweist</w:t>
      </w:r>
      <w:r>
        <w:t>.</w:t>
      </w:r>
    </w:p>
    <w:p w14:paraId="056186C5" w14:textId="77777777" w:rsidR="000F0E7D" w:rsidRDefault="000F0E7D" w:rsidP="00D34D48"/>
    <w:p w14:paraId="1BB47B97" w14:textId="440B98CB" w:rsidR="00C17882" w:rsidRPr="003A7AF9" w:rsidRDefault="00D200F4" w:rsidP="00D34D48">
      <w:pPr>
        <w:rPr>
          <w:b/>
          <w:bCs/>
        </w:rPr>
      </w:pPr>
      <w:r>
        <w:rPr>
          <w:noProof/>
        </w:rPr>
        <mc:AlternateContent>
          <mc:Choice Requires="wpg">
            <w:drawing>
              <wp:anchor distT="0" distB="0" distL="114300" distR="114300" simplePos="0" relativeHeight="251658249" behindDoc="0" locked="0" layoutInCell="1" allowOverlap="1" wp14:anchorId="6D594FAD" wp14:editId="1D7E3D73">
                <wp:simplePos x="0" y="0"/>
                <wp:positionH relativeFrom="margin">
                  <wp:posOffset>2881728</wp:posOffset>
                </wp:positionH>
                <wp:positionV relativeFrom="paragraph">
                  <wp:posOffset>175417</wp:posOffset>
                </wp:positionV>
                <wp:extent cx="2519680" cy="1747256"/>
                <wp:effectExtent l="0" t="0" r="0" b="5715"/>
                <wp:wrapSquare wrapText="bothSides"/>
                <wp:docPr id="952071583" name="Gruppieren 10"/>
                <wp:cNvGraphicFramePr/>
                <a:graphic xmlns:a="http://schemas.openxmlformats.org/drawingml/2006/main">
                  <a:graphicData uri="http://schemas.microsoft.com/office/word/2010/wordprocessingGroup">
                    <wpg:wgp>
                      <wpg:cNvGrpSpPr/>
                      <wpg:grpSpPr>
                        <a:xfrm>
                          <a:off x="0" y="0"/>
                          <a:ext cx="2519680" cy="1747256"/>
                          <a:chOff x="0" y="92304"/>
                          <a:chExt cx="2519680" cy="1747256"/>
                        </a:xfrm>
                      </wpg:grpSpPr>
                      <pic:pic xmlns:pic="http://schemas.openxmlformats.org/drawingml/2006/picture">
                        <pic:nvPicPr>
                          <pic:cNvPr id="316204997" name="Drift Immobilien — FCF-Marge und Debt/Equity" descr="Drift Immobilien — FCF-Marge und Debt/Equity" title="Drift Immobilien — FCF-Marge und Debt/Equity"/>
                          <pic:cNvPicPr>
                            <a:picLocks noChangeAspect="1"/>
                          </pic:cNvPicPr>
                        </pic:nvPicPr>
                        <pic:blipFill rotWithShape="1">
                          <a:blip r:embed="rId50" cstate="print">
                            <a:extLst>
                              <a:ext uri="{28A0092B-C50C-407E-A947-70E740481C1C}">
                                <a14:useLocalDpi xmlns:a14="http://schemas.microsoft.com/office/drawing/2010/main" val="0"/>
                              </a:ext>
                            </a:extLst>
                          </a:blip>
                          <a:srcRect t="6285" b="32"/>
                          <a:stretch>
                            <a:fillRect/>
                          </a:stretch>
                        </pic:blipFill>
                        <pic:spPr bwMode="auto">
                          <a:xfrm>
                            <a:off x="0" y="92304"/>
                            <a:ext cx="2519680" cy="1375971"/>
                          </a:xfrm>
                          <a:prstGeom prst="rect">
                            <a:avLst/>
                          </a:prstGeom>
                        </pic:spPr>
                      </pic:pic>
                      <wps:wsp>
                        <wps:cNvPr id="885238078" name="Textfeld 1"/>
                        <wps:cNvSpPr txBox="1"/>
                        <wps:spPr>
                          <a:xfrm>
                            <a:off x="0" y="1525870"/>
                            <a:ext cx="2519680" cy="313690"/>
                          </a:xfrm>
                          <a:prstGeom prst="rect">
                            <a:avLst/>
                          </a:prstGeom>
                          <a:solidFill>
                            <a:prstClr val="white"/>
                          </a:solidFill>
                          <a:ln>
                            <a:noFill/>
                          </a:ln>
                        </wps:spPr>
                        <wps:txbx>
                          <w:txbxContent>
                            <w:p w14:paraId="034CE050" w14:textId="50095EB4" w:rsidR="00AF5F74" w:rsidRPr="00584B40" w:rsidRDefault="00AF5F74" w:rsidP="00BF7FDA">
                              <w:pPr>
                                <w:pStyle w:val="Beschriftung"/>
                                <w:rPr>
                                  <w:noProof/>
                                </w:rPr>
                              </w:pPr>
                              <w:bookmarkStart w:id="193" w:name="_Toc230279816"/>
                              <w:r>
                                <w:t xml:space="preserve">Abbildung </w:t>
                              </w:r>
                              <w:r w:rsidR="00296173">
                                <w:fldChar w:fldCharType="begin"/>
                              </w:r>
                              <w:r w:rsidR="00296173">
                                <w:instrText xml:space="preserve"> SEQ Abbildung \* ARABIC </w:instrText>
                              </w:r>
                              <w:r w:rsidR="00296173">
                                <w:fldChar w:fldCharType="separate"/>
                              </w:r>
                              <w:r w:rsidR="00296173">
                                <w:rPr>
                                  <w:noProof/>
                                </w:rPr>
                                <w:t>27</w:t>
                              </w:r>
                              <w:r w:rsidR="00296173">
                                <w:rPr>
                                  <w:noProof/>
                                </w:rPr>
                                <w:fldChar w:fldCharType="end"/>
                              </w:r>
                              <w:r>
                                <w:t>:</w:t>
                              </w:r>
                              <w:r w:rsidR="008B24BF">
                                <w:tab/>
                              </w:r>
                              <w:r w:rsidR="00680035">
                                <w:t xml:space="preserve">Drift </w:t>
                              </w:r>
                              <w:r w:rsidR="00BD3F50">
                                <w:t>Analyse Immobilien</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D594FAD" id="_x0000_s1047" style="position:absolute;left:0;text-align:left;margin-left:226.9pt;margin-top:13.8pt;width:198.4pt;height:137.6pt;z-index:251658249;mso-position-horizontal-relative:margin;mso-height-relative:margin" coordorigin=",923" coordsize="25196,174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">
                <v:shape id="Drift Immobilien — FCF-Marge und Debt/Equity" o:spid="_x0000_s1048" type="#_x0000_t75" alt="Drift Immobilien — FCF-Marge und Debt/Equity" style="position:absolute;top:923;width:25196;height:137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">
                  <v:imagedata r:id="rId51" o:title="Equity" croptop="4119f" cropbottom="21f"/>
                </v:shape>
                <v:shape id="Textfeld 1" o:spid="_x0000_s1049" type="#_x0000_t202" style="position:absolute;top:15258;width:25196;height:3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" stroked="f">
                  <v:textbox inset="0,0,0,0">
                    <w:txbxContent>
                      <w:p w14:paraId="034CE050" w14:textId="50095EB4" w:rsidR="00AF5F74" w:rsidRPr="00584B40" w:rsidRDefault="00AF5F74" w:rsidP="00BF7FDA">
                        <w:pPr>
                          <w:pStyle w:val="Beschriftung"/>
                          <w:rPr>
                            <w:noProof/>
                          </w:rPr>
                        </w:pPr>
                        <w:bookmarkStart w:id="194" w:name="_Toc230279816"/>
                        <w:r>
                          <w:t xml:space="preserve">Abbildung </w:t>
                        </w:r>
                        <w:r w:rsidR="00296173">
                          <w:fldChar w:fldCharType="begin"/>
                        </w:r>
                        <w:r w:rsidR="00296173">
                          <w:instrText xml:space="preserve"> SEQ Abbildung \* ARABIC </w:instrText>
                        </w:r>
                        <w:r w:rsidR="00296173">
                          <w:fldChar w:fldCharType="separate"/>
                        </w:r>
                        <w:r w:rsidR="00296173">
                          <w:rPr>
                            <w:noProof/>
                          </w:rPr>
                          <w:t>27</w:t>
                        </w:r>
                        <w:r w:rsidR="00296173">
                          <w:rPr>
                            <w:noProof/>
                          </w:rPr>
                          <w:fldChar w:fldCharType="end"/>
                        </w:r>
                        <w:r>
                          <w:t>:</w:t>
                        </w:r>
                        <w:r w:rsidR="008B24BF">
                          <w:tab/>
                        </w:r>
                        <w:r w:rsidR="00680035">
                          <w:t xml:space="preserve">Drift </w:t>
                        </w:r>
                        <w:r w:rsidR="00BD3F50">
                          <w:t>Analyse Immobilien</w:t>
                        </w:r>
                        <w:bookmarkEnd w:id="194"/>
                      </w:p>
                    </w:txbxContent>
                  </v:textbox>
                </v:shape>
                <w10:wrap type="square" anchorx="margin"/>
              </v:group>
            </w:pict>
          </mc:Fallback>
        </mc:AlternateContent>
      </w:r>
      <w:r w:rsidR="003A7AF9" w:rsidRPr="003A7AF9">
        <w:rPr>
          <w:b/>
          <w:bCs/>
        </w:rPr>
        <w:t>Immobilien</w:t>
      </w:r>
    </w:p>
    <w:p w14:paraId="3A16550A" w14:textId="724E61D2" w:rsidR="008352FC" w:rsidRDefault="00D200F4" w:rsidP="008352FC">
      <w:r w:rsidRPr="00D200F4">
        <w:t>Immobilien zeigen den ungewöhnlichsten Verlauf aller Sektoren und sind das deutlichste Beispiel für einen post-Krisen-Strukturwandel in den Aggregatdaten. Die FCF-Marge (rot) beginnt 2000 niedrig bei 0,064, fällt bis zum dritten Quartal 2004 auf den Tiefstwert von 0,022 und steigt anschließend in zwei Schüben: eine erste Beschleunigung ab 2009 und eine zweite scharfe Aufwärtsbewegung zwischen 2012 und 2015, bevor sie sich ab 2018 bei rund 0,355 stabilisiert. Der Höchstwert von 0,357 wird im dritten Quartal 2020 erreicht. Über 25 Jahre ergibt sich ein Trend von +0,48 mit der höchsten Erklärungsgüte aller Kennzahlen und Sektoren (R² = 0,70, p &lt; 10</w:t>
      </w:r>
      <w:r w:rsidRPr="00D200F4">
        <w:rPr>
          <w:rFonts w:ascii="Cambria Math" w:hAnsi="Cambria Math" w:cs="Cambria Math"/>
        </w:rPr>
        <w:t>⁻</w:t>
      </w:r>
      <w:r w:rsidRPr="00D200F4">
        <w:t xml:space="preserve">²⁶, c +0,005 pro Quartal). Die </w:t>
      </w:r>
      <w:proofErr w:type="spellStart"/>
      <w:r w:rsidRPr="00D200F4">
        <w:t>Debt</w:t>
      </w:r>
      <w:proofErr w:type="spellEnd"/>
      <w:r w:rsidRPr="00D200F4">
        <w:t xml:space="preserve">/Equity-Quote (braun) bewegt sich gegenläufig: Sie steigt aus 1,19 </w:t>
      </w:r>
      <w:proofErr w:type="gramStart"/>
      <w:r w:rsidRPr="00D200F4">
        <w:t>in 2000</w:t>
      </w:r>
      <w:proofErr w:type="gramEnd"/>
      <w:r w:rsidRPr="00D200F4">
        <w:t xml:space="preserve"> zunächst auf einen Höchstwert von 1,30 in der Globalen Finanzkrise 2008 und sinkt anschließend kontinuierlich auf 1,04 in 2024 (Trend −0,25, R² = 0,32, c +0,0009 trotz fallender Niveau-Linie, weil der c-Median über die Firmen anders </w:t>
      </w:r>
      <w:proofErr w:type="gramStart"/>
      <w:r w:rsidRPr="00D200F4">
        <w:t>verteilt</w:t>
      </w:r>
      <w:proofErr w:type="gramEnd"/>
      <w:r w:rsidRPr="00D200F4">
        <w:t xml:space="preserve"> ist als der Aggregat-Trend). Die in Kapitel 4 als Liquiditäts-Sondersektor identifizierte Bilanzcharakteristik erscheint hier in Bewegung: Die EBIT-Marge fällt von 0,428 auf 0,326 (Trend −0,08, c −0,0006), während die Eigenkapitalquote von 0,378 auf 0,436 steigt (Trend +0,09). Das Bild beschreibt den Wandel der Branche nach der Globalen Finanzkrise hin zu einer </w:t>
      </w:r>
      <w:proofErr w:type="spellStart"/>
      <w:r w:rsidRPr="00D200F4">
        <w:t>cashflow</w:t>
      </w:r>
      <w:proofErr w:type="spellEnd"/>
      <w:r w:rsidRPr="00D200F4">
        <w:t>-</w:t>
      </w:r>
      <w:r w:rsidRPr="00D200F4">
        <w:lastRenderedPageBreak/>
        <w:t>stärkeren, weniger fremdfinanzierten Struktur — eine direkte Konsequenz der regulatorischen Verschärfung und der zunehmenden Bedeutung von REIT-Modellen mit hoher Ausschüttungsdisziplin.</w:t>
      </w:r>
    </w:p>
    <w:p w14:paraId="354F9C91" w14:textId="77777777" w:rsidR="008352FC" w:rsidRDefault="008352FC" w:rsidP="00D34D48"/>
    <w:p w14:paraId="273BA5C2" w14:textId="5FFD63DB" w:rsidR="003A7AF9" w:rsidRPr="00D200F4" w:rsidRDefault="008352FC" w:rsidP="00D34D48">
      <w:pPr>
        <w:rPr>
          <w:b/>
          <w:bCs/>
        </w:rPr>
      </w:pPr>
      <w:r>
        <w:rPr>
          <w:noProof/>
        </w:rPr>
        <mc:AlternateContent>
          <mc:Choice Requires="wpg">
            <w:drawing>
              <wp:anchor distT="0" distB="0" distL="114300" distR="114300" simplePos="0" relativeHeight="251658250" behindDoc="0" locked="0" layoutInCell="1" allowOverlap="1" wp14:anchorId="7A5D300F" wp14:editId="1FDD4F34">
                <wp:simplePos x="0" y="0"/>
                <wp:positionH relativeFrom="margin">
                  <wp:align>right</wp:align>
                </wp:positionH>
                <wp:positionV relativeFrom="paragraph">
                  <wp:posOffset>76835</wp:posOffset>
                </wp:positionV>
                <wp:extent cx="2519680" cy="1929130"/>
                <wp:effectExtent l="0" t="0" r="0" b="0"/>
                <wp:wrapSquare wrapText="bothSides"/>
                <wp:docPr id="730511352" name="Gruppieren 11"/>
                <wp:cNvGraphicFramePr/>
                <a:graphic xmlns:a="http://schemas.openxmlformats.org/drawingml/2006/main">
                  <a:graphicData uri="http://schemas.microsoft.com/office/word/2010/wordprocessingGroup">
                    <wpg:wgp>
                      <wpg:cNvGrpSpPr/>
                      <wpg:grpSpPr>
                        <a:xfrm>
                          <a:off x="0" y="0"/>
                          <a:ext cx="2519680" cy="1929225"/>
                          <a:chOff x="0" y="90188"/>
                          <a:chExt cx="2519680" cy="1929836"/>
                        </a:xfrm>
                      </wpg:grpSpPr>
                      <pic:pic xmlns:pic="http://schemas.openxmlformats.org/drawingml/2006/picture">
                        <pic:nvPicPr>
                          <pic:cNvPr id="281964019" name="Drift Technologie — Current Ratio und Debt/Equity" descr="Drift Technologie — Current Ratio und Debt/Equity" title="Drift Technologie — Current Ratio und Debt/Equity"/>
                          <pic:cNvPicPr>
                            <a:picLocks noChangeAspect="1"/>
                          </pic:cNvPicPr>
                        </pic:nvPicPr>
                        <pic:blipFill rotWithShape="1">
                          <a:blip r:embed="rId52" cstate="print">
                            <a:extLst>
                              <a:ext uri="{28A0092B-C50C-407E-A947-70E740481C1C}">
                                <a14:useLocalDpi xmlns:a14="http://schemas.microsoft.com/office/drawing/2010/main" val="0"/>
                              </a:ext>
                            </a:extLst>
                          </a:blip>
                          <a:srcRect t="6140"/>
                          <a:stretch>
                            <a:fillRect/>
                          </a:stretch>
                        </pic:blipFill>
                        <pic:spPr bwMode="auto">
                          <a:xfrm>
                            <a:off x="0" y="90188"/>
                            <a:ext cx="2519680" cy="1378567"/>
                          </a:xfrm>
                          <a:prstGeom prst="rect">
                            <a:avLst/>
                          </a:prstGeom>
                        </pic:spPr>
                      </pic:pic>
                      <wps:wsp>
                        <wps:cNvPr id="655382284" name="Textfeld 1"/>
                        <wps:cNvSpPr txBox="1"/>
                        <wps:spPr>
                          <a:xfrm>
                            <a:off x="0" y="1525269"/>
                            <a:ext cx="2519680" cy="494755"/>
                          </a:xfrm>
                          <a:prstGeom prst="rect">
                            <a:avLst/>
                          </a:prstGeom>
                          <a:solidFill>
                            <a:prstClr val="white"/>
                          </a:solidFill>
                          <a:ln>
                            <a:noFill/>
                          </a:ln>
                        </wps:spPr>
                        <wps:txbx>
                          <w:txbxContent>
                            <w:p w14:paraId="10A46938" w14:textId="3AE06196" w:rsidR="00FB3B86" w:rsidRPr="001A7F05" w:rsidRDefault="00FB3B86" w:rsidP="00BF7FDA">
                              <w:pPr>
                                <w:pStyle w:val="Beschriftung"/>
                                <w:rPr>
                                  <w:noProof/>
                                </w:rPr>
                              </w:pPr>
                              <w:bookmarkStart w:id="195" w:name="_Toc230279817"/>
                              <w:r>
                                <w:t xml:space="preserve">Abbildung </w:t>
                              </w:r>
                              <w:r w:rsidR="00296173">
                                <w:fldChar w:fldCharType="begin"/>
                              </w:r>
                              <w:r w:rsidR="00296173">
                                <w:instrText xml:space="preserve"> SEQ Abbildung \* ARABIC </w:instrText>
                              </w:r>
                              <w:r w:rsidR="00296173">
                                <w:fldChar w:fldCharType="separate"/>
                              </w:r>
                              <w:r w:rsidR="00296173">
                                <w:rPr>
                                  <w:noProof/>
                                </w:rPr>
                                <w:t>28</w:t>
                              </w:r>
                              <w:r w:rsidR="00296173">
                                <w:rPr>
                                  <w:noProof/>
                                </w:rPr>
                                <w:fldChar w:fldCharType="end"/>
                              </w:r>
                              <w:r>
                                <w:t>:</w:t>
                              </w:r>
                              <w:r w:rsidR="008B24BF">
                                <w:tab/>
                              </w:r>
                              <w:r>
                                <w:t>Drift Analyse Technologie</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A5D300F" id="Gruppieren 11" o:spid="_x0000_s1050" style="position:absolute;left:0;text-align:left;margin-left:147.2pt;margin-top:6.05pt;width:198.4pt;height:151.9pt;z-index:251658250;mso-position-horizontal:right;mso-position-horizontal-relative:margin;mso-height-relative:margin" coordorigin=",901" coordsize="25196,192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">
                <v:shape id="Drift Technologie — Current Ratio und Debt/Equity" o:spid="_x0000_s1051" type="#_x0000_t75" alt="Drift Technologie — Current Ratio und Debt/Equity" style="position:absolute;top:901;width:25196;height:137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">
                  <v:imagedata r:id="rId53" o:title="Equity" croptop="4024f"/>
                </v:shape>
                <v:shape id="Textfeld 1" o:spid="_x0000_s1052" type="#_x0000_t202" style="position:absolute;top:15252;width:25196;height:49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" stroked="f">
                  <v:textbox inset="0,0,0,0">
                    <w:txbxContent>
                      <w:p w14:paraId="10A46938" w14:textId="3AE06196" w:rsidR="00FB3B86" w:rsidRPr="001A7F05" w:rsidRDefault="00FB3B86" w:rsidP="00BF7FDA">
                        <w:pPr>
                          <w:pStyle w:val="Beschriftung"/>
                          <w:rPr>
                            <w:noProof/>
                          </w:rPr>
                        </w:pPr>
                        <w:bookmarkStart w:id="196" w:name="_Toc230279817"/>
                        <w:r>
                          <w:t xml:space="preserve">Abbildung </w:t>
                        </w:r>
                        <w:r w:rsidR="00296173">
                          <w:fldChar w:fldCharType="begin"/>
                        </w:r>
                        <w:r w:rsidR="00296173">
                          <w:instrText xml:space="preserve"> SEQ Abbildung \* ARABIC </w:instrText>
                        </w:r>
                        <w:r w:rsidR="00296173">
                          <w:fldChar w:fldCharType="separate"/>
                        </w:r>
                        <w:r w:rsidR="00296173">
                          <w:rPr>
                            <w:noProof/>
                          </w:rPr>
                          <w:t>28</w:t>
                        </w:r>
                        <w:r w:rsidR="00296173">
                          <w:rPr>
                            <w:noProof/>
                          </w:rPr>
                          <w:fldChar w:fldCharType="end"/>
                        </w:r>
                        <w:r>
                          <w:t>:</w:t>
                        </w:r>
                        <w:r w:rsidR="008B24BF">
                          <w:tab/>
                        </w:r>
                        <w:r>
                          <w:t>Drift Analyse Technologie</w:t>
                        </w:r>
                        <w:bookmarkEnd w:id="196"/>
                      </w:p>
                    </w:txbxContent>
                  </v:textbox>
                </v:shape>
                <w10:wrap type="square" anchorx="margin"/>
              </v:group>
            </w:pict>
          </mc:Fallback>
        </mc:AlternateContent>
      </w:r>
      <w:r w:rsidR="00D200F4" w:rsidRPr="00D200F4">
        <w:rPr>
          <w:b/>
          <w:bCs/>
        </w:rPr>
        <w:t>Technologie</w:t>
      </w:r>
    </w:p>
    <w:p w14:paraId="742DF413" w14:textId="3BE37400" w:rsidR="005A7674" w:rsidRDefault="008352FC" w:rsidP="005A7674">
      <w:r w:rsidRPr="008352FC">
        <w:t>Technologie zeigt das spiegelbildliche Bewegungsmuster mit der höchsten Erklärungsgüte aller Sektoren in beiden Kennzahlen. Die Current Ratio (lila) startet 2000 nach der Dot-</w:t>
      </w:r>
      <w:proofErr w:type="spellStart"/>
      <w:r w:rsidRPr="008352FC">
        <w:t>Com</w:t>
      </w:r>
      <w:proofErr w:type="spellEnd"/>
      <w:r w:rsidRPr="008352FC">
        <w:t>-Phase mit dem in der gesamten Stichprobe höchsten Wert von 2,48 und fällt kontinuierlich auf 1,87 in 2024 (Trend −0,72 über 25 Jahre, R² = 0,82, p &lt; 10</w:t>
      </w:r>
      <w:r w:rsidRPr="008352FC">
        <w:rPr>
          <w:rFonts w:ascii="Cambria Math" w:hAnsi="Cambria Math" w:cs="Cambria Math"/>
        </w:rPr>
        <w:t>⁻</w:t>
      </w:r>
      <w:r w:rsidRPr="008352FC">
        <w:t xml:space="preserve">³⁷, c −0,006 pro Quartal). Spiegelbildlich klettert die </w:t>
      </w:r>
      <w:proofErr w:type="spellStart"/>
      <w:r w:rsidRPr="008352FC">
        <w:t>Debt</w:t>
      </w:r>
      <w:proofErr w:type="spellEnd"/>
      <w:r w:rsidRPr="008352FC">
        <w:t>/Equity-Quote (braun) von 0,18 im ersten Quartal 2000 auf einen Höchstwert von 0,478 im dritten Quartal 2017 und stabilisiert sich anschließend zwischen 0,42 und 0,46, am Ende der Stichprobenperiode bei 0,419 (Trend +0,35, R² = 0,75, p &lt; 10</w:t>
      </w:r>
      <w:r w:rsidRPr="008352FC">
        <w:rPr>
          <w:rFonts w:ascii="Cambria Math" w:hAnsi="Cambria Math" w:cs="Cambria Math"/>
        </w:rPr>
        <w:t>⁻</w:t>
      </w:r>
      <w:r w:rsidRPr="008352FC">
        <w:t xml:space="preserve">³⁰, c +0,003). Die beiden Kurven kreuzen sich um 2013, was den Übergang der Branche vom liquiditätsdominierten Start-up-Modell zu einer reifen, fremdfinanzierten Struktur markiert. Parallel verbessert sich die operative Profitabilität </w:t>
      </w:r>
      <w:proofErr w:type="gramStart"/>
      <w:r w:rsidRPr="008352FC">
        <w:t>substantiell</w:t>
      </w:r>
      <w:proofErr w:type="gramEnd"/>
      <w:r w:rsidRPr="008352FC">
        <w:t xml:space="preserve">: Die EBIT-Marge wächst von 0,052 auf 0,143 (Trend +0,067, R² = 0,38, c +0,0007), die FCF-Marge von 0,051 auf 0,117 mit Höchstwert 0,138 im zweiten Quartal 2023 (Trend +0,070, c +0,0010), ROE verdoppelt sich von 0,013 auf 0,033. Die Eigenkapitalquote sinkt entsprechend von 0,632 auf 0,497, der Trend von −0,19 erreicht mit R² = 0,88 die höchste Erklärungsgüte aller Sektor-Kennzahl-Kombinationen (c −0,002). Das Bild stützt die in Kapitel </w:t>
      </w:r>
      <w:r w:rsidR="00BF5A85">
        <w:fldChar w:fldCharType="begin"/>
      </w:r>
      <w:r w:rsidR="00BF5A85">
        <w:instrText xml:space="preserve"> REF _Ref230004464 \r \h </w:instrText>
      </w:r>
      <w:r w:rsidR="00BF5A85">
        <w:fldChar w:fldCharType="separate"/>
      </w:r>
      <w:r w:rsidR="00BF5A85">
        <w:rPr>
          <w:cs/>
        </w:rPr>
        <w:t>‎</w:t>
      </w:r>
      <w:r w:rsidR="00BF5A85">
        <w:t>4</w:t>
      </w:r>
      <w:r w:rsidR="00BF5A85">
        <w:fldChar w:fldCharType="end"/>
      </w:r>
      <w:r w:rsidRPr="008352FC">
        <w:t xml:space="preserve"> angesprochene Sektor-Logik: Mit der Reife der dominierenden Geschäftsmodelle bewegt sich Technologie aus dem konservativen Start-up-Profil heraus hin zu einer optimierten Kapitalstruktur, in der Liquiditätspuffer aktiv abgebaut und durch Fremdfinanzierung ersetzt werden.</w:t>
      </w:r>
    </w:p>
    <w:p w14:paraId="57AA0753" w14:textId="77777777" w:rsidR="005A7674" w:rsidRDefault="005A7674" w:rsidP="00D34D48"/>
    <w:p w14:paraId="05F08946" w14:textId="0455341A" w:rsidR="00783E34" w:rsidRPr="00A60045" w:rsidRDefault="005A7674" w:rsidP="00D34D48">
      <w:pPr>
        <w:rPr>
          <w:b/>
          <w:bCs/>
        </w:rPr>
      </w:pPr>
      <w:r>
        <w:rPr>
          <w:noProof/>
        </w:rPr>
        <w:lastRenderedPageBreak/>
        <mc:AlternateContent>
          <mc:Choice Requires="wpg">
            <w:drawing>
              <wp:anchor distT="0" distB="0" distL="114300" distR="114300" simplePos="0" relativeHeight="251658251" behindDoc="0" locked="0" layoutInCell="1" allowOverlap="1" wp14:anchorId="1B178B4F" wp14:editId="64CC3B3E">
                <wp:simplePos x="0" y="0"/>
                <wp:positionH relativeFrom="margin">
                  <wp:posOffset>2881219</wp:posOffset>
                </wp:positionH>
                <wp:positionV relativeFrom="paragraph">
                  <wp:posOffset>92672</wp:posOffset>
                </wp:positionV>
                <wp:extent cx="2519680" cy="1737282"/>
                <wp:effectExtent l="0" t="0" r="0" b="0"/>
                <wp:wrapSquare wrapText="bothSides"/>
                <wp:docPr id="1434115737" name="Gruppieren 12"/>
                <wp:cNvGraphicFramePr/>
                <a:graphic xmlns:a="http://schemas.openxmlformats.org/drawingml/2006/main">
                  <a:graphicData uri="http://schemas.microsoft.com/office/word/2010/wordprocessingGroup">
                    <wpg:wgp>
                      <wpg:cNvGrpSpPr/>
                      <wpg:grpSpPr>
                        <a:xfrm>
                          <a:off x="0" y="0"/>
                          <a:ext cx="2519680" cy="1737282"/>
                          <a:chOff x="0" y="91026"/>
                          <a:chExt cx="2519680" cy="1737282"/>
                        </a:xfrm>
                      </wpg:grpSpPr>
                      <pic:pic xmlns:pic="http://schemas.openxmlformats.org/drawingml/2006/picture">
                        <pic:nvPicPr>
                          <pic:cNvPr id="1852396152" name="Drift Versorger — EBIT-Marge und FCF-Marge" descr="Drift Versorger — EBIT-Marge und FCF-Marge" title="Drift Versorger — EBIT-Marge und FCF-Marge"/>
                          <pic:cNvPicPr>
                            <a:picLocks noChangeAspect="1"/>
                          </pic:cNvPicPr>
                        </pic:nvPicPr>
                        <pic:blipFill rotWithShape="1">
                          <a:blip r:embed="rId54" cstate="print">
                            <a:extLst>
                              <a:ext uri="{28A0092B-C50C-407E-A947-70E740481C1C}">
                                <a14:useLocalDpi xmlns:a14="http://schemas.microsoft.com/office/drawing/2010/main" val="0"/>
                              </a:ext>
                            </a:extLst>
                          </a:blip>
                          <a:srcRect t="6198" b="8"/>
                          <a:stretch>
                            <a:fillRect/>
                          </a:stretch>
                        </pic:blipFill>
                        <pic:spPr bwMode="auto">
                          <a:xfrm>
                            <a:off x="0" y="91026"/>
                            <a:ext cx="2519680" cy="1377613"/>
                          </a:xfrm>
                          <a:prstGeom prst="rect">
                            <a:avLst/>
                          </a:prstGeom>
                        </pic:spPr>
                      </pic:pic>
                      <wps:wsp>
                        <wps:cNvPr id="730113841" name="Textfeld 1"/>
                        <wps:cNvSpPr txBox="1"/>
                        <wps:spPr>
                          <a:xfrm>
                            <a:off x="0" y="1522238"/>
                            <a:ext cx="2519680" cy="306070"/>
                          </a:xfrm>
                          <a:prstGeom prst="rect">
                            <a:avLst/>
                          </a:prstGeom>
                          <a:solidFill>
                            <a:prstClr val="white"/>
                          </a:solidFill>
                          <a:ln>
                            <a:noFill/>
                          </a:ln>
                        </wps:spPr>
                        <wps:txbx>
                          <w:txbxContent>
                            <w:p w14:paraId="58B5F160" w14:textId="62B4E152" w:rsidR="001035B8" w:rsidRPr="00894D7C" w:rsidRDefault="001035B8" w:rsidP="00BF7FDA">
                              <w:pPr>
                                <w:pStyle w:val="Beschriftung"/>
                                <w:rPr>
                                  <w:noProof/>
                                </w:rPr>
                              </w:pPr>
                              <w:bookmarkStart w:id="197" w:name="_Toc230279818"/>
                              <w:r>
                                <w:t xml:space="preserve">Abbildung </w:t>
                              </w:r>
                              <w:r w:rsidR="00296173">
                                <w:fldChar w:fldCharType="begin"/>
                              </w:r>
                              <w:r w:rsidR="00296173">
                                <w:instrText xml:space="preserve"> SEQ Abbildung \* ARABIC </w:instrText>
                              </w:r>
                              <w:r w:rsidR="00296173">
                                <w:fldChar w:fldCharType="separate"/>
                              </w:r>
                              <w:r w:rsidR="00296173">
                                <w:rPr>
                                  <w:noProof/>
                                </w:rPr>
                                <w:t>29</w:t>
                              </w:r>
                              <w:r w:rsidR="00296173">
                                <w:rPr>
                                  <w:noProof/>
                                </w:rPr>
                                <w:fldChar w:fldCharType="end"/>
                              </w:r>
                              <w:r>
                                <w:t>:</w:t>
                              </w:r>
                              <w:r w:rsidR="002E77CE">
                                <w:tab/>
                              </w:r>
                              <w:r>
                                <w:t>Drift Analyse Versorger</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B178B4F" id="Gruppieren 12" o:spid="_x0000_s1053" style="position:absolute;left:0;text-align:left;margin-left:226.85pt;margin-top:7.3pt;width:198.4pt;height:136.8pt;z-index:251658251;mso-position-horizontal-relative:margin;mso-height-relative:margin" coordorigin=",910" coordsize="25196,173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">
                <v:shape id="Drift Versorger — EBIT-Marge und FCF-Marge" o:spid="_x0000_s1054" type="#_x0000_t75" alt="Drift Versorger — EBIT-Marge und FCF-Marge" style="position:absolute;top:910;width:25196;height:137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">
                  <v:imagedata r:id="rId55" o:title="Drift Versorger — EBIT-Marge und FCF-Marge" croptop="4062f" cropbottom="5f"/>
                </v:shape>
                <v:shape id="Textfeld 1" o:spid="_x0000_s1055" type="#_x0000_t202" style="position:absolute;top:15222;width:25196;height:30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" stroked="f">
                  <v:textbox inset="0,0,0,0">
                    <w:txbxContent>
                      <w:p w14:paraId="58B5F160" w14:textId="62B4E152" w:rsidR="001035B8" w:rsidRPr="00894D7C" w:rsidRDefault="001035B8" w:rsidP="00BF7FDA">
                        <w:pPr>
                          <w:pStyle w:val="Beschriftung"/>
                          <w:rPr>
                            <w:noProof/>
                          </w:rPr>
                        </w:pPr>
                        <w:bookmarkStart w:id="198" w:name="_Toc230279818"/>
                        <w:r>
                          <w:t xml:space="preserve">Abbildung </w:t>
                        </w:r>
                        <w:r w:rsidR="00296173">
                          <w:fldChar w:fldCharType="begin"/>
                        </w:r>
                        <w:r w:rsidR="00296173">
                          <w:instrText xml:space="preserve"> SEQ Abbildung \* ARABIC </w:instrText>
                        </w:r>
                        <w:r w:rsidR="00296173">
                          <w:fldChar w:fldCharType="separate"/>
                        </w:r>
                        <w:r w:rsidR="00296173">
                          <w:rPr>
                            <w:noProof/>
                          </w:rPr>
                          <w:t>29</w:t>
                        </w:r>
                        <w:r w:rsidR="00296173">
                          <w:rPr>
                            <w:noProof/>
                          </w:rPr>
                          <w:fldChar w:fldCharType="end"/>
                        </w:r>
                        <w:r>
                          <w:t>:</w:t>
                        </w:r>
                        <w:r w:rsidR="002E77CE">
                          <w:tab/>
                        </w:r>
                        <w:r>
                          <w:t>Drift Analyse Versorger</w:t>
                        </w:r>
                        <w:bookmarkEnd w:id="198"/>
                      </w:p>
                    </w:txbxContent>
                  </v:textbox>
                </v:shape>
                <w10:wrap type="square" anchorx="margin"/>
              </v:group>
            </w:pict>
          </mc:Fallback>
        </mc:AlternateContent>
      </w:r>
      <w:r w:rsidR="00A60045" w:rsidRPr="00A60045">
        <w:rPr>
          <w:b/>
          <w:bCs/>
        </w:rPr>
        <w:t>Versorger</w:t>
      </w:r>
    </w:p>
    <w:p w14:paraId="3854F1A2" w14:textId="55229475" w:rsidR="001035B8" w:rsidRDefault="007F3255" w:rsidP="00D34D48">
      <w:r w:rsidRPr="007F3255">
        <w:t>Versorger sind der einzige Sektor, in dem operative und Cash-Marge dauerhaft auseinanderlaufen, und zeigen damit das ausgeprägteste Beispiel für eine investitionsgetriebene Schere zwischen EBIT und Free Cashflow. Die EBIT-Marge (grün) startet 2000 bei 0,154, hält sich bis 2005 weitgehend stabil und steigt anschließend kontinuierlich auf 0,217 im zweiten Quartal 2023, wo sie sich für den Rest der Stichprobenperiode stabilisiert (Trend +0,079 über 25 Jahre, R² = 0,34, p &lt; 10</w:t>
      </w:r>
      <w:r w:rsidRPr="007F3255">
        <w:rPr>
          <w:rFonts w:ascii="Cambria Math" w:hAnsi="Cambria Math" w:cs="Cambria Math"/>
        </w:rPr>
        <w:t>⁻</w:t>
      </w:r>
      <w:r w:rsidRPr="007F3255">
        <w:t xml:space="preserve">⁹, c +0,001 pro Quartal). Die FCF-Marge (rot) bewegt sich gegenläufig: Sie startet 2000 bereits leicht negativ bei −0,005, erreicht ihren Höchstwert von 0,029 im ersten Quartal 2012 und stürzt anschließend systematisch ab auf den Tiefstwert von −0,132 im vierten Quartal 2023 (Trend −0,124, R² = 0,23, c −0,002). Die Schere öffnet sich besonders deutlich ab 2015, sichtbar im Plot als gegenläufige Bewegung der grünen und roten Linie. Im Hintergrund steigt die </w:t>
      </w:r>
      <w:proofErr w:type="spellStart"/>
      <w:r w:rsidRPr="007F3255">
        <w:t>Debt</w:t>
      </w:r>
      <w:proofErr w:type="spellEnd"/>
      <w:r w:rsidRPr="007F3255">
        <w:t xml:space="preserve">/Equity-Quote von 1,26 auf 1,48 mit einem Höchstwert von 1,48 im vierten Quartal 2024 (Trend +0,19, c +0,003), die Current Ratio fällt von 0,80 auf 0,76, die Eigenkapitalquote bleibt zwischen 0,275 und 0,302 stabil. Die ROA und ROE sinken jeweils leicht (Trend −0,001 bzw. −0,003). Die Konstellation passt zur in Kapitel </w:t>
      </w:r>
      <w:r w:rsidR="00BF5A85">
        <w:fldChar w:fldCharType="begin"/>
      </w:r>
      <w:r w:rsidR="00BF5A85">
        <w:instrText xml:space="preserve"> REF _Ref230004464 \r \h </w:instrText>
      </w:r>
      <w:r w:rsidR="00BF5A85">
        <w:fldChar w:fldCharType="separate"/>
      </w:r>
      <w:r w:rsidR="00BF5A85">
        <w:rPr>
          <w:cs/>
        </w:rPr>
        <w:t>‎</w:t>
      </w:r>
      <w:r w:rsidR="00BF5A85">
        <w:t>4</w:t>
      </w:r>
      <w:r w:rsidR="00BF5A85">
        <w:fldChar w:fldCharType="end"/>
      </w:r>
      <w:r w:rsidRPr="007F3255">
        <w:t xml:space="preserve"> etablierten Sektor-Charakteristik: Versorger befinden sich seit Mitte der 2010er-Jahre in einer fremdfinanzierten Investitionsphase mit hohem Capex-Bedarf, die operative Profitabilität wird durch regulierte Preise gestützt, während die freie Cashflow-Marge unter dem Investitionsdruck der Energiewende zunehmend belastet wird.</w:t>
      </w:r>
    </w:p>
    <w:p w14:paraId="214B5AC0" w14:textId="4550162A" w:rsidR="001035B8" w:rsidRDefault="0093773E" w:rsidP="00D34D48">
      <w:r w:rsidRPr="0093773E">
        <w:t xml:space="preserve">Über die zehn Sektor-Storylines hinweg zeichnen sich zwei Beobachtungsebenen ab. Die erste betrifft die Rolle der drei in </w:t>
      </w:r>
      <w:r w:rsidR="00BF5A85">
        <w:t xml:space="preserve">Kapitel </w:t>
      </w:r>
      <w:r w:rsidR="00BF5A85">
        <w:fldChar w:fldCharType="begin"/>
      </w:r>
      <w:r w:rsidR="00BF5A85">
        <w:instrText xml:space="preserve"> REF _Ref230217530 \r \h </w:instrText>
      </w:r>
      <w:r w:rsidR="00BF5A85">
        <w:fldChar w:fldCharType="separate"/>
      </w:r>
      <w:r w:rsidR="00BF5A85">
        <w:rPr>
          <w:cs/>
        </w:rPr>
        <w:t>‎</w:t>
      </w:r>
      <w:r w:rsidR="00BF5A85">
        <w:t>5.2.1</w:t>
      </w:r>
      <w:r w:rsidR="00BF5A85">
        <w:fldChar w:fldCharType="end"/>
      </w:r>
      <w:r w:rsidRPr="0093773E">
        <w:t xml:space="preserve"> identifizierten Krisenphasen für die langfristigen Drift-Pfade. Die Globale Finanzkrise hinterlässt die deutlichsten Bilanz-Marker: Bei Real Estate markiert das vierte Quartal 2008 mit einer </w:t>
      </w:r>
      <w:proofErr w:type="spellStart"/>
      <w:r w:rsidRPr="0093773E">
        <w:t>Debt</w:t>
      </w:r>
      <w:proofErr w:type="spellEnd"/>
      <w:r w:rsidRPr="0093773E">
        <w:t xml:space="preserve">/Equity-Quote von 1,30 den absoluten Höchststand vor dem anschließenden </w:t>
      </w:r>
      <w:proofErr w:type="spellStart"/>
      <w:r w:rsidRPr="0093773E">
        <w:t>Deleveraging</w:t>
      </w:r>
      <w:proofErr w:type="spellEnd"/>
      <w:r w:rsidRPr="0093773E">
        <w:t xml:space="preserve">-Pfad, bei Industrie und </w:t>
      </w:r>
      <w:proofErr w:type="spellStart"/>
      <w:r w:rsidRPr="0093773E">
        <w:t>Healthcare</w:t>
      </w:r>
      <w:proofErr w:type="spellEnd"/>
      <w:r w:rsidRPr="0093773E">
        <w:t xml:space="preserve"> definiert die Phase 2007 bis 2009 den Tiefpunkt der späteren D/E-Aufwärtsbewegung. Die Dot-</w:t>
      </w:r>
      <w:proofErr w:type="spellStart"/>
      <w:r w:rsidRPr="0093773E">
        <w:t>Com</w:t>
      </w:r>
      <w:proofErr w:type="spellEnd"/>
      <w:r w:rsidRPr="0093773E">
        <w:t xml:space="preserve">-Phase prägt vor allem den Startpunkt der Sektoren mit hohem Technologie- oder Wachstumsbezug, sichtbar im Current-Ratio-Hoch der Technologie zu Beginn der Stichprobenperiode und in der Margen-Volatilität von Communication Services und Industrie zwischen 2001 und 2003. Die COVID-Phase ist die operative Phase: Sie hinterlässt einen sichtbaren EBIT-Margen-Knick bei Basiskonsumgütern (Stufeneffekt 2020) und beendet den Margen-Aufschwung bei Communication Services und Industrie. Außerhalb dieser drei Phasen wirken eigenständige, </w:t>
      </w:r>
      <w:proofErr w:type="spellStart"/>
      <w:r w:rsidRPr="0093773E">
        <w:lastRenderedPageBreak/>
        <w:t>sektor</w:t>
      </w:r>
      <w:proofErr w:type="spellEnd"/>
      <w:r w:rsidRPr="0093773E">
        <w:t>-spezifische Ereignisse: der Öl-Crash 2014 bis 2018 strukturiert das gesamte EBIT-Margen-Profil der Energie, die regulatorische Verschärfung nach 2010 prägt den FCF-Schub bei Real Estate, und die ab 2015 einsetzende Capex-Welle der Energiewende öffnet die Marge-Cash-Schere bei Versorgern.</w:t>
      </w:r>
    </w:p>
    <w:p w14:paraId="1CF32486" w14:textId="2D3869BF" w:rsidR="00D34D48" w:rsidRPr="00D34D48" w:rsidRDefault="00955FA8" w:rsidP="00BB7075">
      <w:r w:rsidRPr="00955FA8">
        <w:t xml:space="preserve">Die zweite Beobachtungsebene betrifft die </w:t>
      </w:r>
      <w:proofErr w:type="gramStart"/>
      <w:r w:rsidRPr="00955FA8">
        <w:t>AR(1)-</w:t>
      </w:r>
      <w:proofErr w:type="gramEnd"/>
      <w:r w:rsidRPr="00955FA8">
        <w:t xml:space="preserve">Eignung der Sektor-Aggregate, gemessen an der Drift-Komponente. Vier Sektor-Kennzahl-Kombinationen erreichen ein R² von 0,65 oder höher in der linearen Niveau-Trend-Regression (Technologie EK-Quote R² = 0,88, Technologie Current Ratio R² = 0,82, Technologie D/E R² = 0,75, Real Estate FCF-Marge R² = 0,70, </w:t>
      </w:r>
      <w:proofErr w:type="spellStart"/>
      <w:r w:rsidRPr="00955FA8">
        <w:t>Healthcare</w:t>
      </w:r>
      <w:proofErr w:type="spellEnd"/>
      <w:r w:rsidRPr="00955FA8">
        <w:t xml:space="preserve"> D/E R² = 0,69, Consumer </w:t>
      </w:r>
      <w:proofErr w:type="spellStart"/>
      <w:r w:rsidRPr="00955FA8">
        <w:t>Cyclical</w:t>
      </w:r>
      <w:proofErr w:type="spellEnd"/>
      <w:r w:rsidRPr="00955FA8">
        <w:t xml:space="preserve"> EK-Quote R² = 0,66) und beschreiben damit einen quasi-konstanten Drift c über die gesamte Stichprobenperiode — der AR(1)-Rahmen mit konstantem </w:t>
      </w:r>
      <w:proofErr w:type="spellStart"/>
      <w:r w:rsidRPr="00955FA8">
        <w:t>Intercept</w:t>
      </w:r>
      <w:proofErr w:type="spellEnd"/>
      <w:r w:rsidRPr="00955FA8">
        <w:t xml:space="preserve"> trifft die langfristige Bewegung dieser Reihen sehr gut. Weitere zehn Kombinationen liegen mit R² zwischen 0,30 und 0,60 in einem Bereich, in dem der Drift c weiterhin gut definiert ist, aber durch zyklische oder strukturelle Sprünge moderat überlagert wird. Niedrige Werte wie bei Energie EBIT-Marge (R² = 0,14, c −0,0015 bei zyklisch driftendem Mittelwert) oder Industrie Current Ratio (R² &lt; 0,01) signalisieren, dass dort ein konstantes c die Bewegung nicht erfasst, weil Rohstoffzyklen oder Plateau-Pfade die linear-konstante Drift überlagern. Die direkte Konsistenz von Niveau-Trend pro Quartal und c-Median pro Firma bestätigt den </w:t>
      </w:r>
      <w:proofErr w:type="gramStart"/>
      <w:r w:rsidRPr="00955FA8">
        <w:t>AR(1)-</w:t>
      </w:r>
      <w:proofErr w:type="gramEnd"/>
      <w:r w:rsidRPr="00955FA8">
        <w:t xml:space="preserve">Modellrahmen quantitativ: in den Kombinationen mit hoher Erklärungsgüte stimmen beide Größen auf die dritte Nachkommastelle überein (Beispiel Communication Services </w:t>
      </w:r>
      <w:proofErr w:type="spellStart"/>
      <w:r w:rsidRPr="00955FA8">
        <w:t>Debt</w:t>
      </w:r>
      <w:proofErr w:type="spellEnd"/>
      <w:r w:rsidRPr="00955FA8">
        <w:t xml:space="preserve">/Equity: Niveau-Trend pro Quartal +0,0053, c-Median +0,005). Die Drift-Komponente aus dem </w:t>
      </w:r>
      <w:proofErr w:type="gramStart"/>
      <w:r w:rsidRPr="00955FA8">
        <w:t>AR(1)-</w:t>
      </w:r>
      <w:proofErr w:type="gramEnd"/>
      <w:r w:rsidRPr="00955FA8">
        <w:t xml:space="preserve">Modell beschreibt damit für die meisten Sektor-Kennzahl-Kombinationen den langfristigen Pfad belastbar, weicht bei rohstoffzyklischen Reihen wie Energie EBIT erwartbar ab und liefert insgesamt eine plausible Bewertung der </w:t>
      </w:r>
      <w:proofErr w:type="gramStart"/>
      <w:r w:rsidRPr="00955FA8">
        <w:t>AR(1)-</w:t>
      </w:r>
      <w:proofErr w:type="gramEnd"/>
      <w:r w:rsidRPr="00955FA8">
        <w:t>Anwendbarkeit auf der Aggregat-Ebene.</w:t>
      </w:r>
    </w:p>
    <w:p w14:paraId="474CDD67" w14:textId="78152695" w:rsidR="000438CA" w:rsidRDefault="008C1C93" w:rsidP="003E5A89">
      <w:pPr>
        <w:pStyle w:val="berschrift3"/>
      </w:pPr>
      <w:bookmarkStart w:id="199" w:name="_Ref230272918"/>
      <w:bookmarkStart w:id="200" w:name="_Toc230281207"/>
      <w:r w:rsidRPr="008C1C93">
        <w:t>Quadranten-Reaktionen auf Events</w:t>
      </w:r>
      <w:bookmarkEnd w:id="199"/>
      <w:bookmarkEnd w:id="200"/>
    </w:p>
    <w:p w14:paraId="7AE816C5" w14:textId="3DA27344" w:rsidR="006B5C7B" w:rsidRDefault="00715F23" w:rsidP="006B5C7B">
      <w:r w:rsidRPr="00715F23">
        <w:t xml:space="preserve">Die in Kapitel </w:t>
      </w:r>
      <w:r>
        <w:fldChar w:fldCharType="begin"/>
      </w:r>
      <w:r>
        <w:instrText xml:space="preserve"> REF _Ref230004464 \r \h </w:instrText>
      </w:r>
      <w:r>
        <w:fldChar w:fldCharType="separate"/>
      </w:r>
      <w:r>
        <w:rPr>
          <w:cs/>
        </w:rPr>
        <w:t>‎</w:t>
      </w:r>
      <w:r>
        <w:t>4</w:t>
      </w:r>
      <w:r>
        <w:fldChar w:fldCharType="end"/>
      </w:r>
      <w:r w:rsidRPr="00715F23">
        <w:t xml:space="preserve"> aus dem gesamten 25-Jahres-Zeitraum geschätzte Quadranten-Klassifikation wird mit dem Reaktionsverhalten in den drei Peak-Phasen verglichen. Pro Phase wird das Hauptdatum mit der höchsten Anzahl betroffener Kennzahlen verwendet (Dot-</w:t>
      </w:r>
      <w:proofErr w:type="spellStart"/>
      <w:r w:rsidRPr="00715F23">
        <w:t>Com</w:t>
      </w:r>
      <w:proofErr w:type="spellEnd"/>
      <w:r w:rsidRPr="00715F23">
        <w:t xml:space="preserve"> 2001Q1, Globale Finanzkrise 2009Q2, COVID 2020Q3). Mann-Whitney-Vergleiche prüfen, ob volatil-klassifizierte Unternehmen größere absolute Veränderungen |Δ</w:t>
      </w:r>
      <w:r w:rsidRPr="009A1596">
        <w:rPr>
          <w:i/>
          <w:iCs/>
        </w:rPr>
        <w:t>Y</w:t>
      </w:r>
      <w:r w:rsidRPr="00715F23">
        <w:t xml:space="preserve">| zeigen als stabil-klassifizierte; Kruskal-Wallis-Tests prüfen die Trennung über alle vier Quadranten. Die Familie umfasst zwölf Tests, signifikant nach </w:t>
      </w:r>
      <w:proofErr w:type="spellStart"/>
      <w:r w:rsidRPr="00715F23">
        <w:t>Bonferroni</w:t>
      </w:r>
      <w:proofErr w:type="spellEnd"/>
      <w:r w:rsidRPr="00715F23">
        <w:t>-Korrektur sind sieben, nach Benjamini-Hochberg-FDR elf.</w:t>
      </w:r>
    </w:p>
    <w:p w14:paraId="2BDAC39E" w14:textId="0AB1FC58" w:rsidR="008C0DFA" w:rsidRDefault="00317BB8" w:rsidP="008C0DFA">
      <w:pPr>
        <w:pStyle w:val="Abbildung"/>
        <w:rPr>
          <w:noProof/>
        </w:rPr>
      </w:pPr>
      <w:r>
        <w:rPr>
          <w:noProof/>
        </w:rPr>
        <w:lastRenderedPageBreak/>
        <w:drawing>
          <wp:inline distT="0" distB="0" distL="0" distR="0" wp14:anchorId="3026B357" wp14:editId="285A6BBB">
            <wp:extent cx="4953000" cy="2196721"/>
            <wp:effectExtent l="0" t="0" r="0" b="0"/>
            <wp:docPr id="552925620" name="Quadranten-Reaktionen: Median ΔY der Profitabilitäts-Kennzahlen pro Phase" descr="Quadranten-Reaktionen: Median ΔY der Profitabilitäts-Kennzahlen pro Phase" title="Quadranten-Reaktionen: Median ΔY der Profitabilitäts-Kennzahlen pro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25620" name="Quadranten-Reaktionen: Median ΔY der Profitabilitäts-Kennzahlen pro Phase" descr="Quadranten-Reaktionen: Median ΔY der Profitabilitäts-Kennzahlen pro Phase" title="Quadranten-Reaktionen: Median ΔY der Profitabilitäts-Kennzahlen pro Phase"/>
                    <pic:cNvPicPr>
                      <a:picLocks noChangeAspect="1"/>
                    </pic:cNvPicPr>
                  </pic:nvPicPr>
                  <pic:blipFill rotWithShape="1">
                    <a:blip r:embed="rId56"/>
                    <a:srcRect t="11297"/>
                    <a:stretch>
                      <a:fillRect/>
                    </a:stretch>
                  </pic:blipFill>
                  <pic:spPr bwMode="auto">
                    <a:xfrm>
                      <a:off x="0" y="0"/>
                      <a:ext cx="4953000" cy="2196721"/>
                    </a:xfrm>
                    <a:prstGeom prst="rect">
                      <a:avLst/>
                    </a:prstGeom>
                    <a:ln>
                      <a:noFill/>
                    </a:ln>
                    <a:extLst>
                      <a:ext uri="{53640926-AAD7-44D8-BBD7-CCE9431645EC}">
                        <a14:shadowObscured xmlns:a14="http://schemas.microsoft.com/office/drawing/2010/main"/>
                      </a:ext>
                    </a:extLst>
                  </pic:spPr>
                </pic:pic>
              </a:graphicData>
            </a:graphic>
          </wp:inline>
        </w:drawing>
      </w:r>
    </w:p>
    <w:p w14:paraId="028F5493" w14:textId="26768CA1" w:rsidR="008C0DFA" w:rsidRPr="007F210D" w:rsidRDefault="008C0DFA" w:rsidP="008C0DFA">
      <w:pPr>
        <w:pStyle w:val="Beschriftung"/>
      </w:pPr>
      <w:bookmarkStart w:id="201" w:name="_Toc230279819"/>
      <w:r w:rsidRPr="007F210D">
        <w:t xml:space="preserve">Abbildung </w:t>
      </w:r>
      <w:r>
        <w:fldChar w:fldCharType="begin"/>
      </w:r>
      <w:r w:rsidRPr="007F210D">
        <w:instrText xml:space="preserve"> SEQ Abbildung \* ARABIC </w:instrText>
      </w:r>
      <w:r>
        <w:fldChar w:fldCharType="separate"/>
      </w:r>
      <w:r>
        <w:rPr>
          <w:noProof/>
        </w:rPr>
        <w:t>30</w:t>
      </w:r>
      <w:r>
        <w:rPr>
          <w:noProof/>
        </w:rPr>
        <w:fldChar w:fldCharType="end"/>
      </w:r>
      <w:r w:rsidRPr="007F210D">
        <w:t>:</w:t>
      </w:r>
      <w:r>
        <w:tab/>
      </w:r>
      <w:r w:rsidR="005702F6">
        <w:t>Quadrant-Rea</w:t>
      </w:r>
      <w:r w:rsidR="000278C5">
        <w:t>k</w:t>
      </w:r>
      <w:r w:rsidR="005702F6">
        <w:t xml:space="preserve">tionen </w:t>
      </w:r>
      <w:r w:rsidR="005702F6">
        <w:sym w:font="Wingdings" w:char="F0E8"/>
      </w:r>
      <w:r w:rsidR="005702F6">
        <w:t xml:space="preserve"> wie reagieren </w:t>
      </w:r>
      <w:r w:rsidR="002215C0">
        <w:t>verschiedene Dynamik-Typen</w:t>
      </w:r>
      <w:bookmarkEnd w:id="201"/>
    </w:p>
    <w:p w14:paraId="45493D58" w14:textId="77777777" w:rsidR="00AC248C" w:rsidRDefault="00AC248C" w:rsidP="00AC248C">
      <w:r>
        <w:t xml:space="preserve">Das Bild bestätigt die Quadranten-Trennung in zwei der drei Phasen deutlich. In der Globalen Finanzkrise zeigt der ROA-Vergleich Volatil-gegen-Stabil eine starke Effektstärke von </w:t>
      </w:r>
      <w:proofErr w:type="spellStart"/>
      <w:r>
        <w:t>r_rb</w:t>
      </w:r>
      <w:proofErr w:type="spellEnd"/>
      <w:r>
        <w:t xml:space="preserve"> = −0,360 (n = 2.789, p &lt; 10</w:t>
      </w:r>
      <w:r>
        <w:rPr>
          <w:rFonts w:ascii="Cambria Math" w:hAnsi="Cambria Math" w:cs="Cambria Math"/>
        </w:rPr>
        <w:t>⁻</w:t>
      </w:r>
      <w:r>
        <w:t xml:space="preserve">⁴, </w:t>
      </w:r>
      <w:proofErr w:type="spellStart"/>
      <w:r>
        <w:t>bonferroni</w:t>
      </w:r>
      <w:proofErr w:type="spellEnd"/>
      <w:r>
        <w:t xml:space="preserve">-signifikant), für die EBIT-Marge liegt </w:t>
      </w:r>
      <w:proofErr w:type="spellStart"/>
      <w:r>
        <w:t>r_rb</w:t>
      </w:r>
      <w:proofErr w:type="spellEnd"/>
      <w:r>
        <w:t xml:space="preserve"> bei −0,355 (n = 2.793). In der COVID-Phase fällt der ROA-Vergleich mit </w:t>
      </w:r>
      <w:proofErr w:type="spellStart"/>
      <w:r>
        <w:t>r_rb</w:t>
      </w:r>
      <w:proofErr w:type="spellEnd"/>
      <w:r>
        <w:t xml:space="preserve"> = −0,268 (n = 2.793) ebenfalls </w:t>
      </w:r>
      <w:proofErr w:type="spellStart"/>
      <w:r>
        <w:t>bonferroni</w:t>
      </w:r>
      <w:proofErr w:type="spellEnd"/>
      <w:r>
        <w:t xml:space="preserve">-signifikant aus. Die Kruskal-Wallis-Tests über die vier Quadranten gleichzeitig liefern in der COVID-Phase </w:t>
      </w:r>
      <w:r w:rsidRPr="00893A7C">
        <w:rPr>
          <w:i/>
          <w:iCs/>
        </w:rPr>
        <w:t>ε</w:t>
      </w:r>
      <w:r>
        <w:t xml:space="preserve">² = 0,131 für die Current Ratio und </w:t>
      </w:r>
      <w:r w:rsidRPr="00893A7C">
        <w:rPr>
          <w:i/>
          <w:iCs/>
        </w:rPr>
        <w:t>ε</w:t>
      </w:r>
      <w:r>
        <w:t xml:space="preserve">² = 0,098 für die EBIT-Marge, in der Globalen Finanzkrise </w:t>
      </w:r>
      <w:r w:rsidRPr="00893A7C">
        <w:rPr>
          <w:i/>
          <w:iCs/>
        </w:rPr>
        <w:t>ε</w:t>
      </w:r>
      <w:r>
        <w:t xml:space="preserve">² = 0,114 für ROA, jeweils </w:t>
      </w:r>
      <w:proofErr w:type="spellStart"/>
      <w:r>
        <w:t>bonferroni</w:t>
      </w:r>
      <w:proofErr w:type="spellEnd"/>
      <w:r>
        <w:t>-signifikant. Die Dot-</w:t>
      </w:r>
      <w:proofErr w:type="spellStart"/>
      <w:r>
        <w:t>Com</w:t>
      </w:r>
      <w:proofErr w:type="spellEnd"/>
      <w:r>
        <w:t xml:space="preserve">-Phase bleibt der einzige Peak ohne signifikante Quadranten-Trennung, was den Charakter dieser Phase als </w:t>
      </w:r>
      <w:proofErr w:type="spellStart"/>
      <w:r>
        <w:t>sektor</w:t>
      </w:r>
      <w:proofErr w:type="spellEnd"/>
      <w:r>
        <w:t>-spezifische Tech-Krise mit geringer Querschnittsbreite stützt.</w:t>
      </w:r>
    </w:p>
    <w:p w14:paraId="7687DA8A" w14:textId="3AABEC37" w:rsidR="00DE74E2" w:rsidRPr="006B5C7B" w:rsidRDefault="00AC248C" w:rsidP="00AC248C">
      <w:r>
        <w:t xml:space="preserve">Inhaltlich zeigt sich, dass die statische Klassifikation aus dem gesamten 25-Jahres-Zeitraum auch in dynamischen Stress-Phasen Erklärungskraft trägt. Volatil-klassifizierte Unternehmen weisen in der Globalen Finanzkrise und in der COVID-Phase </w:t>
      </w:r>
      <w:proofErr w:type="gramStart"/>
      <w:r>
        <w:t>substantiell</w:t>
      </w:r>
      <w:proofErr w:type="gramEnd"/>
      <w:r>
        <w:t xml:space="preserve"> größere absolute Reaktionen auf als Stabil-klassifizierte, mit Effektstärken zwischen </w:t>
      </w:r>
      <w:proofErr w:type="spellStart"/>
      <w:r>
        <w:t>r_rb</w:t>
      </w:r>
      <w:proofErr w:type="spellEnd"/>
      <w:r>
        <w:t xml:space="preserve"> = −0,27 und </w:t>
      </w:r>
      <w:proofErr w:type="spellStart"/>
      <w:r>
        <w:t>r_rb</w:t>
      </w:r>
      <w:proofErr w:type="spellEnd"/>
      <w:r>
        <w:t xml:space="preserve"> = −0,36. Zwei Einschränkungen sind wichtig. Erstens ist die Trennung per Definition der Quadranten erwartbar, weil die Klassifikation aus genau jener </w:t>
      </w:r>
      <w:r w:rsidR="00721541">
        <w:rPr>
          <w:rFonts w:ascii="Symbol" w:hAnsi="Symbol"/>
          <w:i/>
          <w:iCs/>
        </w:rPr>
        <w:t>s</w:t>
      </w:r>
      <w:r>
        <w:t>-Verteilung abgeleitet wurde, die hier in den Krisenphasen abgefragt wird. Der Befund ist insofern nicht überraschend, sondern eine Konsistenzprüfung. Zweitens reflektiert die Klassifikation den gesamten Zeitraum und ist damit in den Krisen-Quartalen mit-getrieben — die Aussage ist nicht prädiktiv im Sinne einer Out-</w:t>
      </w:r>
      <w:proofErr w:type="spellStart"/>
      <w:r>
        <w:t>of</w:t>
      </w:r>
      <w:proofErr w:type="spellEnd"/>
      <w:r>
        <w:t xml:space="preserve">-Sample-Vorhersage, sondern beschreibt eine in-sample-strukturelle Konsistenz. </w:t>
      </w:r>
      <w:proofErr w:type="gramStart"/>
      <w:r>
        <w:t>Substantiell</w:t>
      </w:r>
      <w:proofErr w:type="gramEnd"/>
      <w:r>
        <w:t xml:space="preserve"> bleibt, dass die Klassifikation auch nach Berücksichtigung der Sektor-Heterogenität trennt und in zwei der drei Phasen </w:t>
      </w:r>
      <w:proofErr w:type="spellStart"/>
      <w:r>
        <w:t>bonferroni</w:t>
      </w:r>
      <w:proofErr w:type="spellEnd"/>
      <w:r>
        <w:t>-signifikante Effekte liefert.</w:t>
      </w:r>
    </w:p>
    <w:p w14:paraId="5890318B" w14:textId="0829ED9D" w:rsidR="000438CA" w:rsidRDefault="007C3C50" w:rsidP="007C3C50">
      <w:pPr>
        <w:pStyle w:val="berschrift3"/>
      </w:pPr>
      <w:bookmarkStart w:id="202" w:name="_Toc230281208"/>
      <w:r w:rsidRPr="007C3C50">
        <w:lastRenderedPageBreak/>
        <w:t>Cross-Kennzahl-Reaktionsmuster</w:t>
      </w:r>
      <w:bookmarkEnd w:id="202"/>
    </w:p>
    <w:p w14:paraId="6EC0F835" w14:textId="77777777" w:rsidR="003B0141" w:rsidRDefault="003B0141" w:rsidP="003B0141">
      <w:r>
        <w:t>Die Frage, welche Kennzahlen in welcher Phase am stärksten gestört wurden, wird über das Verhältnis aus phasen-spezifischem Median |Δ</w:t>
      </w:r>
      <w:r w:rsidRPr="003B0141">
        <w:rPr>
          <w:i/>
          <w:iCs/>
        </w:rPr>
        <w:t>Y</w:t>
      </w:r>
      <w:r>
        <w:t>| und Nicht-Peak-Baseline-Median |Δ</w:t>
      </w:r>
      <w:r w:rsidRPr="003B0141">
        <w:rPr>
          <w:i/>
          <w:iCs/>
        </w:rPr>
        <w:t>Y</w:t>
      </w:r>
      <w:r>
        <w:t>| beantwortet. Werte über eins zeigen eine überproportionale Reaktion, Werte um eins zeigen eine normale Schwankungsbreite.</w:t>
      </w:r>
    </w:p>
    <w:p w14:paraId="7BFEFED0" w14:textId="77777777" w:rsidR="003B0141" w:rsidRDefault="003B0141" w:rsidP="003B0141">
      <w:r>
        <w:t>Über die Phasen hinweg reagiert die EBIT-Marge am stärksten: In der Globalen Finanzkrise erreicht das Verhältnis 1,53 und in der COVID-Phase 1,54, in der Dot-</w:t>
      </w:r>
      <w:proofErr w:type="spellStart"/>
      <w:r>
        <w:t>Com</w:t>
      </w:r>
      <w:proofErr w:type="spellEnd"/>
      <w:r>
        <w:t xml:space="preserve">-Phase nur 1,24. Die Bilanz-Kennzahl </w:t>
      </w:r>
      <w:proofErr w:type="spellStart"/>
      <w:r>
        <w:t>Debt</w:t>
      </w:r>
      <w:proofErr w:type="spellEnd"/>
      <w:r>
        <w:t>/Equity zeigt eine bemerkenswerte Dot-</w:t>
      </w:r>
      <w:proofErr w:type="spellStart"/>
      <w:r>
        <w:t>Com</w:t>
      </w:r>
      <w:proofErr w:type="spellEnd"/>
      <w:r>
        <w:t>-Reaktion mit Verhältnis 1,37 (höher als die EBIT-Marge in dieser Phase) und in der COVID-Phase 1,50, in der Globalen Finanzkrise dagegen nur 1,20. Die FCF-Marge zeigt eine ungewöhnliche Schiefe: In der Dot-</w:t>
      </w:r>
      <w:proofErr w:type="spellStart"/>
      <w:r>
        <w:t>Com</w:t>
      </w:r>
      <w:proofErr w:type="spellEnd"/>
      <w:r>
        <w:t>-Phase 1,25, in der Globalen Finanzkrise nur 1,11 — also kaum erhöht über die Baseline —, in der COVID-Phase 1,21. Die Current Ratio reagiert in allen Phasen am schwächsten (1,09 bis 1,24). Die Renditen ROA und ROE folgen einem ähnlichen Muster mit Verhältnissen zwischen 1,22 und 1,44, am stärksten in der COVID-Phase.</w:t>
      </w:r>
    </w:p>
    <w:p w14:paraId="0E92299C" w14:textId="58E3E84F" w:rsidR="00C07FAE" w:rsidRPr="00C07FAE" w:rsidRDefault="003B0141" w:rsidP="003B0141">
      <w:r>
        <w:t xml:space="preserve">Die Verteilung der Reaktionsstärken ist ökonomisch konsistent. Die hohen EBIT-Margen-Reaktionen in der Globalen Finanzkrise und in der COVID-Phase reflektieren die operative Hebelwirkung in beiden Krisen — Umsatzeinbrüche bei weitgehend fixierter Kostenstruktur. Der überproportionale </w:t>
      </w:r>
      <w:proofErr w:type="spellStart"/>
      <w:r>
        <w:t>Debt</w:t>
      </w:r>
      <w:proofErr w:type="spellEnd"/>
      <w:r>
        <w:t>/Equity-Sprung in der Dot-</w:t>
      </w:r>
      <w:proofErr w:type="spellStart"/>
      <w:r>
        <w:t>Com</w:t>
      </w:r>
      <w:proofErr w:type="spellEnd"/>
      <w:r>
        <w:t xml:space="preserve">-Phase entsteht mechanisch durch die Eigenkapital-Vernichtung in der Aktienkurs-Korrektur, während in der Globalen Finanzkrise die Verschuldung selbst zwar stieg, die Kennzahl aber durch begleitende Bilanz-Maßnahmen wie Kapitalerhöhungen gedämpft wurde. Die abweichend schwache FCF-Marge-Reaktion in der Globalen Finanzkrise passt zu der in Kapitel </w:t>
      </w:r>
      <w:r w:rsidR="00AE26B2">
        <w:fldChar w:fldCharType="begin"/>
      </w:r>
      <w:r w:rsidR="00AE26B2">
        <w:instrText xml:space="preserve"> REF _Ref230183472 \r \h </w:instrText>
      </w:r>
      <w:r w:rsidR="00AE26B2">
        <w:fldChar w:fldCharType="separate"/>
      </w:r>
      <w:r w:rsidR="00AE26B2">
        <w:rPr>
          <w:cs/>
        </w:rPr>
        <w:t>‎</w:t>
      </w:r>
      <w:r w:rsidR="00AE26B2">
        <w:t>5.1.2</w:t>
      </w:r>
      <w:r w:rsidR="00AE26B2">
        <w:fldChar w:fldCharType="end"/>
      </w:r>
      <w:r>
        <w:t xml:space="preserve"> dokumentierten Sonderstellung der FCF-Marge im Profitabilitätsblock: Sie folgt anderen Korrekturmechaniken als die buchgewinn-basierten Renditen, was sich auch in Stress-Phasen niederschlägt. Die schwache Current-Ratio-Reaktion in allen drei Phasen reflektiert die in Kapitel </w:t>
      </w:r>
      <w:r w:rsidR="00AE26B2">
        <w:fldChar w:fldCharType="begin"/>
      </w:r>
      <w:r w:rsidR="00AE26B2">
        <w:instrText xml:space="preserve"> REF _Ref230004464 \r \h </w:instrText>
      </w:r>
      <w:r w:rsidR="00AE26B2">
        <w:fldChar w:fldCharType="separate"/>
      </w:r>
      <w:r w:rsidR="00AE26B2">
        <w:rPr>
          <w:cs/>
        </w:rPr>
        <w:t>‎</w:t>
      </w:r>
      <w:r w:rsidR="00AE26B2">
        <w:t>4</w:t>
      </w:r>
      <w:r w:rsidR="00AE26B2">
        <w:fldChar w:fldCharType="end"/>
      </w:r>
      <w:r>
        <w:t xml:space="preserve"> etablierte Eigenschaft dieser Kennzahl als langsam-driftende Bilanzposition mit geringer kurzfristiger Reagibilität.</w:t>
      </w:r>
    </w:p>
    <w:p w14:paraId="7ABAC1D8" w14:textId="69D16495" w:rsidR="007C3C50" w:rsidRDefault="007F5A9E" w:rsidP="007C3C50">
      <w:pPr>
        <w:pStyle w:val="berschrift3"/>
      </w:pPr>
      <w:bookmarkStart w:id="203" w:name="_Ref230272929"/>
      <w:bookmarkStart w:id="204" w:name="_Toc230281209"/>
      <w:r w:rsidRPr="007F5A9E">
        <w:lastRenderedPageBreak/>
        <w:t>Event-Heterogenität nach Sektor</w:t>
      </w:r>
      <w:bookmarkEnd w:id="203"/>
      <w:bookmarkEnd w:id="204"/>
    </w:p>
    <w:p w14:paraId="6295D08F" w14:textId="4A5CA1AD" w:rsidR="00B27EDC" w:rsidRDefault="005A1B47" w:rsidP="00B27EDC">
      <w:pPr>
        <w:pStyle w:val="Abbildung"/>
        <w:rPr>
          <w:noProof/>
        </w:rPr>
      </w:pPr>
      <w:r>
        <w:rPr>
          <w:noProof/>
        </w:rPr>
        <w:drawing>
          <wp:inline distT="0" distB="0" distL="0" distR="0" wp14:anchorId="6783696D" wp14:editId="5BC0EA94">
            <wp:extent cx="5400000" cy="2181600"/>
            <wp:effectExtent l="0" t="0" r="0" b="9525"/>
            <wp:docPr id="428737596" name="Sektor-Reaktionsprofile: Median ΔY der Profitabilität in den drei Stressphasen" descr="Sektor-Reaktionsprofile: Median ΔY der Profitabilität in den drei Stressphasen" title="Sektor-Reaktionsprofile: Median ΔY der Profitabilität in den drei Stresspha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37596" name="Sektor-Reaktionsprofile: Median ΔY der Profitabilität in den drei Stressphasen" descr="Sektor-Reaktionsprofile: Median ΔY der Profitabilität in den drei Stressphasen" title="Sektor-Reaktionsprofile: Median ΔY der Profitabilität in den drei Stressphasen"/>
                    <pic:cNvPicPr>
                      <a:picLocks noChangeAspect="1"/>
                    </pic:cNvPicPr>
                  </pic:nvPicPr>
                  <pic:blipFill rotWithShape="1">
                    <a:blip r:embed="rId57"/>
                    <a:srcRect t="9864"/>
                    <a:stretch>
                      <a:fillRect/>
                    </a:stretch>
                  </pic:blipFill>
                  <pic:spPr bwMode="auto">
                    <a:xfrm>
                      <a:off x="0" y="0"/>
                      <a:ext cx="5400000" cy="2181600"/>
                    </a:xfrm>
                    <a:prstGeom prst="rect">
                      <a:avLst/>
                    </a:prstGeom>
                    <a:ln>
                      <a:noFill/>
                    </a:ln>
                    <a:extLst>
                      <a:ext uri="{53640926-AAD7-44D8-BBD7-CCE9431645EC}">
                        <a14:shadowObscured xmlns:a14="http://schemas.microsoft.com/office/drawing/2010/main"/>
                      </a:ext>
                    </a:extLst>
                  </pic:spPr>
                </pic:pic>
              </a:graphicData>
            </a:graphic>
          </wp:inline>
        </w:drawing>
      </w:r>
    </w:p>
    <w:p w14:paraId="286EE74D" w14:textId="1527B8F4" w:rsidR="00B27EDC" w:rsidRPr="007F210D" w:rsidRDefault="00B27EDC" w:rsidP="00B27EDC">
      <w:pPr>
        <w:pStyle w:val="Beschriftung"/>
      </w:pPr>
      <w:bookmarkStart w:id="205" w:name="_Toc230279820"/>
      <w:r w:rsidRPr="007F210D">
        <w:t xml:space="preserve">Abbildung </w:t>
      </w:r>
      <w:r>
        <w:fldChar w:fldCharType="begin"/>
      </w:r>
      <w:r w:rsidRPr="007F210D">
        <w:instrText xml:space="preserve"> SEQ Abbildung \* ARABIC </w:instrText>
      </w:r>
      <w:r>
        <w:fldChar w:fldCharType="separate"/>
      </w:r>
      <w:r>
        <w:rPr>
          <w:noProof/>
        </w:rPr>
        <w:t>31</w:t>
      </w:r>
      <w:r>
        <w:rPr>
          <w:noProof/>
        </w:rPr>
        <w:fldChar w:fldCharType="end"/>
      </w:r>
      <w:r w:rsidRPr="007F210D">
        <w:t>:</w:t>
      </w:r>
      <w:r>
        <w:tab/>
      </w:r>
      <w:r w:rsidR="00D9528E">
        <w:t>Sektor</w:t>
      </w:r>
      <w:r>
        <w:t>-Reaktio</w:t>
      </w:r>
      <w:r w:rsidR="00D9528E">
        <w:t>nsprofile</w:t>
      </w:r>
      <w:r>
        <w:t xml:space="preserve"> </w:t>
      </w:r>
      <w:r>
        <w:sym w:font="Wingdings" w:char="F0E8"/>
      </w:r>
      <w:r>
        <w:t xml:space="preserve"> </w:t>
      </w:r>
      <w:r w:rsidR="00F85EB4">
        <w:t>Profitabilität in Stressphasen</w:t>
      </w:r>
      <w:bookmarkEnd w:id="205"/>
    </w:p>
    <w:p w14:paraId="21BAB493" w14:textId="77777777" w:rsidR="007E3A56" w:rsidRDefault="007E3A56" w:rsidP="007E3A56">
      <w:r>
        <w:t>Innerhalb derselben Krisenphase reagieren die Sektoren systematisch unterschiedlich, gemessen am Median der absoluten Veränderungen über die vier Profitabilitäts-Kennzahlen. In der Dot-</w:t>
      </w:r>
      <w:proofErr w:type="spellStart"/>
      <w:r>
        <w:t>Com</w:t>
      </w:r>
      <w:proofErr w:type="spellEnd"/>
      <w:r>
        <w:t>-Phase führen Communication Services mit Median |Δ</w:t>
      </w:r>
      <w:r w:rsidRPr="007E3A56">
        <w:rPr>
          <w:i/>
          <w:iCs/>
        </w:rPr>
        <w:t>Y</w:t>
      </w:r>
      <w:r>
        <w:t xml:space="preserve">| von 0,048 und Versorger mit 0,033 das Ranking an, gefolgt von Basic Materials und Technologie mit jeweils rund 0,028. Industrie, Konsumgüter und </w:t>
      </w:r>
      <w:proofErr w:type="spellStart"/>
      <w:r>
        <w:t>Healthcare</w:t>
      </w:r>
      <w:proofErr w:type="spellEnd"/>
      <w:r>
        <w:t xml:space="preserve"> bleiben unter 0,022 — der Tech-zentrierte Charakter der Phase wird in der Sektor-Aufgliederung sichtbar. In der Globalen Finanzkrise wechseln die Ränge: Basic Materials (0,037) und Energie (0,036) führen, gefolgt von Technologie (0,032) und Zyklischen Konsumgütern (0,031). Die defensiven Sektoren </w:t>
      </w:r>
      <w:proofErr w:type="spellStart"/>
      <w:r>
        <w:t>Healthcare</w:t>
      </w:r>
      <w:proofErr w:type="spellEnd"/>
      <w:r>
        <w:t xml:space="preserve"> (0,016), Basiskonsumgüter (0,017) und Industrie (0,019) bleiben am schwächsten reagibel — das klassische konjunktur-defensive Reaktionsmuster wird empirisch bestätigt. In der COVID-Phase dominiert Energie mit 0,072 die Reaktionsrangliste mit Abstand, gefolgt von Zyklischen Konsumgütern (0,035), </w:t>
      </w:r>
      <w:proofErr w:type="spellStart"/>
      <w:r>
        <w:t>Healthcare</w:t>
      </w:r>
      <w:proofErr w:type="spellEnd"/>
      <w:r>
        <w:t xml:space="preserve"> (0,030) und Basic Materials (0,029). Technologie (0,020), Industrie (0,021) und Basiskonsumgüter (0,020) liegen am unteren Ende — eine deutlich andere Reihenfolge als in den vorangegangenen Krisen.</w:t>
      </w:r>
    </w:p>
    <w:p w14:paraId="17E8AAF2" w14:textId="371C1BCC" w:rsidR="000438CA" w:rsidRPr="00242B6C" w:rsidRDefault="007E3A56" w:rsidP="007E3A56">
      <w:r>
        <w:t>Die Sektor-Heterogenität ist damit nicht zeitlich stabil, sondern krisen-spezifisch geprägt. Communication Services führen nur in der Dot-</w:t>
      </w:r>
      <w:proofErr w:type="spellStart"/>
      <w:r>
        <w:t>Com</w:t>
      </w:r>
      <w:proofErr w:type="spellEnd"/>
      <w:r>
        <w:t xml:space="preserve">-Phase, Energie nur in der COVID-Phase, Basic Materials und Zyklische Konsumgüter sind krisenübergreifend in den oberen Rängen. Die defensiven Sektoren Basiskonsumgüter, </w:t>
      </w:r>
      <w:proofErr w:type="spellStart"/>
      <w:r>
        <w:t>Healthcare</w:t>
      </w:r>
      <w:proofErr w:type="spellEnd"/>
      <w:r>
        <w:t xml:space="preserve"> und Versorger bleiben in mindestens zwei der drei Phasen unter dem Stichproben-Median, was die in Kapitel </w:t>
      </w:r>
      <w:r w:rsidR="008E38D9">
        <w:fldChar w:fldCharType="begin"/>
      </w:r>
      <w:r w:rsidR="008E38D9">
        <w:instrText xml:space="preserve"> REF _Ref230101557 \r \h </w:instrText>
      </w:r>
      <w:r w:rsidR="008E38D9">
        <w:fldChar w:fldCharType="separate"/>
      </w:r>
      <w:r w:rsidR="008E38D9">
        <w:rPr>
          <w:cs/>
        </w:rPr>
        <w:t>‎</w:t>
      </w:r>
      <w:r w:rsidR="008E38D9">
        <w:t>4.2.2</w:t>
      </w:r>
      <w:r w:rsidR="008E38D9">
        <w:fldChar w:fldCharType="end"/>
      </w:r>
      <w:r>
        <w:t xml:space="preserve"> etablierte Sektor-Charakteristik bestätigt. Inhaltlich bedeutet das, dass der Sektor in jeder einzelnen Krise einen </w:t>
      </w:r>
      <w:proofErr w:type="gramStart"/>
      <w:r>
        <w:t>substantiellen</w:t>
      </w:r>
      <w:proofErr w:type="gramEnd"/>
      <w:r>
        <w:t xml:space="preserve"> Anteil der Reaktionsheterogenität erklärt, der Sektor-Effekt über die Krisen hinweg aber nicht konstant ist. Damit ergibt sich eine klare Brücke </w:t>
      </w:r>
      <w:r>
        <w:lastRenderedPageBreak/>
        <w:t xml:space="preserve">zur dritten Forschungsfrage: Externe Unternehmensmerkmale wie Sektor, Größe und Mitarbeiterzahl liefern erklärenden Beitrag zur Quadranten-Zugehörigkeit, dieser Beitrag ist aber kontext-abhängig und nicht universell. Die in Kapitel </w:t>
      </w:r>
      <w:r w:rsidR="008E38D9">
        <w:fldChar w:fldCharType="begin"/>
      </w:r>
      <w:r w:rsidR="008E38D9">
        <w:instrText xml:space="preserve"> REF _Ref230077743 \r \h </w:instrText>
      </w:r>
      <w:r w:rsidR="008E38D9">
        <w:fldChar w:fldCharType="separate"/>
      </w:r>
      <w:r w:rsidR="008E38D9">
        <w:rPr>
          <w:cs/>
        </w:rPr>
        <w:t>‎</w:t>
      </w:r>
      <w:r w:rsidR="008E38D9">
        <w:t>6</w:t>
      </w:r>
      <w:r w:rsidR="008E38D9">
        <w:fldChar w:fldCharType="end"/>
      </w:r>
      <w:r>
        <w:t xml:space="preserve"> folgende Sektor- und Größen-Analyse greift diesen Befund auf und überprüft, ob externe Merkmale die Dynamiktypen aus Kapitel </w:t>
      </w:r>
      <w:r w:rsidR="008E38D9">
        <w:fldChar w:fldCharType="begin"/>
      </w:r>
      <w:r w:rsidR="008E38D9">
        <w:instrText xml:space="preserve"> REF _Ref230004464 \r \h </w:instrText>
      </w:r>
      <w:r w:rsidR="008E38D9">
        <w:fldChar w:fldCharType="separate"/>
      </w:r>
      <w:r w:rsidR="008E38D9">
        <w:rPr>
          <w:cs/>
        </w:rPr>
        <w:t>‎</w:t>
      </w:r>
      <w:r w:rsidR="008E38D9">
        <w:t>4</w:t>
      </w:r>
      <w:r w:rsidR="008E38D9">
        <w:fldChar w:fldCharType="end"/>
      </w:r>
      <w:r>
        <w:t xml:space="preserve"> als prädiktive Marker stützen.</w:t>
      </w:r>
    </w:p>
    <w:p w14:paraId="099C646A" w14:textId="1CAFBDAD" w:rsidR="00131C69" w:rsidRDefault="00131C69" w:rsidP="00131C69">
      <w:pPr>
        <w:pStyle w:val="berschrift1"/>
      </w:pPr>
      <w:bookmarkStart w:id="206" w:name="_Ref230077743"/>
      <w:bookmarkStart w:id="207" w:name="_Toc230281210"/>
      <w:r>
        <w:lastRenderedPageBreak/>
        <w:t xml:space="preserve">Ergebnisse Forschungsfrage </w:t>
      </w:r>
      <w:r w:rsidR="00CB1218">
        <w:t>3</w:t>
      </w:r>
      <w:r>
        <w:t xml:space="preserve">: </w:t>
      </w:r>
      <w:r w:rsidR="000A7299">
        <w:t>Dynamiktypen und Unternehmensmerkmale</w:t>
      </w:r>
      <w:bookmarkEnd w:id="206"/>
      <w:bookmarkEnd w:id="207"/>
    </w:p>
    <w:p w14:paraId="74DB6AD8" w14:textId="258AB5D2" w:rsidR="006D5A5C" w:rsidRDefault="006D5A5C" w:rsidP="006D5A5C">
      <w:r>
        <w:t>Die dritte Forschungsfrage lautet:</w:t>
      </w:r>
    </w:p>
    <w:p w14:paraId="209ECCBE" w14:textId="5DF601DF" w:rsidR="006D5A5C" w:rsidRDefault="00041301" w:rsidP="006D5A5C">
      <w:r>
        <w:t xml:space="preserve">Stehen zeitliche Dynamiken von Finanzkennzahlen in Zusammenhang mit strukturellen </w:t>
      </w:r>
      <w:r w:rsidR="00955F88">
        <w:t>Unternehmensmerkmalen</w:t>
      </w:r>
      <w:r w:rsidR="006D5A5C">
        <w:t>?</w:t>
      </w:r>
    </w:p>
    <w:p w14:paraId="059E4501" w14:textId="7AC78CF6" w:rsidR="00E73406" w:rsidRDefault="00E73406" w:rsidP="00E73406">
      <w:r>
        <w:t xml:space="preserve">In Kapitel </w:t>
      </w:r>
      <w:r>
        <w:fldChar w:fldCharType="begin"/>
      </w:r>
      <w:r>
        <w:instrText xml:space="preserve"> REF _Ref230004464 \r \h </w:instrText>
      </w:r>
      <w:r>
        <w:fldChar w:fldCharType="separate"/>
      </w:r>
      <w:r>
        <w:rPr>
          <w:cs/>
        </w:rPr>
        <w:t>‎</w:t>
      </w:r>
      <w:r>
        <w:t>4</w:t>
      </w:r>
      <w:r>
        <w:fldChar w:fldCharType="end"/>
      </w:r>
      <w:r>
        <w:t xml:space="preserve"> wurden die drei Dynamiktypen über die sieben Kennzahlen etabliert, Kapitel </w:t>
      </w:r>
      <w:r>
        <w:fldChar w:fldCharType="begin"/>
      </w:r>
      <w:r>
        <w:instrText xml:space="preserve"> REF _Ref230265244 \r \h </w:instrText>
      </w:r>
      <w:r>
        <w:fldChar w:fldCharType="separate"/>
      </w:r>
      <w:r>
        <w:rPr>
          <w:cs/>
        </w:rPr>
        <w:t>‎</w:t>
      </w:r>
      <w:r>
        <w:t>5</w:t>
      </w:r>
      <w:r>
        <w:fldChar w:fldCharType="end"/>
      </w:r>
      <w:r>
        <w:t xml:space="preserve"> hat ihre Interdependenzen und die zeitliche Dynamik in Krisenphasen untersucht. Forschungsfrage 3 setzt diese Erkenntnisse in Bezug zu den Unternehmen selbst und prüft, ob sich die unterschiedlichen Dynamiken aus strukturellen Merkmalen wie Größe, Bilanz-Komposition, Investitionsverhalten, Profitabilitäts-Niveau oder der Qualität der Erträge erklären lassen.</w:t>
      </w:r>
    </w:p>
    <w:p w14:paraId="23C9EE10" w14:textId="12AAB0CA" w:rsidR="00E73406" w:rsidRDefault="00E73406" w:rsidP="00E73406">
      <w:r>
        <w:t xml:space="preserve">Konzeptionell schließt die Analyse an die Tradition von Fama und French </w:t>
      </w:r>
      <w:sdt>
        <w:sdtPr>
          <w:id w:val="-1779248809"/>
          <w:citation/>
        </w:sdtPr>
        <w:sdtEndPr/>
        <w:sdtContent>
          <w:r>
            <w:fldChar w:fldCharType="begin"/>
          </w:r>
          <w:r>
            <w:instrText xml:space="preserve">CITATION Fam99 \t  \l 1031 </w:instrText>
          </w:r>
          <w:r>
            <w:fldChar w:fldCharType="separate"/>
          </w:r>
          <w:r w:rsidR="0004311B">
            <w:rPr>
              <w:noProof/>
            </w:rPr>
            <w:t>(Fama &amp; French, 2000)</w:t>
          </w:r>
          <w:r>
            <w:fldChar w:fldCharType="end"/>
          </w:r>
        </w:sdtContent>
      </w:sdt>
      <w:r>
        <w:t xml:space="preserve"> zur Mean-Reversion der Profitabilität an. Sie unterscheidet sich von dieser Tradition durch die Quartalsfrequenz, die parallele Untersuchung von sieben Kennzahlen, die individuelle </w:t>
      </w:r>
      <w:proofErr w:type="gramStart"/>
      <w:r>
        <w:t>AR(1)-</w:t>
      </w:r>
      <w:proofErr w:type="gramEnd"/>
      <w:r>
        <w:t xml:space="preserve">Schätzung auf ersten Differenzen und die Behandlung der Korrekturgeschwindigkeit als Eigenschaft des einzelnen Unternehmens. Die Strukturvariablen orientieren sich daneben an der Faktor-Architektur des Fünf-Faktor-Modells </w:t>
      </w:r>
      <w:r w:rsidRPr="00D033E0">
        <w:rPr>
          <w:highlight w:val="yellow"/>
        </w:rPr>
        <w:t>von Fama und French (2015),</w:t>
      </w:r>
      <w:r>
        <w:t xml:space="preserve"> die abhängige Größe ist hier allerdings die Dynamik der Kennzahlen selbst und nicht Aktienrenditen.</w:t>
      </w:r>
    </w:p>
    <w:p w14:paraId="353402DE" w14:textId="0C6E7AB1" w:rsidR="006137B6" w:rsidRDefault="00E73406" w:rsidP="00E73406">
      <w:r>
        <w:t xml:space="preserve">Das Kapitel beantwortet die Frage in drei Schritten. Kapitel </w:t>
      </w:r>
      <w:r w:rsidR="00526CDE">
        <w:fldChar w:fldCharType="begin"/>
      </w:r>
      <w:r w:rsidR="00526CDE">
        <w:instrText xml:space="preserve"> REF _Ref230267492 \r \h </w:instrText>
      </w:r>
      <w:r w:rsidR="00526CDE">
        <w:fldChar w:fldCharType="separate"/>
      </w:r>
      <w:r w:rsidR="00526CDE">
        <w:rPr>
          <w:cs/>
        </w:rPr>
        <w:t>‎</w:t>
      </w:r>
      <w:r w:rsidR="00526CDE">
        <w:t>6.1</w:t>
      </w:r>
      <w:r w:rsidR="00526CDE">
        <w:fldChar w:fldCharType="end"/>
      </w:r>
      <w:r>
        <w:t xml:space="preserve"> testet den bivariaten Zusammenhang zwischen vier fundamentalen Strukturvariablen und den Parametern </w:t>
      </w:r>
      <w:r w:rsidR="00462DE8">
        <w:rPr>
          <w:rFonts w:ascii="Symbol" w:hAnsi="Symbol"/>
          <w:i/>
          <w:iCs/>
        </w:rPr>
        <w:t>j</w:t>
      </w:r>
      <w:r>
        <w:t xml:space="preserve"> und </w:t>
      </w:r>
      <w:r w:rsidR="00462DE8">
        <w:rPr>
          <w:rFonts w:ascii="Symbol" w:hAnsi="Symbol"/>
          <w:i/>
          <w:iCs/>
        </w:rPr>
        <w:t>s</w:t>
      </w:r>
      <w:r>
        <w:t xml:space="preserve">. Kapitel </w:t>
      </w:r>
      <w:r w:rsidR="00526CDE">
        <w:fldChar w:fldCharType="begin"/>
      </w:r>
      <w:r w:rsidR="00526CDE">
        <w:instrText xml:space="preserve"> REF _Ref230267506 \r \h </w:instrText>
      </w:r>
      <w:r w:rsidR="00526CDE">
        <w:fldChar w:fldCharType="separate"/>
      </w:r>
      <w:r w:rsidR="00526CDE">
        <w:rPr>
          <w:cs/>
        </w:rPr>
        <w:t>‎</w:t>
      </w:r>
      <w:r w:rsidR="00526CDE">
        <w:t>6.2</w:t>
      </w:r>
      <w:r w:rsidR="00526CDE">
        <w:fldChar w:fldCharType="end"/>
      </w:r>
      <w:r>
        <w:t xml:space="preserve"> untersucht die Sektor- und Regulierungs-Effekte einschließlich einer falsifizierungsorientierten Prüfung der in Kapitel </w:t>
      </w:r>
      <w:r w:rsidR="00A97E05">
        <w:fldChar w:fldCharType="begin"/>
      </w:r>
      <w:r w:rsidR="00A97E05">
        <w:instrText xml:space="preserve"> REF _Ref230248366 \r \h </w:instrText>
      </w:r>
      <w:r w:rsidR="00A97E05">
        <w:fldChar w:fldCharType="separate"/>
      </w:r>
      <w:r w:rsidR="00A97E05">
        <w:rPr>
          <w:cs/>
        </w:rPr>
        <w:t>‎</w:t>
      </w:r>
      <w:r w:rsidR="00A97E05">
        <w:t>4.3.3</w:t>
      </w:r>
      <w:r w:rsidR="00A97E05">
        <w:fldChar w:fldCharType="end"/>
      </w:r>
      <w:r>
        <w:t xml:space="preserve"> hergeleiteten Sektor-Cluster. Kapitel </w:t>
      </w:r>
      <w:r w:rsidR="00526CDE">
        <w:fldChar w:fldCharType="begin"/>
      </w:r>
      <w:r w:rsidR="00526CDE">
        <w:instrText xml:space="preserve"> REF _Ref230267516 \r \h </w:instrText>
      </w:r>
      <w:r w:rsidR="00526CDE">
        <w:fldChar w:fldCharType="separate"/>
      </w:r>
      <w:r w:rsidR="00526CDE">
        <w:rPr>
          <w:cs/>
        </w:rPr>
        <w:t>‎</w:t>
      </w:r>
      <w:r w:rsidR="00526CDE">
        <w:t>6.3</w:t>
      </w:r>
      <w:r w:rsidR="00526CDE">
        <w:fldChar w:fldCharType="end"/>
      </w:r>
      <w:r>
        <w:t xml:space="preserve"> fasst die Erklärungsbeiträge der Strukturvariablen in einer multivariaten Synthese zusammen und ermittelt, welche Restinformation die </w:t>
      </w:r>
      <w:proofErr w:type="spellStart"/>
      <w:r>
        <w:t>Quadrantenklassifikation</w:t>
      </w:r>
      <w:proofErr w:type="spellEnd"/>
      <w:r>
        <w:t xml:space="preserve"> jenseits dieser Merkmale trägt.</w:t>
      </w:r>
    </w:p>
    <w:p w14:paraId="3222DF75" w14:textId="20A13737" w:rsidR="00462DE8" w:rsidRDefault="0079578F" w:rsidP="0079578F">
      <w:pPr>
        <w:pStyle w:val="berschrift2"/>
      </w:pPr>
      <w:bookmarkStart w:id="208" w:name="_Ref230267492"/>
      <w:bookmarkStart w:id="209" w:name="_Toc230281211"/>
      <w:r>
        <w:t xml:space="preserve">Bivariate Analyse: Fundamentale </w:t>
      </w:r>
      <w:proofErr w:type="spellStart"/>
      <w:r>
        <w:t>Unternehmenscharakte</w:t>
      </w:r>
      <w:r w:rsidR="00AE5FC1">
        <w:t>-</w:t>
      </w:r>
      <w:r>
        <w:t>ristika</w:t>
      </w:r>
      <w:bookmarkEnd w:id="208"/>
      <w:bookmarkEnd w:id="209"/>
      <w:proofErr w:type="spellEnd"/>
    </w:p>
    <w:p w14:paraId="0C05AA54" w14:textId="2FBCB384" w:rsidR="00BF5F3A" w:rsidRDefault="00BF5F3A" w:rsidP="00BF5F3A">
      <w:r>
        <w:t xml:space="preserve">Die bivariate Analyse untersucht den Zusammenhang zwischen den in Kapitel </w:t>
      </w:r>
      <w:r>
        <w:fldChar w:fldCharType="begin"/>
      </w:r>
      <w:r>
        <w:instrText xml:space="preserve"> REF _Ref230248212 \r \h </w:instrText>
      </w:r>
      <w:r>
        <w:fldChar w:fldCharType="separate"/>
      </w:r>
      <w:r>
        <w:rPr>
          <w:cs/>
        </w:rPr>
        <w:t>‎</w:t>
      </w:r>
      <w:r>
        <w:t>3.5.1</w:t>
      </w:r>
      <w:r>
        <w:fldChar w:fldCharType="end"/>
      </w:r>
      <w:r>
        <w:t xml:space="preserve"> definierten Strukturvariablen und den Parametern </w:t>
      </w:r>
      <w:r>
        <w:rPr>
          <w:rFonts w:ascii="Symbol" w:hAnsi="Symbol"/>
          <w:i/>
          <w:iCs/>
        </w:rPr>
        <w:t>j</w:t>
      </w:r>
      <w:r>
        <w:t xml:space="preserve"> und </w:t>
      </w:r>
      <w:r>
        <w:rPr>
          <w:rFonts w:ascii="Symbol" w:hAnsi="Symbol"/>
          <w:i/>
          <w:iCs/>
        </w:rPr>
        <w:t>s</w:t>
      </w:r>
      <w:r>
        <w:t xml:space="preserve"> über die sieben Kennzahlen. Größe und Anlagenintensität beschreiben Dimension und Kapazität des Unternehmens (Kapitel </w:t>
      </w:r>
      <w:r>
        <w:fldChar w:fldCharType="begin"/>
      </w:r>
      <w:r>
        <w:instrText xml:space="preserve"> REF _Ref230267587 \r \h </w:instrText>
      </w:r>
      <w:r>
        <w:fldChar w:fldCharType="separate"/>
      </w:r>
      <w:r>
        <w:rPr>
          <w:cs/>
        </w:rPr>
        <w:t>‎</w:t>
      </w:r>
      <w:r>
        <w:t>6.1.1</w:t>
      </w:r>
      <w:r>
        <w:fldChar w:fldCharType="end"/>
      </w:r>
      <w:r>
        <w:t xml:space="preserve">), Investitionsintensität (Kapitel </w:t>
      </w:r>
      <w:r>
        <w:fldChar w:fldCharType="begin"/>
      </w:r>
      <w:r>
        <w:instrText xml:space="preserve"> REF _Ref230267595 \r \h </w:instrText>
      </w:r>
      <w:r>
        <w:fldChar w:fldCharType="separate"/>
      </w:r>
      <w:r>
        <w:rPr>
          <w:cs/>
        </w:rPr>
        <w:t>‎</w:t>
      </w:r>
      <w:r>
        <w:t>6.1.2</w:t>
      </w:r>
      <w:r>
        <w:fldChar w:fldCharType="end"/>
      </w:r>
      <w:r>
        <w:t xml:space="preserve">) und Median-Profitabilität (Kapitel </w:t>
      </w:r>
      <w:r>
        <w:fldChar w:fldCharType="begin"/>
      </w:r>
      <w:r>
        <w:instrText xml:space="preserve"> REF _Ref230267602 \r \h </w:instrText>
      </w:r>
      <w:r>
        <w:fldChar w:fldCharType="separate"/>
      </w:r>
      <w:r>
        <w:rPr>
          <w:cs/>
        </w:rPr>
        <w:t>‎</w:t>
      </w:r>
      <w:r>
        <w:t>6.1.3</w:t>
      </w:r>
      <w:r>
        <w:fldChar w:fldCharType="end"/>
      </w:r>
      <w:r>
        <w:t xml:space="preserve">) bilden Verhaltens- und Performance-Ebenen ab, </w:t>
      </w:r>
      <w:proofErr w:type="spellStart"/>
      <w:r>
        <w:t>Accruals</w:t>
      </w:r>
      <w:proofErr w:type="spellEnd"/>
      <w:r>
        <w:t xml:space="preserve"> (Kapitel </w:t>
      </w:r>
      <w:r>
        <w:fldChar w:fldCharType="begin"/>
      </w:r>
      <w:r>
        <w:instrText xml:space="preserve"> REF _Ref230267611 \r \h </w:instrText>
      </w:r>
      <w:r>
        <w:fldChar w:fldCharType="separate"/>
      </w:r>
      <w:r>
        <w:rPr>
          <w:cs/>
        </w:rPr>
        <w:t>‎</w:t>
      </w:r>
      <w:r>
        <w:t>6.1.4</w:t>
      </w:r>
      <w:r>
        <w:fldChar w:fldCharType="end"/>
      </w:r>
      <w:r>
        <w:t>) messen die Ertragsqualität.</w:t>
      </w:r>
    </w:p>
    <w:p w14:paraId="4BFEE9C1" w14:textId="31E4358D" w:rsidR="00526CDE" w:rsidRPr="00526CDE" w:rsidRDefault="00BF5F3A" w:rsidP="00BF5F3A">
      <w:r>
        <w:lastRenderedPageBreak/>
        <w:t xml:space="preserve">Über alle 98 bivariaten Spearman-Tests hinweg zeigt sich ein konsistentes Hauptmuster: Die Strukturvariablen wirken substanziell auf die Veränderungsvolatilität σ, deutlich schwächer auf die Korrekturgeschwindigkeit </w:t>
      </w:r>
      <w:r w:rsidR="009F7CBD">
        <w:rPr>
          <w:rFonts w:ascii="Symbol" w:hAnsi="Symbol"/>
          <w:i/>
          <w:iCs/>
        </w:rPr>
        <w:t>j</w:t>
      </w:r>
      <w:r>
        <w:t xml:space="preserve">. Von den 49 </w:t>
      </w:r>
      <w:r w:rsidR="009F7CBD">
        <w:rPr>
          <w:rFonts w:ascii="Symbol" w:hAnsi="Symbol"/>
          <w:i/>
          <w:iCs/>
        </w:rPr>
        <w:t>s</w:t>
      </w:r>
      <w:r>
        <w:t xml:space="preserve">-Tests sind 31 nach </w:t>
      </w:r>
      <w:proofErr w:type="spellStart"/>
      <w:r>
        <w:t>Bonferroni</w:t>
      </w:r>
      <w:proofErr w:type="spellEnd"/>
      <w:r>
        <w:t xml:space="preserve"> signifikant (</w:t>
      </w:r>
      <w:r w:rsidR="009F7CBD">
        <w:rPr>
          <w:rFonts w:ascii="Symbol" w:hAnsi="Symbol"/>
          <w:i/>
          <w:iCs/>
        </w:rPr>
        <w:t>a</w:t>
      </w:r>
      <w:r>
        <w:t xml:space="preserve"> / 14 ≈ 0,0036), von den 49 </w:t>
      </w:r>
      <w:r w:rsidR="00F247EC">
        <w:rPr>
          <w:rFonts w:ascii="Symbol" w:hAnsi="Symbol"/>
          <w:i/>
          <w:iCs/>
        </w:rPr>
        <w:t>j</w:t>
      </w:r>
      <w:r>
        <w:t>-Tests dagegen nur 10. Auch die Effektstärken folgen diesem Muster: Die zehn stärksten Korrelationen mit |</w:t>
      </w:r>
      <w:r w:rsidR="00F247EC">
        <w:rPr>
          <w:rFonts w:ascii="Symbol" w:hAnsi="Symbol"/>
          <w:i/>
          <w:iCs/>
        </w:rPr>
        <w:t>r</w:t>
      </w:r>
      <w:r>
        <w:t xml:space="preserve">| zwischen 0,27 und 0,53 betreffen ausschließlich </w:t>
      </w:r>
      <w:r w:rsidR="00F247EC">
        <w:rPr>
          <w:rFonts w:ascii="Symbol" w:hAnsi="Symbol"/>
          <w:i/>
          <w:iCs/>
        </w:rPr>
        <w:t>s</w:t>
      </w:r>
      <w:r>
        <w:t xml:space="preserve">-Werte. Die strukturellen Merkmale erklären damit primär, wie stark eine Kennzahl quartalsweise schwankt, weniger </w:t>
      </w:r>
      <w:proofErr w:type="gramStart"/>
      <w:r>
        <w:t>wie</w:t>
      </w:r>
      <w:proofErr w:type="gramEnd"/>
      <w:r>
        <w:t xml:space="preserve"> schnell sie sich korrigiert. Die folgenden Kapitel diskutieren die einzelnen Strukturvariablen entsprechend mit Fokus auf </w:t>
      </w:r>
      <w:r w:rsidR="00F247EC">
        <w:rPr>
          <w:rFonts w:ascii="Symbol" w:hAnsi="Symbol"/>
          <w:i/>
          <w:iCs/>
        </w:rPr>
        <w:t>s</w:t>
      </w:r>
      <w:r>
        <w:t xml:space="preserve">. Die schwächeren </w:t>
      </w:r>
      <w:r w:rsidR="00F247EC">
        <w:rPr>
          <w:rFonts w:ascii="Symbol" w:hAnsi="Symbol"/>
          <w:i/>
          <w:iCs/>
        </w:rPr>
        <w:t>j</w:t>
      </w:r>
      <w:r>
        <w:t>-Effekte werden dort eingeordnet, wo sie nennenswerte Stärke erreichen.</w:t>
      </w:r>
    </w:p>
    <w:p w14:paraId="6243B548" w14:textId="4BA13ACF" w:rsidR="0079578F" w:rsidRDefault="00D7335B" w:rsidP="00411AA6">
      <w:pPr>
        <w:pStyle w:val="berschrift3"/>
      </w:pPr>
      <w:bookmarkStart w:id="210" w:name="_Ref230267587"/>
      <w:bookmarkStart w:id="211" w:name="_Toc230281212"/>
      <w:r w:rsidRPr="00D7335B">
        <w:t>Dimension und Kapazität</w:t>
      </w:r>
      <w:bookmarkEnd w:id="210"/>
      <w:bookmarkEnd w:id="211"/>
    </w:p>
    <w:p w14:paraId="6BC10213" w14:textId="746EB5DC" w:rsidR="00F94EEE" w:rsidRDefault="00F94EEE" w:rsidP="00F94EEE">
      <w:r w:rsidRPr="00F94EEE">
        <w:t xml:space="preserve">Größe und Anlagenintensität bilden die ersten Strukturachsen. Größe wird in drei Maßen erfasst (Marktkapitalisierung, Bilanzsumme, Mitarbeiterzahl), Anlagenintensität als Median des Verhältnisses aus Sachanlagen zu Bilanzsumme. Beide schließen konzeptionell an die in Kapitel </w:t>
      </w:r>
      <w:r>
        <w:fldChar w:fldCharType="begin"/>
      </w:r>
      <w:r>
        <w:instrText xml:space="preserve"> REF _Ref230248123 \r \h </w:instrText>
      </w:r>
      <w:r>
        <w:fldChar w:fldCharType="separate"/>
      </w:r>
      <w:r>
        <w:rPr>
          <w:cs/>
        </w:rPr>
        <w:t>‎</w:t>
      </w:r>
      <w:r>
        <w:t>4.3.2</w:t>
      </w:r>
      <w:r>
        <w:fldChar w:fldCharType="end"/>
      </w:r>
      <w:r w:rsidRPr="00F94EEE">
        <w:t xml:space="preserve"> hergeleitete Strom-</w:t>
      </w:r>
      <w:proofErr w:type="spellStart"/>
      <w:r w:rsidRPr="00F94EEE">
        <w:t>vs</w:t>
      </w:r>
      <w:proofErr w:type="spellEnd"/>
      <w:r w:rsidRPr="00F94EEE">
        <w:t>-Bestand-Mechanik an. Die Spearman-Korrelationen mit den sieben Kennzahlen sind in</w:t>
      </w:r>
      <w:r w:rsidR="00247604">
        <w:t xml:space="preserve"> </w:t>
      </w:r>
      <w:r w:rsidR="003E65C1">
        <w:fldChar w:fldCharType="begin"/>
      </w:r>
      <w:r w:rsidR="003E65C1">
        <w:instrText xml:space="preserve"> REF _Ref230267942 \h </w:instrText>
      </w:r>
      <w:r w:rsidR="003E65C1">
        <w:fldChar w:fldCharType="separate"/>
      </w:r>
      <w:r w:rsidR="003E65C1" w:rsidRPr="007F210D">
        <w:t xml:space="preserve">Abbildung </w:t>
      </w:r>
      <w:r w:rsidR="00B46AFB">
        <w:rPr>
          <w:noProof/>
        </w:rPr>
        <w:t>32</w:t>
      </w:r>
      <w:r w:rsidR="003E65C1">
        <w:fldChar w:fldCharType="end"/>
      </w:r>
      <w:r w:rsidRPr="00F94EEE">
        <w:t xml:space="preserve"> zusammengefasst.</w:t>
      </w:r>
    </w:p>
    <w:p w14:paraId="13606A43" w14:textId="77777777" w:rsidR="00503D55" w:rsidRDefault="00503D55" w:rsidP="00503D55">
      <w:pPr>
        <w:pStyle w:val="Abbildung"/>
        <w:rPr>
          <w:noProof/>
        </w:rPr>
      </w:pPr>
      <w:r>
        <w:rPr>
          <w:noProof/>
        </w:rPr>
        <w:drawing>
          <wp:inline distT="0" distB="0" distL="0" distR="0" wp14:anchorId="50660496" wp14:editId="759CAFF5">
            <wp:extent cx="5400000" cy="1832400"/>
            <wp:effectExtent l="0" t="0" r="0" b="0"/>
            <wp:docPr id="578982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82988" name="Picture 9"/>
                    <pic:cNvPicPr/>
                  </pic:nvPicPr>
                  <pic:blipFill rotWithShape="1">
                    <a:blip r:embed="rId58" cstate="print">
                      <a:extLst>
                        <a:ext uri="{28A0092B-C50C-407E-A947-70E740481C1C}">
                          <a14:useLocalDpi xmlns:a14="http://schemas.microsoft.com/office/drawing/2010/main" val="0"/>
                        </a:ext>
                      </a:extLst>
                    </a:blip>
                    <a:srcRect l="550" r="1198"/>
                    <a:stretch>
                      <a:fillRect/>
                    </a:stretch>
                  </pic:blipFill>
                  <pic:spPr bwMode="auto">
                    <a:xfrm>
                      <a:off x="0" y="0"/>
                      <a:ext cx="5400000" cy="1832400"/>
                    </a:xfrm>
                    <a:prstGeom prst="rect">
                      <a:avLst/>
                    </a:prstGeom>
                    <a:ln>
                      <a:noFill/>
                    </a:ln>
                    <a:extLst>
                      <a:ext uri="{53640926-AAD7-44D8-BBD7-CCE9431645EC}">
                        <a14:shadowObscured xmlns:a14="http://schemas.microsoft.com/office/drawing/2010/main"/>
                      </a:ext>
                    </a:extLst>
                  </pic:spPr>
                </pic:pic>
              </a:graphicData>
            </a:graphic>
          </wp:inline>
        </w:drawing>
      </w:r>
    </w:p>
    <w:p w14:paraId="74D95385" w14:textId="48A2D83F" w:rsidR="00503D55" w:rsidRPr="007F210D" w:rsidRDefault="00503D55" w:rsidP="00503D55">
      <w:pPr>
        <w:pStyle w:val="Beschriftung"/>
      </w:pPr>
      <w:bookmarkStart w:id="212" w:name="_Ref230267942"/>
      <w:bookmarkStart w:id="213" w:name="_Toc230279821"/>
      <w:r w:rsidRPr="007F210D">
        <w:t xml:space="preserve">Abbildung </w:t>
      </w:r>
      <w:r>
        <w:fldChar w:fldCharType="begin"/>
      </w:r>
      <w:r w:rsidRPr="007F210D">
        <w:instrText xml:space="preserve"> SEQ Abbildung \* ARABIC </w:instrText>
      </w:r>
      <w:r>
        <w:fldChar w:fldCharType="separate"/>
      </w:r>
      <w:r w:rsidR="00B46AFB">
        <w:rPr>
          <w:noProof/>
        </w:rPr>
        <w:t>32</w:t>
      </w:r>
      <w:r>
        <w:rPr>
          <w:noProof/>
        </w:rPr>
        <w:fldChar w:fldCharType="end"/>
      </w:r>
      <w:bookmarkEnd w:id="212"/>
      <w:r w:rsidRPr="007F210D">
        <w:t>:</w:t>
      </w:r>
      <w:r>
        <w:tab/>
      </w:r>
      <w:r w:rsidR="00DB25F7" w:rsidRPr="00DB25F7">
        <w:t>Spearman-Rangkorrelation der Größenmaße und der Anlagenintensität</w:t>
      </w:r>
      <w:bookmarkEnd w:id="213"/>
    </w:p>
    <w:p w14:paraId="5B326644" w14:textId="41996437" w:rsidR="00B81F4F" w:rsidRDefault="00B81F4F" w:rsidP="00B81F4F">
      <w:r>
        <w:t xml:space="preserve">Die drei Größenmaße korrelieren negativ mit </w:t>
      </w:r>
      <w:r w:rsidR="001208A5">
        <w:rPr>
          <w:rFonts w:ascii="Symbol" w:hAnsi="Symbol"/>
          <w:i/>
          <w:iCs/>
        </w:rPr>
        <w:t>s</w:t>
      </w:r>
      <w:r>
        <w:t xml:space="preserve"> über die meisten Kennzahlen, mit Effektstärken bis </w:t>
      </w:r>
      <w:r w:rsidR="001208A5">
        <w:rPr>
          <w:rFonts w:ascii="Symbol" w:hAnsi="Symbol"/>
          <w:i/>
          <w:iCs/>
        </w:rPr>
        <w:t>r</w:t>
      </w:r>
      <w:r>
        <w:t xml:space="preserve"> = −0,53. Mitarbeiterzahl erzeugt die stärksten Effekte bei der FCF-Marge (</w:t>
      </w:r>
      <w:r w:rsidR="001208A5">
        <w:rPr>
          <w:rFonts w:ascii="Symbol" w:hAnsi="Symbol"/>
          <w:i/>
          <w:iCs/>
        </w:rPr>
        <w:t>r</w:t>
      </w:r>
      <w:r>
        <w:t xml:space="preserve"> = −0,53), der Current Ratio (</w:t>
      </w:r>
      <w:r w:rsidR="001208A5">
        <w:rPr>
          <w:rFonts w:ascii="Symbol" w:hAnsi="Symbol"/>
          <w:i/>
          <w:iCs/>
        </w:rPr>
        <w:t>r</w:t>
      </w:r>
      <w:r>
        <w:t xml:space="preserve"> = −0,53) und der EBIT-Marge (</w:t>
      </w:r>
      <w:r w:rsidR="001435E4">
        <w:rPr>
          <w:rFonts w:ascii="Symbol" w:hAnsi="Symbol"/>
          <w:i/>
          <w:iCs/>
        </w:rPr>
        <w:t>r</w:t>
      </w:r>
      <w:r>
        <w:t xml:space="preserve"> = −0,41), also primär bei den operativen Strom- und Mischgrößen-Kennzahlen. Bilanzsumme wirkt am stärksten bei den Bilanzgrößen-Kennzahlen Eigenkapitalquote (</w:t>
      </w:r>
      <w:r w:rsidR="001435E4">
        <w:rPr>
          <w:rFonts w:ascii="Symbol" w:hAnsi="Symbol"/>
          <w:i/>
          <w:iCs/>
        </w:rPr>
        <w:t>r</w:t>
      </w:r>
      <w:r>
        <w:t xml:space="preserve"> = −0,42), Current Ratio (</w:t>
      </w:r>
      <w:r w:rsidR="001435E4">
        <w:rPr>
          <w:rFonts w:ascii="Symbol" w:hAnsi="Symbol"/>
          <w:i/>
          <w:iCs/>
        </w:rPr>
        <w:t>r</w:t>
      </w:r>
      <w:r>
        <w:t xml:space="preserve"> = −0,38) und ROA (</w:t>
      </w:r>
      <w:r w:rsidR="001435E4">
        <w:rPr>
          <w:rFonts w:ascii="Symbol" w:hAnsi="Symbol"/>
          <w:i/>
          <w:iCs/>
        </w:rPr>
        <w:t>r</w:t>
      </w:r>
      <w:r>
        <w:t xml:space="preserve"> = −0,21). Marktkapitalisierung liegt für alle Kennzahlen zwischen diesen beiden Extremen bei </w:t>
      </w:r>
      <w:r w:rsidR="001435E4">
        <w:rPr>
          <w:rFonts w:ascii="Symbol" w:hAnsi="Symbol"/>
          <w:i/>
          <w:iCs/>
        </w:rPr>
        <w:t>r</w:t>
      </w:r>
      <w:r>
        <w:t xml:space="preserve"> um −0,2. Der Mann-Whitney-</w:t>
      </w:r>
      <w:proofErr w:type="spellStart"/>
      <w:r>
        <w:t>Quintilvergleich</w:t>
      </w:r>
      <w:proofErr w:type="spellEnd"/>
      <w:r>
        <w:t xml:space="preserve"> verdeutlicht die Dimensionen: Bei der </w:t>
      </w:r>
      <w:r>
        <w:lastRenderedPageBreak/>
        <w:t xml:space="preserve">FCF-Marge fällt der </w:t>
      </w:r>
      <w:r w:rsidR="001435E4">
        <w:rPr>
          <w:rFonts w:ascii="Symbol" w:hAnsi="Symbol"/>
          <w:i/>
          <w:iCs/>
        </w:rPr>
        <w:t>s</w:t>
      </w:r>
      <w:r>
        <w:t>-Median vom kleinsten Mitarbeiter-Quintil (0,45) auf das größte (0,11), bei der Current Ratio von 0,77 auf 0,17, mit Cohens-r-Effektstärken von 0,80 und 0,76, den höchsten der gesamten bivariaten Analyse.</w:t>
      </w:r>
    </w:p>
    <w:p w14:paraId="378A27AE" w14:textId="158CC189" w:rsidR="00B81F4F" w:rsidRDefault="00B81F4F" w:rsidP="00B81F4F">
      <w:r>
        <w:t xml:space="preserve">Auf der </w:t>
      </w:r>
      <w:r w:rsidR="00DB255E">
        <w:rPr>
          <w:rFonts w:ascii="Symbol" w:hAnsi="Symbol"/>
          <w:i/>
          <w:iCs/>
        </w:rPr>
        <w:t>j</w:t>
      </w:r>
      <w:r>
        <w:t>-Seite bleibt der Effekt von Größe insgesamt schwach. Eine Ausnahme bildet die Bilanzsumme: Sie korreliert in den drei Buchgewinn-Kennzahlen ROA (</w:t>
      </w:r>
      <w:r w:rsidR="00DB255E">
        <w:rPr>
          <w:rFonts w:ascii="Symbol" w:hAnsi="Symbol"/>
          <w:i/>
          <w:iCs/>
        </w:rPr>
        <w:t>r</w:t>
      </w:r>
      <w:r>
        <w:t xml:space="preserve"> = −0,15), ROE (−0,18) und EBIT-Marge (−0,19) negativ und nach </w:t>
      </w:r>
      <w:proofErr w:type="spellStart"/>
      <w:r>
        <w:t>Bonferroni</w:t>
      </w:r>
      <w:proofErr w:type="spellEnd"/>
      <w:r>
        <w:t xml:space="preserve"> signifikant. Größere Bilanzsummen gehen damit mit schwach stärkerer Rückkehr zum Mittelwert in den Profitabilitäts-Differenzen einher.</w:t>
      </w:r>
    </w:p>
    <w:p w14:paraId="261D1979" w14:textId="7B3C5F2B" w:rsidR="00F94EEE" w:rsidRPr="00F94EEE" w:rsidRDefault="00B81F4F" w:rsidP="00B81F4F">
      <w:r>
        <w:t>Anlagenintensität wirkt differenzierter als Größe und teilt sich nach Kennzahl-Typ. Eigenkapitalquote (</w:t>
      </w:r>
      <w:r w:rsidR="00DB255E">
        <w:rPr>
          <w:rFonts w:ascii="Symbol" w:hAnsi="Symbol"/>
          <w:i/>
          <w:iCs/>
        </w:rPr>
        <w:t>r</w:t>
      </w:r>
      <w:r>
        <w:t xml:space="preserve"> = −0,25) und ROA (</w:t>
      </w:r>
      <w:r w:rsidR="00DB255E">
        <w:rPr>
          <w:rFonts w:ascii="Symbol" w:hAnsi="Symbol"/>
          <w:i/>
          <w:iCs/>
        </w:rPr>
        <w:t>r</w:t>
      </w:r>
      <w:r>
        <w:t xml:space="preserve"> = −0,18) korrelieren negativ, EBIT-Marge (+0,24) und FCF-Marge (+0,22) dagegen positiv mit </w:t>
      </w:r>
      <w:r w:rsidR="00DB255E">
        <w:rPr>
          <w:rFonts w:ascii="Symbol" w:hAnsi="Symbol"/>
          <w:i/>
          <w:iCs/>
        </w:rPr>
        <w:t>s</w:t>
      </w:r>
      <w:r>
        <w:t xml:space="preserve">. Anlagenintensive Unternehmen haben damit stabilere Bilanzgrößen-Kennzahlen, aber volatilere reine Strom-Margen. Dieses gegensätzliche Vorzeichenmuster spiegelt die in </w:t>
      </w:r>
      <w:r w:rsidR="00FC654B">
        <w:fldChar w:fldCharType="begin"/>
      </w:r>
      <w:r w:rsidR="00FC654B">
        <w:instrText xml:space="preserve"> REF _Ref230248123 \r \h </w:instrText>
      </w:r>
      <w:r w:rsidR="00FC654B">
        <w:fldChar w:fldCharType="separate"/>
      </w:r>
      <w:r w:rsidR="00FC654B">
        <w:rPr>
          <w:cs/>
        </w:rPr>
        <w:t>‎</w:t>
      </w:r>
      <w:r w:rsidR="00FC654B">
        <w:t>4.3.2</w:t>
      </w:r>
      <w:r w:rsidR="00FC654B">
        <w:fldChar w:fldCharType="end"/>
      </w:r>
      <w:r>
        <w:t xml:space="preserve"> entwickelte Strom-</w:t>
      </w:r>
      <w:proofErr w:type="spellStart"/>
      <w:r>
        <w:t>vs</w:t>
      </w:r>
      <w:proofErr w:type="spellEnd"/>
      <w:r>
        <w:t>-Bestand-Mechanik auf Unternehmensebene wider: Eine große, langsam veränderliche Bilanzsumme im ROA-Nenner glättet den Quotienten, während die Investitions- und Abschreibungszyklen bei anlagenintensiven Geschäftsmodellen gleichzeitig größere Quartal-Sprünge in EBIT und Cashflow erzeugen. Die Current Ratio bleibt für Anlagenintensität wirkungslos, was zu ihrer Einordnung als Mischform aus Bestand und Strom passt.</w:t>
      </w:r>
    </w:p>
    <w:p w14:paraId="571B37BD" w14:textId="59DD452C" w:rsidR="00D7335B" w:rsidRDefault="00937BD9" w:rsidP="00D7335B">
      <w:pPr>
        <w:pStyle w:val="berschrift3"/>
      </w:pPr>
      <w:bookmarkStart w:id="214" w:name="_Ref230267595"/>
      <w:bookmarkStart w:id="215" w:name="_Toc230281213"/>
      <w:r w:rsidRPr="00937BD9">
        <w:t>Investitionsverhalten</w:t>
      </w:r>
      <w:bookmarkEnd w:id="214"/>
      <w:bookmarkEnd w:id="215"/>
    </w:p>
    <w:p w14:paraId="0E6E397D" w14:textId="0E6217AF" w:rsidR="009306B8" w:rsidRDefault="009306B8" w:rsidP="009306B8">
      <w:r>
        <w:t xml:space="preserve">Die Investitionsintensität misst, wie hoch der </w:t>
      </w:r>
      <w:proofErr w:type="spellStart"/>
      <w:r>
        <w:t>CapEx</w:t>
      </w:r>
      <w:proofErr w:type="spellEnd"/>
      <w:r>
        <w:t xml:space="preserve">-Anteil an der Bilanzsumme pro Unternehmen im langfristigen Median ausfällt. Sie folgt konzeptionell dem Investment-Faktor (CMA) aus dem Fünf-Faktor-Modell von </w:t>
      </w:r>
      <w:r w:rsidRPr="009306B8">
        <w:rPr>
          <w:highlight w:val="yellow"/>
        </w:rPr>
        <w:t>Fama und French (2015</w:t>
      </w:r>
      <w:r>
        <w:t xml:space="preserve">), bezieht sich hier aber auf das absolute Investitionsniveau pro Bilanzsumme. Die Spearman-Korrelationen mit den sieben Kennzahlen sind in </w:t>
      </w:r>
      <w:r w:rsidR="008C3B92">
        <w:fldChar w:fldCharType="begin"/>
      </w:r>
      <w:r w:rsidR="008C3B92">
        <w:instrText xml:space="preserve"> REF _Ref230268624 \h </w:instrText>
      </w:r>
      <w:r w:rsidR="008C3B92">
        <w:fldChar w:fldCharType="separate"/>
      </w:r>
      <w:r w:rsidR="008C3B92" w:rsidRPr="007F210D">
        <w:t xml:space="preserve">Abbildung </w:t>
      </w:r>
      <w:r w:rsidR="00B46AFB">
        <w:rPr>
          <w:noProof/>
        </w:rPr>
        <w:t>33</w:t>
      </w:r>
      <w:r w:rsidR="008C3B92">
        <w:fldChar w:fldCharType="end"/>
      </w:r>
      <w:r w:rsidR="008C3B92">
        <w:t xml:space="preserve"> </w:t>
      </w:r>
      <w:r>
        <w:t>gezeigt.</w:t>
      </w:r>
    </w:p>
    <w:p w14:paraId="37F7BE93" w14:textId="77777777" w:rsidR="009306B8" w:rsidRDefault="009306B8" w:rsidP="009306B8">
      <w:pPr>
        <w:pStyle w:val="Abbildung"/>
        <w:rPr>
          <w:noProof/>
        </w:rPr>
      </w:pPr>
      <w:r>
        <w:rPr>
          <w:noProof/>
        </w:rPr>
        <w:drawing>
          <wp:inline distT="0" distB="0" distL="0" distR="0" wp14:anchorId="3B0F73F1" wp14:editId="4BEC055B">
            <wp:extent cx="5400000" cy="1418400"/>
            <wp:effectExtent l="0" t="0" r="0" b="0"/>
            <wp:docPr id="19219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52" name="Picture 9"/>
                    <pic:cNvPicPr/>
                  </pic:nvPicPr>
                  <pic:blipFill rotWithShape="1">
                    <a:blip r:embed="rId59" cstate="print">
                      <a:extLst>
                        <a:ext uri="{28A0092B-C50C-407E-A947-70E740481C1C}">
                          <a14:useLocalDpi xmlns:a14="http://schemas.microsoft.com/office/drawing/2010/main" val="0"/>
                        </a:ext>
                      </a:extLst>
                    </a:blip>
                    <a:srcRect l="574" r="201"/>
                    <a:stretch>
                      <a:fillRect/>
                    </a:stretch>
                  </pic:blipFill>
                  <pic:spPr bwMode="auto">
                    <a:xfrm>
                      <a:off x="0" y="0"/>
                      <a:ext cx="5400000" cy="1418400"/>
                    </a:xfrm>
                    <a:prstGeom prst="rect">
                      <a:avLst/>
                    </a:prstGeom>
                    <a:ln>
                      <a:noFill/>
                    </a:ln>
                    <a:extLst>
                      <a:ext uri="{53640926-AAD7-44D8-BBD7-CCE9431645EC}">
                        <a14:shadowObscured xmlns:a14="http://schemas.microsoft.com/office/drawing/2010/main"/>
                      </a:ext>
                    </a:extLst>
                  </pic:spPr>
                </pic:pic>
              </a:graphicData>
            </a:graphic>
          </wp:inline>
        </w:drawing>
      </w:r>
    </w:p>
    <w:p w14:paraId="3656CD51" w14:textId="23B1FAE1" w:rsidR="009306B8" w:rsidRPr="007F210D" w:rsidRDefault="009306B8" w:rsidP="009306B8">
      <w:pPr>
        <w:pStyle w:val="Beschriftung"/>
      </w:pPr>
      <w:bookmarkStart w:id="216" w:name="_Ref230268624"/>
      <w:bookmarkStart w:id="217" w:name="_Ref230268540"/>
      <w:bookmarkStart w:id="218" w:name="_Toc230279822"/>
      <w:r w:rsidRPr="007F210D">
        <w:t xml:space="preserve">Abbildung </w:t>
      </w:r>
      <w:r>
        <w:fldChar w:fldCharType="begin"/>
      </w:r>
      <w:r w:rsidRPr="007F210D">
        <w:instrText xml:space="preserve"> SEQ Abbildung \* ARABIC </w:instrText>
      </w:r>
      <w:r>
        <w:fldChar w:fldCharType="separate"/>
      </w:r>
      <w:r w:rsidR="00B46AFB">
        <w:rPr>
          <w:noProof/>
        </w:rPr>
        <w:t>33</w:t>
      </w:r>
      <w:r>
        <w:rPr>
          <w:noProof/>
        </w:rPr>
        <w:fldChar w:fldCharType="end"/>
      </w:r>
      <w:bookmarkEnd w:id="216"/>
      <w:r w:rsidRPr="007F210D">
        <w:t>:</w:t>
      </w:r>
      <w:r>
        <w:tab/>
      </w:r>
      <w:r w:rsidR="00AE0678" w:rsidRPr="00AE0678">
        <w:t>Spearman-Rangkorrelation der Investitionsintensität</w:t>
      </w:r>
      <w:bookmarkEnd w:id="217"/>
      <w:bookmarkEnd w:id="218"/>
    </w:p>
    <w:p w14:paraId="49023934" w14:textId="676B9CF8" w:rsidR="00072114" w:rsidRDefault="00072114" w:rsidP="00072114">
      <w:r>
        <w:lastRenderedPageBreak/>
        <w:t xml:space="preserve">In </w:t>
      </w:r>
      <w:r w:rsidR="008C3B92">
        <w:fldChar w:fldCharType="begin"/>
      </w:r>
      <w:r w:rsidR="008C3B92">
        <w:instrText xml:space="preserve"> REF _Ref230268624 \h </w:instrText>
      </w:r>
      <w:r w:rsidR="008C3B92">
        <w:fldChar w:fldCharType="separate"/>
      </w:r>
      <w:r w:rsidR="008C3B92" w:rsidRPr="007F210D">
        <w:t xml:space="preserve">Abbildung </w:t>
      </w:r>
      <w:r w:rsidR="00B46AFB">
        <w:rPr>
          <w:noProof/>
        </w:rPr>
        <w:t>33</w:t>
      </w:r>
      <w:r w:rsidR="008C3B92">
        <w:fldChar w:fldCharType="end"/>
      </w:r>
      <w:r>
        <w:t xml:space="preserve"> zeigen sich drei nach </w:t>
      </w:r>
      <w:proofErr w:type="spellStart"/>
      <w:r>
        <w:t>Bonferroni</w:t>
      </w:r>
      <w:proofErr w:type="spellEnd"/>
      <w:r>
        <w:t xml:space="preserve"> signifikante σ-Effekte: Current Ratio (</w:t>
      </w:r>
      <w:r w:rsidR="008C3B92">
        <w:rPr>
          <w:rFonts w:ascii="Symbol" w:hAnsi="Symbol"/>
          <w:i/>
          <w:iCs/>
        </w:rPr>
        <w:t>r</w:t>
      </w:r>
      <w:r>
        <w:t xml:space="preserve"> = −0,23), Eigenkapitalquote (</w:t>
      </w:r>
      <w:r w:rsidR="008C3B92">
        <w:rPr>
          <w:rFonts w:ascii="Symbol" w:hAnsi="Symbol"/>
          <w:i/>
          <w:iCs/>
        </w:rPr>
        <w:t>r</w:t>
      </w:r>
      <w:r>
        <w:t xml:space="preserve"> = −0,22) und ROA (</w:t>
      </w:r>
      <w:r w:rsidR="008C3B92">
        <w:rPr>
          <w:rFonts w:ascii="Symbol" w:hAnsi="Symbol"/>
          <w:i/>
          <w:iCs/>
        </w:rPr>
        <w:t>r</w:t>
      </w:r>
      <w:r>
        <w:t xml:space="preserve"> = −0,11). Alle drei sind negativ, höhere Investitionsintensität geht damit mit etwas geringerer Veränderungsvolatilität in diesen Kennzahlen einher. Anders als bei der Anlagenintensität tritt kein Vorzeichen-Wechsel zwischen Bilanz- und Margen-Kennzahlen auf. Die Margen-</w:t>
      </w:r>
      <w:r w:rsidR="008C3B92">
        <w:rPr>
          <w:rFonts w:ascii="Symbol" w:hAnsi="Symbol"/>
          <w:i/>
          <w:iCs/>
        </w:rPr>
        <w:t>s</w:t>
      </w:r>
      <w:r>
        <w:t xml:space="preserve">-Werte (EBIT und FCF) bleiben unter der </w:t>
      </w:r>
      <w:proofErr w:type="spellStart"/>
      <w:r>
        <w:t>Bonferroni</w:t>
      </w:r>
      <w:proofErr w:type="spellEnd"/>
      <w:r>
        <w:t xml:space="preserve">-Schwelle, die </w:t>
      </w:r>
      <w:r w:rsidR="00F86EBF">
        <w:rPr>
          <w:rFonts w:ascii="Symbol" w:hAnsi="Symbol"/>
          <w:i/>
          <w:iCs/>
        </w:rPr>
        <w:t>j</w:t>
      </w:r>
      <w:r>
        <w:t>-Seite ist komplett ohne signifikanten Effekt.</w:t>
      </w:r>
    </w:p>
    <w:p w14:paraId="5578D4B0" w14:textId="1DB3194E" w:rsidR="009306B8" w:rsidRPr="00FC654B" w:rsidRDefault="00072114" w:rsidP="006C0936">
      <w:r>
        <w:t xml:space="preserve">Die schwächere Wirkung der Investitionsintensität im Vergleich zu den anderen Strukturvariablen passt zu ihrer konzeptionellen Nähe zu Größe und Anlagenintensität. Hohe </w:t>
      </w:r>
      <w:proofErr w:type="spellStart"/>
      <w:r>
        <w:t>CapEx</w:t>
      </w:r>
      <w:proofErr w:type="spellEnd"/>
      <w:r>
        <w:t xml:space="preserve">-Quoten finden sich besonders in anlageintensiven Sektoren wie Versorgern und Immobilien, die in Kapitel </w:t>
      </w:r>
      <w:r w:rsidR="006C0936">
        <w:fldChar w:fldCharType="begin"/>
      </w:r>
      <w:r w:rsidR="006C0936">
        <w:instrText xml:space="preserve"> REF _Ref230267587 \r \h </w:instrText>
      </w:r>
      <w:r w:rsidR="006C0936">
        <w:fldChar w:fldCharType="separate"/>
      </w:r>
      <w:r w:rsidR="006C0936">
        <w:rPr>
          <w:cs/>
        </w:rPr>
        <w:t>‎</w:t>
      </w:r>
      <w:r w:rsidR="006C0936">
        <w:t>6.1.1</w:t>
      </w:r>
      <w:r w:rsidR="006C0936">
        <w:fldChar w:fldCharType="end"/>
      </w:r>
      <w:r>
        <w:t xml:space="preserve"> bereits über Anlagenintensität abgedeckt sind. Ob die in </w:t>
      </w:r>
      <w:r w:rsidR="006C0936">
        <w:fldChar w:fldCharType="begin"/>
      </w:r>
      <w:r w:rsidR="006C0936">
        <w:instrText xml:space="preserve"> REF _Ref230267595 \r \h </w:instrText>
      </w:r>
      <w:r w:rsidR="006C0936">
        <w:fldChar w:fldCharType="separate"/>
      </w:r>
      <w:r w:rsidR="006C0936">
        <w:rPr>
          <w:cs/>
        </w:rPr>
        <w:t>‎</w:t>
      </w:r>
      <w:r w:rsidR="006C0936">
        <w:t>6.1.2</w:t>
      </w:r>
      <w:r w:rsidR="006C0936">
        <w:fldChar w:fldCharType="end"/>
      </w:r>
      <w:r>
        <w:t xml:space="preserve"> beobachteten Effekte eigenständig oder durch Größen- und Anlagenintensitäts-Korrelation vermittelt sind, prüft die multivariate Synthese in Kapitel </w:t>
      </w:r>
      <w:r w:rsidR="006C0936">
        <w:fldChar w:fldCharType="begin"/>
      </w:r>
      <w:r w:rsidR="006C0936">
        <w:instrText xml:space="preserve"> REF _Ref230267516 \r \h </w:instrText>
      </w:r>
      <w:r w:rsidR="006C0936">
        <w:fldChar w:fldCharType="separate"/>
      </w:r>
      <w:r w:rsidR="006C0936">
        <w:rPr>
          <w:cs/>
        </w:rPr>
        <w:t>‎</w:t>
      </w:r>
      <w:r w:rsidR="006C0936">
        <w:t>6.3</w:t>
      </w:r>
      <w:r w:rsidR="006C0936">
        <w:fldChar w:fldCharType="end"/>
      </w:r>
      <w:r>
        <w:t>.</w:t>
      </w:r>
    </w:p>
    <w:p w14:paraId="4B2DB51A" w14:textId="24AFF184" w:rsidR="00937BD9" w:rsidRDefault="00671D9C" w:rsidP="00937BD9">
      <w:pPr>
        <w:pStyle w:val="berschrift3"/>
      </w:pPr>
      <w:bookmarkStart w:id="219" w:name="_Ref230267602"/>
      <w:bookmarkStart w:id="220" w:name="_Toc230281214"/>
      <w:r w:rsidRPr="00671D9C">
        <w:t>Profitabilitäts-Niveau und Konvexität</w:t>
      </w:r>
      <w:bookmarkEnd w:id="219"/>
      <w:bookmarkEnd w:id="220"/>
    </w:p>
    <w:p w14:paraId="70379070" w14:textId="3D6A0EB7" w:rsidR="006C0936" w:rsidRDefault="00977BE5" w:rsidP="006C0936">
      <w:r w:rsidRPr="00977BE5">
        <w:t xml:space="preserve">Die Median-Profitabilität pro Unternehmen prüft, ob das langfristige Profitabilitätsniveau mit der Dynamik der Quartalsveränderungen zusammenhängt. Sie greift damit eine Frage auf, die Fama und French </w:t>
      </w:r>
      <w:sdt>
        <w:sdtPr>
          <w:id w:val="505015558"/>
          <w:citation/>
        </w:sdtPr>
        <w:sdtEndPr/>
        <w:sdtContent>
          <w:r w:rsidR="00DD3E2A">
            <w:fldChar w:fldCharType="begin"/>
          </w:r>
          <w:r w:rsidR="00DD3E2A">
            <w:instrText xml:space="preserve">CITATION Fam99 \t  \l 1031 </w:instrText>
          </w:r>
          <w:r w:rsidR="00DD3E2A">
            <w:fldChar w:fldCharType="separate"/>
          </w:r>
          <w:r w:rsidR="0004311B">
            <w:rPr>
              <w:noProof/>
            </w:rPr>
            <w:t>(Fama &amp; French, 2000)</w:t>
          </w:r>
          <w:r w:rsidR="00DD3E2A">
            <w:fldChar w:fldCharType="end"/>
          </w:r>
        </w:sdtContent>
      </w:sdt>
      <w:r w:rsidRPr="00977BE5">
        <w:t xml:space="preserve"> auf Niveau-Schätzungen geprüft haben: die asymmetrische Konvergenz über- und unterdurchschnittlich profitabler Unternehmen zur Sample-Norm (Konvexitäts-Hypothese). Diese Arbeit überträgt die Frage auf den firmenübergreifenden Strukturvergleich der hier verwendeten Differenzen-Schätzungen. </w:t>
      </w:r>
      <w:r w:rsidR="004964CA">
        <w:fldChar w:fldCharType="begin"/>
      </w:r>
      <w:r w:rsidR="004964CA">
        <w:instrText xml:space="preserve"> REF _Ref230268883 \h </w:instrText>
      </w:r>
      <w:r w:rsidR="004964CA">
        <w:fldChar w:fldCharType="separate"/>
      </w:r>
      <w:r w:rsidR="004964CA" w:rsidRPr="007F210D">
        <w:t xml:space="preserve">Abbildung </w:t>
      </w:r>
      <w:r w:rsidR="00B46AFB">
        <w:rPr>
          <w:noProof/>
        </w:rPr>
        <w:t>34</w:t>
      </w:r>
      <w:r w:rsidR="004964CA">
        <w:fldChar w:fldCharType="end"/>
      </w:r>
      <w:r w:rsidRPr="00977BE5">
        <w:t xml:space="preserve"> zeigt die Spearman-Korrelationen der Median-Profitabilität mit den sieben Kennzahlen.</w:t>
      </w:r>
    </w:p>
    <w:p w14:paraId="7501933A" w14:textId="77777777" w:rsidR="007536F2" w:rsidRDefault="007536F2" w:rsidP="007536F2">
      <w:pPr>
        <w:pStyle w:val="Abbildung"/>
        <w:rPr>
          <w:noProof/>
        </w:rPr>
      </w:pPr>
      <w:r>
        <w:rPr>
          <w:noProof/>
        </w:rPr>
        <w:drawing>
          <wp:inline distT="0" distB="0" distL="0" distR="0" wp14:anchorId="5F442446" wp14:editId="2CB0D3A6">
            <wp:extent cx="5400000" cy="1407600"/>
            <wp:effectExtent l="0" t="0" r="0" b="2540"/>
            <wp:docPr id="1653432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32968" name="Picture 9"/>
                    <pic:cNvPicPr/>
                  </pic:nvPicPr>
                  <pic:blipFill rotWithShape="1">
                    <a:blip r:embed="rId60" cstate="print">
                      <a:extLst>
                        <a:ext uri="{28A0092B-C50C-407E-A947-70E740481C1C}">
                          <a14:useLocalDpi xmlns:a14="http://schemas.microsoft.com/office/drawing/2010/main" val="0"/>
                        </a:ext>
                      </a:extLst>
                    </a:blip>
                    <a:srcRect l="661" r="415"/>
                    <a:stretch>
                      <a:fillRect/>
                    </a:stretch>
                  </pic:blipFill>
                  <pic:spPr bwMode="auto">
                    <a:xfrm>
                      <a:off x="0" y="0"/>
                      <a:ext cx="5400000" cy="1407600"/>
                    </a:xfrm>
                    <a:prstGeom prst="rect">
                      <a:avLst/>
                    </a:prstGeom>
                    <a:ln>
                      <a:noFill/>
                    </a:ln>
                    <a:extLst>
                      <a:ext uri="{53640926-AAD7-44D8-BBD7-CCE9431645EC}">
                        <a14:shadowObscured xmlns:a14="http://schemas.microsoft.com/office/drawing/2010/main"/>
                      </a:ext>
                    </a:extLst>
                  </pic:spPr>
                </pic:pic>
              </a:graphicData>
            </a:graphic>
          </wp:inline>
        </w:drawing>
      </w:r>
    </w:p>
    <w:p w14:paraId="587A19FF" w14:textId="547606ED" w:rsidR="007536F2" w:rsidRPr="007F210D" w:rsidRDefault="007536F2" w:rsidP="007536F2">
      <w:pPr>
        <w:pStyle w:val="Beschriftung"/>
      </w:pPr>
      <w:bookmarkStart w:id="221" w:name="_Ref230268883"/>
      <w:bookmarkStart w:id="222" w:name="_Toc230279823"/>
      <w:r w:rsidRPr="007F210D">
        <w:t xml:space="preserve">Abbildung </w:t>
      </w:r>
      <w:r>
        <w:fldChar w:fldCharType="begin"/>
      </w:r>
      <w:r w:rsidRPr="007F210D">
        <w:instrText xml:space="preserve"> SEQ Abbildung \* ARABIC </w:instrText>
      </w:r>
      <w:r>
        <w:fldChar w:fldCharType="separate"/>
      </w:r>
      <w:r w:rsidR="00B46AFB">
        <w:rPr>
          <w:noProof/>
        </w:rPr>
        <w:t>34</w:t>
      </w:r>
      <w:r>
        <w:rPr>
          <w:noProof/>
        </w:rPr>
        <w:fldChar w:fldCharType="end"/>
      </w:r>
      <w:bookmarkEnd w:id="221"/>
      <w:r w:rsidRPr="007F210D">
        <w:t>:</w:t>
      </w:r>
      <w:r>
        <w:tab/>
      </w:r>
      <w:r w:rsidR="00E4764A" w:rsidRPr="00E4764A">
        <w:t>Spearman-Rangkorrelation der Median-Profitabilität (Median-ROA pro Unternehmen)</w:t>
      </w:r>
      <w:bookmarkEnd w:id="222"/>
    </w:p>
    <w:p w14:paraId="2AE3E89D" w14:textId="6CCA194F" w:rsidR="004E331F" w:rsidRDefault="004E331F" w:rsidP="004E331F">
      <w:r>
        <w:t xml:space="preserve">In </w:t>
      </w:r>
      <w:r>
        <w:fldChar w:fldCharType="begin"/>
      </w:r>
      <w:r>
        <w:instrText xml:space="preserve"> REF _Ref230268883 \h </w:instrText>
      </w:r>
      <w:r>
        <w:fldChar w:fldCharType="separate"/>
      </w:r>
      <w:r w:rsidRPr="007F210D">
        <w:t xml:space="preserve">Abbildung </w:t>
      </w:r>
      <w:r w:rsidR="00B46AFB">
        <w:rPr>
          <w:noProof/>
        </w:rPr>
        <w:t>34</w:t>
      </w:r>
      <w:r>
        <w:fldChar w:fldCharType="end"/>
      </w:r>
      <w:r>
        <w:t xml:space="preserve"> zeigen sich auf der </w:t>
      </w:r>
      <w:r>
        <w:rPr>
          <w:rFonts w:ascii="Symbol" w:hAnsi="Symbol"/>
          <w:i/>
          <w:iCs/>
        </w:rPr>
        <w:t>s</w:t>
      </w:r>
      <w:r>
        <w:t xml:space="preserve">-Seite fünf nach </w:t>
      </w:r>
      <w:proofErr w:type="spellStart"/>
      <w:r>
        <w:t>Bonferroni</w:t>
      </w:r>
      <w:proofErr w:type="spellEnd"/>
      <w:r>
        <w:t xml:space="preserve"> signifikante negative Korrelationen. Die stärksten Effekte treten bei der EBIT-Marge (</w:t>
      </w:r>
      <w:r>
        <w:rPr>
          <w:rFonts w:ascii="Symbol" w:hAnsi="Symbol"/>
          <w:i/>
          <w:iCs/>
        </w:rPr>
        <w:t>r</w:t>
      </w:r>
      <w:r>
        <w:t xml:space="preserve"> = −0,44) und der FCF-Marge (</w:t>
      </w:r>
      <w:r>
        <w:rPr>
          <w:rFonts w:ascii="Symbol" w:hAnsi="Symbol"/>
          <w:i/>
          <w:iCs/>
        </w:rPr>
        <w:t>r</w:t>
      </w:r>
      <w:r>
        <w:t xml:space="preserve"> = −0,40) auf, gefolgt von ROE (</w:t>
      </w:r>
      <w:r>
        <w:rPr>
          <w:rFonts w:ascii="Symbol" w:hAnsi="Symbol"/>
          <w:i/>
          <w:iCs/>
        </w:rPr>
        <w:t>r</w:t>
      </w:r>
      <w:r>
        <w:t xml:space="preserve"> = −0,29), </w:t>
      </w:r>
      <w:proofErr w:type="spellStart"/>
      <w:r>
        <w:t>Debt</w:t>
      </w:r>
      <w:proofErr w:type="spellEnd"/>
      <w:r>
        <w:t>/Equity (</w:t>
      </w:r>
      <w:r>
        <w:rPr>
          <w:rFonts w:ascii="Symbol" w:hAnsi="Symbol"/>
          <w:i/>
          <w:iCs/>
        </w:rPr>
        <w:t>r</w:t>
      </w:r>
      <w:r>
        <w:t xml:space="preserve"> </w:t>
      </w:r>
      <w:r>
        <w:lastRenderedPageBreak/>
        <w:t>= −0,26) und ROA (</w:t>
      </w:r>
      <w:r>
        <w:rPr>
          <w:rFonts w:ascii="Symbol" w:hAnsi="Symbol"/>
          <w:i/>
          <w:iCs/>
        </w:rPr>
        <w:t>r</w:t>
      </w:r>
      <w:r>
        <w:t xml:space="preserve"> = −0,20). Unternehmen mit höherer Median-Profitabilität zeigen konsistent geringere Veränderungsvolatilität in den Buchgewinn- und Cashflow-Margen. Beim Mann-Whitney-</w:t>
      </w:r>
      <w:proofErr w:type="spellStart"/>
      <w:r>
        <w:t>Quintilvergleich</w:t>
      </w:r>
      <w:proofErr w:type="spellEnd"/>
      <w:r>
        <w:t xml:space="preserve"> der EBIT-Marge fällt der </w:t>
      </w:r>
      <w:r w:rsidR="004358CB">
        <w:rPr>
          <w:rFonts w:ascii="Symbol" w:hAnsi="Symbol"/>
          <w:i/>
          <w:iCs/>
        </w:rPr>
        <w:t>s</w:t>
      </w:r>
      <w:r>
        <w:t>-Median vom niedrigsten Profitabilitäts-Quintil (0,25) auf 0,08 im höchsten, mit Cohens r = 0,67.</w:t>
      </w:r>
    </w:p>
    <w:p w14:paraId="11C48083" w14:textId="2DC95327" w:rsidR="007536F2" w:rsidRPr="006C0936" w:rsidRDefault="004E331F" w:rsidP="004E331F">
      <w:r>
        <w:t xml:space="preserve">Auf der </w:t>
      </w:r>
      <w:r w:rsidR="004358CB">
        <w:rPr>
          <w:rFonts w:ascii="Symbol" w:hAnsi="Symbol"/>
          <w:i/>
          <w:iCs/>
        </w:rPr>
        <w:t>j</w:t>
      </w:r>
      <w:r>
        <w:t xml:space="preserve">-Seite zeigen sich drei </w:t>
      </w:r>
      <w:proofErr w:type="spellStart"/>
      <w:r>
        <w:t>Bonferroni</w:t>
      </w:r>
      <w:proofErr w:type="spellEnd"/>
      <w:r>
        <w:t xml:space="preserve">-signifikante positive Korrelationen: ROA </w:t>
      </w:r>
      <w:r w:rsidR="004358CB">
        <w:rPr>
          <w:rFonts w:ascii="Symbol" w:hAnsi="Symbol"/>
          <w:i/>
          <w:iCs/>
        </w:rPr>
        <w:t>j</w:t>
      </w:r>
      <w:r>
        <w:t xml:space="preserve"> (</w:t>
      </w:r>
      <w:r w:rsidR="004358CB">
        <w:rPr>
          <w:rFonts w:ascii="Symbol" w:hAnsi="Symbol"/>
          <w:i/>
          <w:iCs/>
        </w:rPr>
        <w:t>r</w:t>
      </w:r>
      <w:r>
        <w:t xml:space="preserve"> = +0,14), </w:t>
      </w:r>
      <w:proofErr w:type="spellStart"/>
      <w:r>
        <w:t>Debt</w:t>
      </w:r>
      <w:proofErr w:type="spellEnd"/>
      <w:r>
        <w:t xml:space="preserve">/Equity </w:t>
      </w:r>
      <w:r w:rsidR="004358CB">
        <w:rPr>
          <w:rFonts w:ascii="Symbol" w:hAnsi="Symbol"/>
          <w:i/>
          <w:iCs/>
        </w:rPr>
        <w:t>j</w:t>
      </w:r>
      <w:r>
        <w:t xml:space="preserve"> (+0,13) und ROE </w:t>
      </w:r>
      <w:r w:rsidR="004358CB">
        <w:rPr>
          <w:rFonts w:ascii="Symbol" w:hAnsi="Symbol"/>
          <w:i/>
          <w:iCs/>
        </w:rPr>
        <w:t>j</w:t>
      </w:r>
      <w:r>
        <w:t xml:space="preserve"> (+0,11). Höhere Median-Profitabilität geht damit mit weniger ausgeprägter Mean-Reversion der Quartalsveränderungen in der Profitabilität einher. Dieses Muster passt zur Beobachtung aus dem σ-Panel: profitable Unternehmen schwanken weniger, sodass auch weniger Korrektur in den Folgequartalen notwendig ist. Die in Fama und French </w:t>
      </w:r>
      <w:sdt>
        <w:sdtPr>
          <w:id w:val="888068665"/>
          <w:citation/>
        </w:sdtPr>
        <w:sdtEndPr/>
        <w:sdtContent>
          <w:r w:rsidR="00CF33B7">
            <w:fldChar w:fldCharType="begin"/>
          </w:r>
          <w:r w:rsidR="00CF33B7">
            <w:instrText xml:space="preserve">CITATION Fam99 \t  \l 1031 </w:instrText>
          </w:r>
          <w:r w:rsidR="00CF33B7">
            <w:fldChar w:fldCharType="separate"/>
          </w:r>
          <w:r w:rsidR="0004311B">
            <w:rPr>
              <w:noProof/>
            </w:rPr>
            <w:t>(Fama &amp; French, 2000)</w:t>
          </w:r>
          <w:r w:rsidR="00CF33B7">
            <w:fldChar w:fldCharType="end"/>
          </w:r>
        </w:sdtContent>
      </w:sdt>
      <w:r>
        <w:t xml:space="preserve"> berichtete Asymmetrie der Konvergenz auf Niveau-Schätzungen lässt sich aus den hier verwendeten Differenzen-Schätzungen nicht direkt überprüfen. Die gemessenen Effekte fügen sich aber qualitativ ein: höhere langfristige Profitabilität korreliert mit geringerer Bewegung in beiden Dynamik-Dimensionen, </w:t>
      </w:r>
      <w:r w:rsidR="00CF33B7">
        <w:rPr>
          <w:rFonts w:ascii="Symbol" w:hAnsi="Symbol"/>
          <w:i/>
          <w:iCs/>
        </w:rPr>
        <w:t>s</w:t>
      </w:r>
      <w:r>
        <w:t xml:space="preserve"> und </w:t>
      </w:r>
      <w:r w:rsidR="00CF33B7">
        <w:rPr>
          <w:rFonts w:ascii="Symbol" w:hAnsi="Symbol"/>
          <w:i/>
          <w:iCs/>
        </w:rPr>
        <w:t>j</w:t>
      </w:r>
      <w:r>
        <w:t>.</w:t>
      </w:r>
    </w:p>
    <w:p w14:paraId="778F4178" w14:textId="16A5FCDC" w:rsidR="00671D9C" w:rsidRDefault="00E21EF3" w:rsidP="00671D9C">
      <w:pPr>
        <w:pStyle w:val="berschrift3"/>
      </w:pPr>
      <w:bookmarkStart w:id="223" w:name="_Ref230267611"/>
      <w:bookmarkStart w:id="224" w:name="_Toc230281215"/>
      <w:r w:rsidRPr="00E21EF3">
        <w:t>Ertragsqualität</w:t>
      </w:r>
      <w:bookmarkEnd w:id="223"/>
      <w:bookmarkEnd w:id="224"/>
    </w:p>
    <w:p w14:paraId="44876FB2" w14:textId="306E7D2E" w:rsidR="00E21EF3" w:rsidRDefault="00D57A5C" w:rsidP="00E21EF3">
      <w:r w:rsidRPr="00D57A5C">
        <w:t xml:space="preserve">Die Periodenabgrenzungen nach Sloan </w:t>
      </w:r>
      <w:sdt>
        <w:sdtPr>
          <w:id w:val="-1260600821"/>
          <w:citation/>
        </w:sdtPr>
        <w:sdtEndPr/>
        <w:sdtContent>
          <w:r>
            <w:fldChar w:fldCharType="begin"/>
          </w:r>
          <w:r>
            <w:instrText xml:space="preserve"> CITATION Slo96 \l 1031 </w:instrText>
          </w:r>
          <w:r>
            <w:fldChar w:fldCharType="separate"/>
          </w:r>
          <w:r w:rsidR="0004311B">
            <w:rPr>
              <w:noProof/>
            </w:rPr>
            <w:t>(Sloan, 1996)</w:t>
          </w:r>
          <w:r>
            <w:fldChar w:fldCharType="end"/>
          </w:r>
        </w:sdtContent>
      </w:sdt>
      <w:r w:rsidRPr="00D57A5C">
        <w:t xml:space="preserve">, berechnet als (NI − CFO) / </w:t>
      </w:r>
      <w:proofErr w:type="spellStart"/>
      <w:proofErr w:type="gramStart"/>
      <w:r w:rsidRPr="00D57A5C">
        <w:t>avg</w:t>
      </w:r>
      <w:proofErr w:type="spellEnd"/>
      <w:r w:rsidRPr="00D57A5C">
        <w:t>(</w:t>
      </w:r>
      <w:proofErr w:type="gramEnd"/>
      <w:r w:rsidRPr="00D57A5C">
        <w:t xml:space="preserve">TA), messen den nicht-zahlungswirksamen Anteil des Buchgewinns pro Unternehmen. Sie schließen direkt an die in Kapitel </w:t>
      </w:r>
      <w:r w:rsidR="00E273B5">
        <w:fldChar w:fldCharType="begin"/>
      </w:r>
      <w:r w:rsidR="00E273B5">
        <w:instrText xml:space="preserve"> REF _Ref230183472 \r \h </w:instrText>
      </w:r>
      <w:r w:rsidR="00E273B5">
        <w:fldChar w:fldCharType="separate"/>
      </w:r>
      <w:r w:rsidR="00E273B5">
        <w:rPr>
          <w:cs/>
        </w:rPr>
        <w:t>‎</w:t>
      </w:r>
      <w:r w:rsidR="00E273B5">
        <w:t>5.1.2</w:t>
      </w:r>
      <w:r w:rsidR="00E273B5">
        <w:fldChar w:fldCharType="end"/>
      </w:r>
      <w:r w:rsidRPr="00D57A5C">
        <w:t xml:space="preserve"> beobachtete Ausnahmestellung der FCF-Marge im Profitabilitäts-Block an: Buchhalterische Periodenabgrenzungen sind der Mechanismus, der ROA, ROE und EBIT-Marge glättet, während die FCF-Marge davon ausgenommen ist. Hier wird geprüft, ob Unternehmen mit hohen Periodenabgrenzungen systematisch andere Dynamik-Profile zeigen, insbesondere ob die FCF-Marge weiter eine Ausnahme bleibt. </w:t>
      </w:r>
      <w:r w:rsidR="0033522F">
        <w:fldChar w:fldCharType="begin"/>
      </w:r>
      <w:r w:rsidR="0033522F">
        <w:instrText xml:space="preserve"> REF _Ref230269333 \h </w:instrText>
      </w:r>
      <w:r w:rsidR="0033522F">
        <w:fldChar w:fldCharType="separate"/>
      </w:r>
      <w:r w:rsidR="0033522F" w:rsidRPr="007F210D">
        <w:t xml:space="preserve">Abbildung </w:t>
      </w:r>
      <w:r w:rsidR="00B46AFB">
        <w:rPr>
          <w:noProof/>
        </w:rPr>
        <w:t>35</w:t>
      </w:r>
      <w:r w:rsidR="0033522F">
        <w:fldChar w:fldCharType="end"/>
      </w:r>
      <w:r w:rsidRPr="00D57A5C">
        <w:t xml:space="preserve"> zeigt die Spearman-Korrelationen der Periodenabgrenzungen mit den sieben Kennzahlen.</w:t>
      </w:r>
    </w:p>
    <w:p w14:paraId="086087F6" w14:textId="77777777" w:rsidR="00E273B5" w:rsidRDefault="00E273B5" w:rsidP="00E273B5">
      <w:pPr>
        <w:pStyle w:val="Abbildung"/>
        <w:rPr>
          <w:noProof/>
        </w:rPr>
      </w:pPr>
      <w:r>
        <w:rPr>
          <w:noProof/>
        </w:rPr>
        <w:drawing>
          <wp:inline distT="0" distB="0" distL="0" distR="0" wp14:anchorId="6898F86A" wp14:editId="3134A6B4">
            <wp:extent cx="5400000" cy="1393200"/>
            <wp:effectExtent l="0" t="0" r="0" b="0"/>
            <wp:docPr id="1639209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9691" name="Picture 9"/>
                    <pic:cNvPicPr/>
                  </pic:nvPicPr>
                  <pic:blipFill rotWithShape="1">
                    <a:blip r:embed="rId61" cstate="print">
                      <a:extLst>
                        <a:ext uri="{28A0092B-C50C-407E-A947-70E740481C1C}">
                          <a14:useLocalDpi xmlns:a14="http://schemas.microsoft.com/office/drawing/2010/main" val="0"/>
                        </a:ext>
                      </a:extLst>
                    </a:blip>
                    <a:srcRect l="455" r="340"/>
                    <a:stretch>
                      <a:fillRect/>
                    </a:stretch>
                  </pic:blipFill>
                  <pic:spPr bwMode="auto">
                    <a:xfrm>
                      <a:off x="0" y="0"/>
                      <a:ext cx="5400000" cy="1393200"/>
                    </a:xfrm>
                    <a:prstGeom prst="rect">
                      <a:avLst/>
                    </a:prstGeom>
                    <a:ln>
                      <a:noFill/>
                    </a:ln>
                    <a:extLst>
                      <a:ext uri="{53640926-AAD7-44D8-BBD7-CCE9431645EC}">
                        <a14:shadowObscured xmlns:a14="http://schemas.microsoft.com/office/drawing/2010/main"/>
                      </a:ext>
                    </a:extLst>
                  </pic:spPr>
                </pic:pic>
              </a:graphicData>
            </a:graphic>
          </wp:inline>
        </w:drawing>
      </w:r>
    </w:p>
    <w:p w14:paraId="7A4C9FBC" w14:textId="67F6742A" w:rsidR="00E273B5" w:rsidRPr="007F210D" w:rsidRDefault="00E273B5" w:rsidP="00E273B5">
      <w:pPr>
        <w:pStyle w:val="Beschriftung"/>
      </w:pPr>
      <w:bookmarkStart w:id="225" w:name="_Ref230269333"/>
      <w:bookmarkStart w:id="226" w:name="_Toc230279824"/>
      <w:r w:rsidRPr="007F210D">
        <w:t xml:space="preserve">Abbildung </w:t>
      </w:r>
      <w:r>
        <w:fldChar w:fldCharType="begin"/>
      </w:r>
      <w:r w:rsidRPr="007F210D">
        <w:instrText xml:space="preserve"> SEQ Abbildung \* ARABIC </w:instrText>
      </w:r>
      <w:r>
        <w:fldChar w:fldCharType="separate"/>
      </w:r>
      <w:r w:rsidR="00B46AFB">
        <w:rPr>
          <w:noProof/>
        </w:rPr>
        <w:t>35</w:t>
      </w:r>
      <w:r>
        <w:rPr>
          <w:noProof/>
        </w:rPr>
        <w:fldChar w:fldCharType="end"/>
      </w:r>
      <w:bookmarkEnd w:id="225"/>
      <w:r w:rsidRPr="007F210D">
        <w:t>:</w:t>
      </w:r>
      <w:r>
        <w:tab/>
      </w:r>
      <w:r w:rsidR="0033522F" w:rsidRPr="0033522F">
        <w:t xml:space="preserve">Spearman-Rangkorrelation der Periodenabgrenzungen nach Sloan </w:t>
      </w:r>
      <w:sdt>
        <w:sdtPr>
          <w:id w:val="-69119049"/>
          <w:citation/>
        </w:sdtPr>
        <w:sdtEndPr/>
        <w:sdtContent>
          <w:r w:rsidR="0033522F">
            <w:fldChar w:fldCharType="begin"/>
          </w:r>
          <w:r w:rsidR="0033522F">
            <w:instrText xml:space="preserve"> CITATION Slo96 \l 1031 </w:instrText>
          </w:r>
          <w:r w:rsidR="0033522F">
            <w:fldChar w:fldCharType="separate"/>
          </w:r>
          <w:r w:rsidR="0004311B">
            <w:rPr>
              <w:noProof/>
            </w:rPr>
            <w:t>(Sloan, 1996)</w:t>
          </w:r>
          <w:r w:rsidR="0033522F">
            <w:fldChar w:fldCharType="end"/>
          </w:r>
        </w:sdtContent>
      </w:sdt>
      <w:bookmarkEnd w:id="226"/>
    </w:p>
    <w:p w14:paraId="6441AA9E" w14:textId="50FCB818" w:rsidR="000C6CD4" w:rsidRDefault="000C6CD4" w:rsidP="000C6CD4">
      <w:r>
        <w:lastRenderedPageBreak/>
        <w:t xml:space="preserve">In </w:t>
      </w:r>
      <w:r>
        <w:fldChar w:fldCharType="begin"/>
      </w:r>
      <w:r>
        <w:instrText xml:space="preserve"> REF _Ref230269333 \h </w:instrText>
      </w:r>
      <w:r>
        <w:fldChar w:fldCharType="separate"/>
      </w:r>
      <w:r w:rsidRPr="007F210D">
        <w:t xml:space="preserve">Abbildung </w:t>
      </w:r>
      <w:r w:rsidR="00B46AFB">
        <w:rPr>
          <w:noProof/>
        </w:rPr>
        <w:t>35</w:t>
      </w:r>
      <w:r>
        <w:fldChar w:fldCharType="end"/>
      </w:r>
      <w:r>
        <w:t xml:space="preserve"> zeigen sich auf der </w:t>
      </w:r>
      <w:r w:rsidR="00D54EE8">
        <w:rPr>
          <w:rFonts w:ascii="Symbol" w:hAnsi="Symbol"/>
          <w:i/>
          <w:iCs/>
        </w:rPr>
        <w:t>s</w:t>
      </w:r>
      <w:r>
        <w:t xml:space="preserve">-Seite fünf </w:t>
      </w:r>
      <w:proofErr w:type="spellStart"/>
      <w:r>
        <w:t>Bonferroni</w:t>
      </w:r>
      <w:proofErr w:type="spellEnd"/>
      <w:r>
        <w:t>-signifikante negative Korrelationen, am stärksten bei den Buchgewinn-Kennzahlen ROA (</w:t>
      </w:r>
      <w:r w:rsidR="004F77D7">
        <w:rPr>
          <w:rFonts w:ascii="Symbol" w:hAnsi="Symbol"/>
          <w:i/>
          <w:iCs/>
        </w:rPr>
        <w:t>r</w:t>
      </w:r>
      <w:r>
        <w:t xml:space="preserve"> = −0,27), ROE (−0,26) und EBIT-Marge (−0,23), deutlich schwächer bei Eigenkapitalquote und </w:t>
      </w:r>
      <w:proofErr w:type="spellStart"/>
      <w:r>
        <w:t>Debt</w:t>
      </w:r>
      <w:proofErr w:type="spellEnd"/>
      <w:r>
        <w:t xml:space="preserve">/Equity (beide </w:t>
      </w:r>
      <w:r w:rsidR="00851A22">
        <w:rPr>
          <w:rFonts w:ascii="Symbol" w:hAnsi="Symbol"/>
          <w:i/>
          <w:iCs/>
        </w:rPr>
        <w:t>r</w:t>
      </w:r>
      <w:r>
        <w:t xml:space="preserve"> um −0,12). Höhere Periodenabgrenzungen gehen mit geringerer Veränderungsvolatilität der Buchgewinne einher. Auffällig ist allerdings der fehlende Effekt bei der FCF-Marge: sie bleibt mit </w:t>
      </w:r>
      <w:r w:rsidR="00851A22">
        <w:rPr>
          <w:rFonts w:ascii="Symbol" w:hAnsi="Symbol"/>
          <w:i/>
          <w:iCs/>
        </w:rPr>
        <w:t>r</w:t>
      </w:r>
      <w:r>
        <w:t xml:space="preserve"> = −0,08 unter der </w:t>
      </w:r>
      <w:proofErr w:type="spellStart"/>
      <w:r>
        <w:t>Bonferroni</w:t>
      </w:r>
      <w:proofErr w:type="spellEnd"/>
      <w:r>
        <w:t xml:space="preserve">-Schwelle. Während Periodenabgrenzungen die Buchgewinne stabilisieren, bleibt der freie Cashflow unbeeinflusst. Genau diese Mechanik trägt die Erklärung für die in Kapitel </w:t>
      </w:r>
      <w:r w:rsidR="00483F6F">
        <w:fldChar w:fldCharType="begin"/>
      </w:r>
      <w:r w:rsidR="00483F6F">
        <w:instrText xml:space="preserve"> REF _Ref230183472 \r \h </w:instrText>
      </w:r>
      <w:r w:rsidR="00483F6F">
        <w:fldChar w:fldCharType="separate"/>
      </w:r>
      <w:r w:rsidR="00483F6F">
        <w:rPr>
          <w:cs/>
        </w:rPr>
        <w:t>‎</w:t>
      </w:r>
      <w:r w:rsidR="00483F6F">
        <w:t>5.1.2</w:t>
      </w:r>
      <w:r w:rsidR="00483F6F">
        <w:fldChar w:fldCharType="end"/>
      </w:r>
      <w:r>
        <w:t xml:space="preserve"> beobachtete Ausnahmestellung der FCF-Marge im Profitabilitäts-Block: Periodenabgrenzungen glätten die Buchgewinne durch Zeit-Verschiebung von Erfolgskomponenten, der Cashflow zeigt diese Glättung nicht.</w:t>
      </w:r>
    </w:p>
    <w:p w14:paraId="0870C9CA" w14:textId="28B4E859" w:rsidR="00E273B5" w:rsidRDefault="000C6CD4" w:rsidP="000C6CD4">
      <w:r>
        <w:t xml:space="preserve">Auf der φ-Seite finden sich zwei </w:t>
      </w:r>
      <w:proofErr w:type="spellStart"/>
      <w:r>
        <w:t>Bonferroni</w:t>
      </w:r>
      <w:proofErr w:type="spellEnd"/>
      <w:r>
        <w:t>-signifikante negative Korrelationen: ROE (</w:t>
      </w:r>
      <w:r w:rsidR="00483F6F">
        <w:rPr>
          <w:rFonts w:ascii="Symbol" w:hAnsi="Symbol"/>
          <w:i/>
          <w:iCs/>
        </w:rPr>
        <w:t>r</w:t>
      </w:r>
      <w:r>
        <w:t xml:space="preserve"> = −0,11) und Eigenkapitalquote (−0,13). Beide Effekte sind schwach, deuten aber auf eine ergänzende Wirkung hin: Hohe Periodenabgrenzungen gehen mit etwas stärkerer Mean-Reversion in ROE und Eigenkapitalquote einher. Inhaltlich passt dies zur Glättungs-Logik: Unternehmen mit aktiver Periodenabgrenzung normalisieren ihre Profitabilitäts- und Bilanz-Größen stärker zu ihrer internen Norm, was sich auf der Differenzen-Ebene als leicht erhöhte Korrekturgeschwindigkeit zeigt. Der Hauptbeitrag der Periodenabgrenzungen liegt jedoch in der </w:t>
      </w:r>
      <w:r w:rsidR="00483F6F">
        <w:rPr>
          <w:rFonts w:ascii="Symbol" w:hAnsi="Symbol"/>
          <w:i/>
          <w:iCs/>
        </w:rPr>
        <w:t>s</w:t>
      </w:r>
      <w:r>
        <w:t>-Dimension.</w:t>
      </w:r>
    </w:p>
    <w:p w14:paraId="5BEC53D3" w14:textId="36491971" w:rsidR="00E21EF3" w:rsidRDefault="00BF60DB" w:rsidP="00E21EF3">
      <w:pPr>
        <w:pStyle w:val="berschrift2"/>
      </w:pPr>
      <w:bookmarkStart w:id="227" w:name="_Ref230267506"/>
      <w:bookmarkStart w:id="228" w:name="_Toc230281216"/>
      <w:r w:rsidRPr="00BF60DB">
        <w:t>Sektor- und Regulierungs-Effekte</w:t>
      </w:r>
      <w:bookmarkEnd w:id="227"/>
      <w:bookmarkEnd w:id="228"/>
    </w:p>
    <w:p w14:paraId="2A1E080F" w14:textId="5EC0BECE" w:rsidR="0033765A" w:rsidRPr="0033765A" w:rsidRDefault="0033765A" w:rsidP="00CB251E">
      <w:r>
        <w:t xml:space="preserve">Während Kapitel </w:t>
      </w:r>
      <w:r>
        <w:fldChar w:fldCharType="begin"/>
      </w:r>
      <w:r>
        <w:instrText xml:space="preserve"> REF _Ref230267492 \r \h </w:instrText>
      </w:r>
      <w:r>
        <w:fldChar w:fldCharType="separate"/>
      </w:r>
      <w:r>
        <w:rPr>
          <w:cs/>
        </w:rPr>
        <w:t>‎</w:t>
      </w:r>
      <w:r>
        <w:t>6.1</w:t>
      </w:r>
      <w:r>
        <w:fldChar w:fldCharType="end"/>
      </w:r>
      <w:r>
        <w:t xml:space="preserve"> fundamentale Unternehmenscharakteristika als kontinuierliche Strukturvariablen geprüft hat, untersucht dieses Kapitel das kategoriale Strukturmerkmal Sektor. Drei komplementäre Perspektiven werden behandelt. Kapitel </w:t>
      </w:r>
      <w:r>
        <w:fldChar w:fldCharType="begin"/>
      </w:r>
      <w:r>
        <w:instrText xml:space="preserve"> REF _Ref230269592 \r \h </w:instrText>
      </w:r>
      <w:r>
        <w:fldChar w:fldCharType="separate"/>
      </w:r>
      <w:r>
        <w:rPr>
          <w:cs/>
        </w:rPr>
        <w:t>‎</w:t>
      </w:r>
      <w:r>
        <w:t>6.2.1</w:t>
      </w:r>
      <w:r>
        <w:fldChar w:fldCharType="end"/>
      </w:r>
      <w:r>
        <w:t xml:space="preserve"> quantifiziert die inferenzstatistische Gesamtwirkung der Sektor-Zugehörigkeit auf </w:t>
      </w:r>
      <w:r w:rsidR="00CB251E">
        <w:rPr>
          <w:rFonts w:ascii="Symbol" w:hAnsi="Symbol"/>
          <w:i/>
          <w:iCs/>
        </w:rPr>
        <w:t>j</w:t>
      </w:r>
      <w:r>
        <w:t xml:space="preserve"> und </w:t>
      </w:r>
      <w:r w:rsidR="00CB251E">
        <w:rPr>
          <w:rFonts w:ascii="Symbol" w:hAnsi="Symbol"/>
          <w:i/>
          <w:iCs/>
        </w:rPr>
        <w:t>s</w:t>
      </w:r>
      <w:r>
        <w:t xml:space="preserve">. Kapitel </w:t>
      </w:r>
      <w:r>
        <w:fldChar w:fldCharType="begin"/>
      </w:r>
      <w:r>
        <w:instrText xml:space="preserve"> REF _Ref230269601 \r \h </w:instrText>
      </w:r>
      <w:r>
        <w:fldChar w:fldCharType="separate"/>
      </w:r>
      <w:r>
        <w:rPr>
          <w:cs/>
        </w:rPr>
        <w:t>‎</w:t>
      </w:r>
      <w:r>
        <w:t>6.2.2</w:t>
      </w:r>
      <w:r>
        <w:fldChar w:fldCharType="end"/>
      </w:r>
      <w:r>
        <w:t xml:space="preserve"> falsifiziert die in Kapitel </w:t>
      </w:r>
      <w:r w:rsidR="00CB251E">
        <w:fldChar w:fldCharType="begin"/>
      </w:r>
      <w:r w:rsidR="00CB251E">
        <w:instrText xml:space="preserve"> REF _Ref230248366 \r \h </w:instrText>
      </w:r>
      <w:r w:rsidR="00CB251E">
        <w:fldChar w:fldCharType="separate"/>
      </w:r>
      <w:r w:rsidR="00CB251E">
        <w:rPr>
          <w:cs/>
        </w:rPr>
        <w:t>‎</w:t>
      </w:r>
      <w:r w:rsidR="00CB251E">
        <w:t>4.3.3</w:t>
      </w:r>
      <w:r w:rsidR="00CB251E">
        <w:fldChar w:fldCharType="end"/>
      </w:r>
      <w:r>
        <w:t xml:space="preserve"> hergeleiteten Sektor-Cluster-Mechaniken anhand der tatsächlichen Quadranten-Verteilungen und einzelner Beispiel-Unternehmen. Kapitel </w:t>
      </w:r>
      <w:r>
        <w:fldChar w:fldCharType="begin"/>
      </w:r>
      <w:r>
        <w:instrText xml:space="preserve"> REF _Ref230269610 \r \h </w:instrText>
      </w:r>
      <w:r>
        <w:fldChar w:fldCharType="separate"/>
      </w:r>
      <w:r>
        <w:rPr>
          <w:cs/>
        </w:rPr>
        <w:t>‎</w:t>
      </w:r>
      <w:r>
        <w:t>6.2.3</w:t>
      </w:r>
      <w:r>
        <w:fldChar w:fldCharType="end"/>
      </w:r>
      <w:r>
        <w:t xml:space="preserve"> vergleicht die Hauptstichprobe mit dem ausgeschlossenen Sektor Finanzdienstleister als Robustheits-Test für die regulatorische Sondersituation.</w:t>
      </w:r>
    </w:p>
    <w:p w14:paraId="10E9BF66" w14:textId="41F81CDA" w:rsidR="00BF60DB" w:rsidRDefault="00B86180" w:rsidP="00BF60DB">
      <w:pPr>
        <w:pStyle w:val="berschrift3"/>
      </w:pPr>
      <w:bookmarkStart w:id="229" w:name="_Ref230269592"/>
      <w:bookmarkStart w:id="230" w:name="_Toc230281217"/>
      <w:r w:rsidRPr="00B86180">
        <w:t>Inferenzstatistische Sektor-Effekte</w:t>
      </w:r>
      <w:bookmarkEnd w:id="229"/>
      <w:bookmarkEnd w:id="230"/>
    </w:p>
    <w:p w14:paraId="64265ED0" w14:textId="6AD71CD0" w:rsidR="00446018" w:rsidRDefault="00446018" w:rsidP="00446018">
      <w:r w:rsidRPr="00446018">
        <w:t xml:space="preserve">Die Sektor-Analyse aus Kapitel </w:t>
      </w:r>
      <w:r>
        <w:fldChar w:fldCharType="begin"/>
      </w:r>
      <w:r>
        <w:instrText xml:space="preserve"> REF _Ref229989014 \r \h </w:instrText>
      </w:r>
      <w:r>
        <w:fldChar w:fldCharType="separate"/>
      </w:r>
      <w:r>
        <w:rPr>
          <w:cs/>
        </w:rPr>
        <w:t>‎</w:t>
      </w:r>
      <w:r>
        <w:t>4.2</w:t>
      </w:r>
      <w:r>
        <w:fldChar w:fldCharType="end"/>
      </w:r>
      <w:r w:rsidRPr="00446018">
        <w:t xml:space="preserve"> hat die zehn GICS-Sektoren deskriptiv über alle Kennzahlen und Parameter charakterisiert. Hier wird die Heterogenität inferenzstatistisch quantifiziert: Der Kruskal-Wallis-Test prüft, ob die Verteilungen von </w:t>
      </w:r>
      <w:r w:rsidR="00CA5C85">
        <w:rPr>
          <w:rFonts w:ascii="Symbol" w:hAnsi="Symbol"/>
          <w:i/>
          <w:iCs/>
        </w:rPr>
        <w:lastRenderedPageBreak/>
        <w:t>j</w:t>
      </w:r>
      <w:r w:rsidR="00CA5C85" w:rsidRPr="00446018">
        <w:t xml:space="preserve"> </w:t>
      </w:r>
      <w:r w:rsidRPr="00446018">
        <w:t xml:space="preserve">und </w:t>
      </w:r>
      <w:r w:rsidR="00CA5C85">
        <w:rPr>
          <w:rFonts w:ascii="Symbol" w:hAnsi="Symbol"/>
          <w:i/>
          <w:iCs/>
        </w:rPr>
        <w:t>s</w:t>
      </w:r>
      <w:r w:rsidR="00CA5C85" w:rsidRPr="00446018">
        <w:t xml:space="preserve"> </w:t>
      </w:r>
      <w:r w:rsidRPr="00446018">
        <w:t xml:space="preserve">über die zehn Sektoren signifikant unterschiedlich sind, und </w:t>
      </w:r>
      <w:r w:rsidRPr="00CA5C85">
        <w:rPr>
          <w:i/>
          <w:iCs/>
        </w:rPr>
        <w:t>ε</w:t>
      </w:r>
      <w:r w:rsidRPr="00446018">
        <w:t>² misst den durch Sektor erklärten Anteil der Variation. Die Ergebnisse pro Kennzahl und Parameter sind in Abbildung 24 zusammengefasst.</w:t>
      </w:r>
    </w:p>
    <w:p w14:paraId="030162F0" w14:textId="77777777" w:rsidR="00CA5C85" w:rsidRDefault="00CA5C85" w:rsidP="00CA5C85">
      <w:pPr>
        <w:pStyle w:val="Abbildung"/>
        <w:rPr>
          <w:noProof/>
        </w:rPr>
      </w:pPr>
      <w:r>
        <w:rPr>
          <w:noProof/>
        </w:rPr>
        <w:drawing>
          <wp:inline distT="0" distB="0" distL="0" distR="0" wp14:anchorId="363D8B63" wp14:editId="5D607C7C">
            <wp:extent cx="5400000" cy="1393200"/>
            <wp:effectExtent l="0" t="0" r="0" b="0"/>
            <wp:docPr id="1727322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2785" name="Picture 9"/>
                    <pic:cNvPicPr/>
                  </pic:nvPicPr>
                  <pic:blipFill>
                    <a:blip r:embed="rId62" cstate="print">
                      <a:extLst>
                        <a:ext uri="{28A0092B-C50C-407E-A947-70E740481C1C}">
                          <a14:useLocalDpi xmlns:a14="http://schemas.microsoft.com/office/drawing/2010/main" val="0"/>
                        </a:ext>
                      </a:extLst>
                    </a:blip>
                    <a:srcRect t="1076" b="1076"/>
                    <a:stretch>
                      <a:fillRect/>
                    </a:stretch>
                  </pic:blipFill>
                  <pic:spPr bwMode="auto">
                    <a:xfrm>
                      <a:off x="0" y="0"/>
                      <a:ext cx="5400000" cy="1393200"/>
                    </a:xfrm>
                    <a:prstGeom prst="rect">
                      <a:avLst/>
                    </a:prstGeom>
                    <a:ln>
                      <a:noFill/>
                    </a:ln>
                    <a:extLst>
                      <a:ext uri="{53640926-AAD7-44D8-BBD7-CCE9431645EC}">
                        <a14:shadowObscured xmlns:a14="http://schemas.microsoft.com/office/drawing/2010/main"/>
                      </a:ext>
                    </a:extLst>
                  </pic:spPr>
                </pic:pic>
              </a:graphicData>
            </a:graphic>
          </wp:inline>
        </w:drawing>
      </w:r>
    </w:p>
    <w:p w14:paraId="673D5046" w14:textId="1FAE042A" w:rsidR="00CA5C85" w:rsidRPr="007F210D" w:rsidRDefault="00CA5C85" w:rsidP="00CA5C85">
      <w:pPr>
        <w:pStyle w:val="Beschriftung"/>
      </w:pPr>
      <w:bookmarkStart w:id="231" w:name="_Toc230279825"/>
      <w:r w:rsidRPr="007F210D">
        <w:t xml:space="preserve">Abbildung </w:t>
      </w:r>
      <w:r>
        <w:fldChar w:fldCharType="begin"/>
      </w:r>
      <w:r w:rsidRPr="007F210D">
        <w:instrText xml:space="preserve"> SEQ Abbildung \* ARABIC </w:instrText>
      </w:r>
      <w:r>
        <w:fldChar w:fldCharType="separate"/>
      </w:r>
      <w:r w:rsidR="00B46AFB">
        <w:rPr>
          <w:noProof/>
        </w:rPr>
        <w:t>36</w:t>
      </w:r>
      <w:r>
        <w:rPr>
          <w:noProof/>
        </w:rPr>
        <w:fldChar w:fldCharType="end"/>
      </w:r>
      <w:r w:rsidRPr="007F210D">
        <w:t>:</w:t>
      </w:r>
      <w:r>
        <w:tab/>
      </w:r>
      <w:r w:rsidR="007646CD" w:rsidRPr="007646CD">
        <w:t xml:space="preserve">Kruskal-Wallis-Effektstärke </w:t>
      </w:r>
      <w:r w:rsidR="007646CD" w:rsidRPr="007646CD">
        <w:rPr>
          <w:i/>
          <w:iCs/>
        </w:rPr>
        <w:t>ε</w:t>
      </w:r>
      <w:r w:rsidR="007646CD" w:rsidRPr="007646CD">
        <w:t>² des Sektor-Effekts pro Kennzahl</w:t>
      </w:r>
      <w:bookmarkEnd w:id="231"/>
    </w:p>
    <w:p w14:paraId="3F4E0720" w14:textId="1C129186" w:rsidR="00B537C2" w:rsidRDefault="00B537C2" w:rsidP="00B537C2">
      <w:r>
        <w:t xml:space="preserve">Auf der </w:t>
      </w:r>
      <w:r w:rsidR="00537992">
        <w:rPr>
          <w:rFonts w:ascii="Symbol" w:hAnsi="Symbol"/>
          <w:i/>
          <w:iCs/>
        </w:rPr>
        <w:t>s</w:t>
      </w:r>
      <w:r>
        <w:t>-Seite erreicht der Sektor-Effekt seine stärksten Werte bei FCF-Marge (</w:t>
      </w:r>
      <w:r w:rsidRPr="00537992">
        <w:rPr>
          <w:i/>
          <w:iCs/>
        </w:rPr>
        <w:t>ε</w:t>
      </w:r>
      <w:r>
        <w:t xml:space="preserve">² = 0,22), Current Ratio (0,22) und EBIT-Marge (0,19). ROA (0,14) und Eigenkapitalquote (0,12) liegen im mittleren Bereich, </w:t>
      </w:r>
      <w:proofErr w:type="spellStart"/>
      <w:r>
        <w:t>Debt</w:t>
      </w:r>
      <w:proofErr w:type="spellEnd"/>
      <w:r>
        <w:t xml:space="preserve">/Equity (0,05) und ROE (0,06) bleiben schwach. Alle sieben </w:t>
      </w:r>
      <w:r w:rsidR="00537992">
        <w:rPr>
          <w:rFonts w:ascii="Symbol" w:hAnsi="Symbol"/>
          <w:i/>
          <w:iCs/>
        </w:rPr>
        <w:t>s</w:t>
      </w:r>
      <w:r>
        <w:t xml:space="preserve">-Tests sind nach </w:t>
      </w:r>
      <w:proofErr w:type="spellStart"/>
      <w:r>
        <w:t>Bonferroni</w:t>
      </w:r>
      <w:proofErr w:type="spellEnd"/>
      <w:r>
        <w:t xml:space="preserve"> signifikant. Auf der </w:t>
      </w:r>
      <w:r w:rsidR="00537992">
        <w:rPr>
          <w:rFonts w:ascii="Symbol" w:hAnsi="Symbol"/>
          <w:i/>
          <w:iCs/>
        </w:rPr>
        <w:t>j</w:t>
      </w:r>
      <w:r>
        <w:t xml:space="preserve">-Seite fallen die Effektstärken deutlich kleiner aus, mit </w:t>
      </w:r>
      <w:r w:rsidRPr="00537992">
        <w:rPr>
          <w:i/>
          <w:iCs/>
        </w:rPr>
        <w:t>ε</w:t>
      </w:r>
      <w:r>
        <w:t xml:space="preserve">² zwischen 0,02 und 0,07. Stärkster Effekt ist die Current Ratio (0,07), gefolgt von Eigenkapitalquote (0,05) und ROA (0,04). Sechs der sieben </w:t>
      </w:r>
      <w:r w:rsidR="00537992">
        <w:rPr>
          <w:rFonts w:ascii="Symbol" w:hAnsi="Symbol"/>
          <w:i/>
          <w:iCs/>
        </w:rPr>
        <w:t>j</w:t>
      </w:r>
      <w:r>
        <w:t xml:space="preserve">-Tests sind nach </w:t>
      </w:r>
      <w:proofErr w:type="spellStart"/>
      <w:r>
        <w:t>Bonferroni</w:t>
      </w:r>
      <w:proofErr w:type="spellEnd"/>
      <w:r>
        <w:t xml:space="preserve"> signifikant, einzig die FCF-Marge bleibt unter der Schwelle. Wie schon in der Strukturvariablen-Analyse aus </w:t>
      </w:r>
      <w:r w:rsidR="00537992">
        <w:fldChar w:fldCharType="begin"/>
      </w:r>
      <w:r w:rsidR="00537992">
        <w:instrText xml:space="preserve"> REF _Ref230267492 \r \h </w:instrText>
      </w:r>
      <w:r w:rsidR="00537992">
        <w:fldChar w:fldCharType="separate"/>
      </w:r>
      <w:r w:rsidR="00537992">
        <w:rPr>
          <w:cs/>
        </w:rPr>
        <w:t>‎</w:t>
      </w:r>
      <w:r w:rsidR="00537992">
        <w:t>6.1</w:t>
      </w:r>
      <w:r w:rsidR="00537992">
        <w:fldChar w:fldCharType="end"/>
      </w:r>
      <w:r>
        <w:t xml:space="preserve"> ist die σ-Dimension deutlich stärker durch das Strukturmerkmal Sektor erklärt als die </w:t>
      </w:r>
      <w:r w:rsidR="00537992">
        <w:rPr>
          <w:rFonts w:ascii="Symbol" w:hAnsi="Symbol"/>
          <w:i/>
          <w:iCs/>
        </w:rPr>
        <w:t>j</w:t>
      </w:r>
      <w:r>
        <w:t>-Dimension.</w:t>
      </w:r>
    </w:p>
    <w:p w14:paraId="4DD336D3" w14:textId="46B31E82" w:rsidR="00CA5C85" w:rsidRPr="00446018" w:rsidRDefault="00B537C2" w:rsidP="00B537C2">
      <w:r>
        <w:t xml:space="preserve">Die deskriptive Detailbetrachtung der zehn Sektoren steht in Kapitel </w:t>
      </w:r>
      <w:r w:rsidR="00537992">
        <w:fldChar w:fldCharType="begin"/>
      </w:r>
      <w:r w:rsidR="00537992">
        <w:instrText xml:space="preserve"> REF _Ref229989014 \r \h </w:instrText>
      </w:r>
      <w:r w:rsidR="00537992">
        <w:fldChar w:fldCharType="separate"/>
      </w:r>
      <w:r w:rsidR="00537992">
        <w:rPr>
          <w:cs/>
        </w:rPr>
        <w:t>‎</w:t>
      </w:r>
      <w:r w:rsidR="00537992">
        <w:t>4.2</w:t>
      </w:r>
      <w:r w:rsidR="00537992">
        <w:fldChar w:fldCharType="end"/>
      </w:r>
      <w:r>
        <w:t xml:space="preserve"> mit Median-Vergleich pro Kennzahl, IQR-Spannweiten und Quadranten-Verteilungs-</w:t>
      </w:r>
      <w:proofErr w:type="spellStart"/>
      <w:r>
        <w:t>Heatmap</w:t>
      </w:r>
      <w:proofErr w:type="spellEnd"/>
      <w:r>
        <w:t xml:space="preserve">. Die hier gezeigten inferenzstatistischen Effektstärken bestätigen die dort dokumentierten Muster: der Sektor-Effekt ist auf </w:t>
      </w:r>
      <w:r w:rsidR="00537992">
        <w:rPr>
          <w:rFonts w:ascii="Symbol" w:hAnsi="Symbol"/>
          <w:i/>
          <w:iCs/>
        </w:rPr>
        <w:t>s</w:t>
      </w:r>
      <w:r>
        <w:t xml:space="preserve">-Ebene durchgängig substanziell, auf </w:t>
      </w:r>
      <w:r w:rsidR="00537992">
        <w:rPr>
          <w:rFonts w:ascii="Symbol" w:hAnsi="Symbol"/>
          <w:i/>
          <w:iCs/>
        </w:rPr>
        <w:t>j</w:t>
      </w:r>
      <w:r>
        <w:t>-Ebene schwächer aber überwiegend signifikant.</w:t>
      </w:r>
    </w:p>
    <w:p w14:paraId="56B82301" w14:textId="4708AB13" w:rsidR="00B86180" w:rsidRDefault="00513F6C" w:rsidP="00B86180">
      <w:pPr>
        <w:pStyle w:val="berschrift3"/>
      </w:pPr>
      <w:bookmarkStart w:id="232" w:name="_Ref230269601"/>
      <w:bookmarkStart w:id="233" w:name="_Toc230281218"/>
      <w:r w:rsidRPr="00513F6C">
        <w:t>Cluster-Falsifikation und Beispiel-Unternehmen</w:t>
      </w:r>
      <w:bookmarkEnd w:id="232"/>
      <w:bookmarkEnd w:id="233"/>
    </w:p>
    <w:p w14:paraId="5D6443B8" w14:textId="49A1189A" w:rsidR="00EC52D8" w:rsidRDefault="00E64475" w:rsidP="00CF43E7">
      <w:r>
        <w:t xml:space="preserve">Die in Kapitel </w:t>
      </w:r>
      <w:r>
        <w:fldChar w:fldCharType="begin"/>
      </w:r>
      <w:r>
        <w:instrText xml:space="preserve"> REF _Ref230248366 \r \h </w:instrText>
      </w:r>
      <w:r>
        <w:fldChar w:fldCharType="separate"/>
      </w:r>
      <w:r>
        <w:rPr>
          <w:cs/>
        </w:rPr>
        <w:t>‎</w:t>
      </w:r>
      <w:r>
        <w:t>4.3.3</w:t>
      </w:r>
      <w:r>
        <w:fldChar w:fldCharType="end"/>
      </w:r>
      <w:r>
        <w:t xml:space="preserve"> hergeleiteten fünf Sektor-Cluster werden hier falsifizierungsorientiert geprüft. Pro Cluster wird die </w:t>
      </w:r>
      <w:proofErr w:type="spellStart"/>
      <w:r>
        <w:t>mechanik</w:t>
      </w:r>
      <w:proofErr w:type="spellEnd"/>
      <w:r>
        <w:t xml:space="preserve">-basierte Vorhersage zur Quadranten-Verteilung in eine konkrete Test-Aussage überführt: welcher Anteil der Cluster-Unternehmen liegt tatsächlich im vorhergesagten Quadranten? Die Konformität wird pro Kennzahl berechnet und über die Profitabilitäts-Kennzahlen gemittelt. Cluster mit klaren </w:t>
      </w:r>
      <w:r>
        <w:fldChar w:fldCharType="begin"/>
      </w:r>
      <w:r>
        <w:instrText xml:space="preserve"> REF _Ref230248366 \r \h </w:instrText>
      </w:r>
      <w:r>
        <w:fldChar w:fldCharType="separate"/>
      </w:r>
      <w:r>
        <w:rPr>
          <w:cs/>
        </w:rPr>
        <w:t>‎</w:t>
      </w:r>
      <w:r>
        <w:t>4.3.3</w:t>
      </w:r>
      <w:r>
        <w:fldChar w:fldCharType="end"/>
      </w:r>
      <w:r>
        <w:t xml:space="preserve">-Mechaniken (C1 bis C4) tragen Vorhersagen für die Profitabilität, Cluster 5 (Gesundheit und Zyklischer Konsum) bleibt nach </w:t>
      </w:r>
      <w:r>
        <w:fldChar w:fldCharType="begin"/>
      </w:r>
      <w:r>
        <w:instrText xml:space="preserve"> REF _Ref230248366 \r \h </w:instrText>
      </w:r>
      <w:r>
        <w:fldChar w:fldCharType="separate"/>
      </w:r>
      <w:r>
        <w:rPr>
          <w:cs/>
        </w:rPr>
        <w:t>‎</w:t>
      </w:r>
      <w:r>
        <w:t>4.3.3</w:t>
      </w:r>
      <w:r>
        <w:fldChar w:fldCharType="end"/>
      </w:r>
      <w:r>
        <w:t xml:space="preserve"> </w:t>
      </w:r>
      <w:r>
        <w:lastRenderedPageBreak/>
        <w:t>explizit diffus.</w:t>
      </w:r>
      <w:r w:rsidR="00534F53">
        <w:t xml:space="preserve"> </w:t>
      </w:r>
      <w:r w:rsidR="00CF43E7">
        <w:fldChar w:fldCharType="begin"/>
      </w:r>
      <w:r w:rsidR="00CF43E7">
        <w:instrText xml:space="preserve"> REF _Ref230270195 \h </w:instrText>
      </w:r>
      <w:r w:rsidR="00CF43E7">
        <w:fldChar w:fldCharType="separate"/>
      </w:r>
      <w:r w:rsidR="00CF43E7">
        <w:t xml:space="preserve">Tabelle </w:t>
      </w:r>
      <w:r w:rsidR="00CF43E7">
        <w:rPr>
          <w:noProof/>
        </w:rPr>
        <w:t>9</w:t>
      </w:r>
      <w:r w:rsidR="00CF43E7">
        <w:fldChar w:fldCharType="end"/>
      </w:r>
      <w:r>
        <w:t xml:space="preserve"> fasst die fünf Cluster mit ihrer Profitabilitäts-Vorhersage und der gemessenen Konformität zusammen.</w:t>
      </w:r>
    </w:p>
    <w:p w14:paraId="6A3A5A4A" w14:textId="029ABE81" w:rsidR="00CF43E7" w:rsidRDefault="00CF43E7" w:rsidP="00CF43E7">
      <w:pPr>
        <w:pStyle w:val="Tabellenberschrift"/>
      </w:pPr>
      <w:bookmarkStart w:id="234" w:name="_Ref230270195"/>
      <w:r>
        <w:t xml:space="preserve">Tabelle </w:t>
      </w:r>
      <w:r>
        <w:fldChar w:fldCharType="begin"/>
      </w:r>
      <w:r>
        <w:instrText xml:space="preserve"> SEQ Tabelle \* ARABIC </w:instrText>
      </w:r>
      <w:r>
        <w:fldChar w:fldCharType="separate"/>
      </w:r>
      <w:r>
        <w:rPr>
          <w:noProof/>
        </w:rPr>
        <w:t>9</w:t>
      </w:r>
      <w:r>
        <w:rPr>
          <w:noProof/>
        </w:rPr>
        <w:fldChar w:fldCharType="end"/>
      </w:r>
      <w:bookmarkEnd w:id="234"/>
      <w:r>
        <w:t xml:space="preserve">: </w:t>
      </w:r>
      <w:r w:rsidR="00A44052" w:rsidRPr="00A44052">
        <w:t>Cluster-Falsifikation</w:t>
      </w:r>
    </w:p>
    <w:tbl>
      <w:tblPr>
        <w:tblW w:w="8319" w:type="dxa"/>
        <w:tblInd w:w="3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507"/>
        <w:gridCol w:w="567"/>
        <w:gridCol w:w="3260"/>
        <w:gridCol w:w="1985"/>
      </w:tblGrid>
      <w:tr w:rsidR="00CF43E7" w14:paraId="168AD84A" w14:textId="77777777" w:rsidTr="00D9613B">
        <w:trPr>
          <w:trHeight w:val="247"/>
        </w:trPr>
        <w:tc>
          <w:tcPr>
            <w:tcW w:w="2507" w:type="dxa"/>
            <w:tcBorders>
              <w:top w:val="double" w:sz="4" w:space="0" w:color="auto"/>
              <w:bottom w:val="single" w:sz="4" w:space="0" w:color="auto"/>
            </w:tcBorders>
            <w:shd w:val="clear" w:color="auto" w:fill="DAEEF3" w:themeFill="accent5" w:themeFillTint="33"/>
          </w:tcPr>
          <w:p w14:paraId="5BA6ACFC" w14:textId="7911D7FD" w:rsidR="00CF43E7" w:rsidRDefault="00A44052">
            <w:pPr>
              <w:jc w:val="center"/>
              <w:rPr>
                <w:b/>
                <w:snapToGrid w:val="0"/>
                <w:color w:val="000000"/>
              </w:rPr>
            </w:pPr>
            <w:r>
              <w:rPr>
                <w:b/>
                <w:snapToGrid w:val="0"/>
                <w:color w:val="000000"/>
              </w:rPr>
              <w:t>Cluster</w:t>
            </w:r>
          </w:p>
        </w:tc>
        <w:tc>
          <w:tcPr>
            <w:tcW w:w="567" w:type="dxa"/>
            <w:tcBorders>
              <w:top w:val="double" w:sz="4" w:space="0" w:color="auto"/>
              <w:bottom w:val="single" w:sz="4" w:space="0" w:color="auto"/>
            </w:tcBorders>
            <w:shd w:val="clear" w:color="auto" w:fill="DAEEF3" w:themeFill="accent5" w:themeFillTint="33"/>
          </w:tcPr>
          <w:p w14:paraId="2447332A" w14:textId="72E9971D" w:rsidR="00CF43E7" w:rsidRPr="00A44052" w:rsidRDefault="00A44052">
            <w:pPr>
              <w:jc w:val="center"/>
              <w:rPr>
                <w:rFonts w:asciiTheme="minorBidi" w:hAnsiTheme="minorBidi" w:cstheme="minorBidi"/>
                <w:b/>
                <w:snapToGrid w:val="0"/>
                <w:color w:val="000000"/>
              </w:rPr>
            </w:pPr>
            <w:r>
              <w:rPr>
                <w:rFonts w:asciiTheme="minorBidi" w:hAnsiTheme="minorBidi" w:cstheme="minorBidi"/>
              </w:rPr>
              <w:t>n</w:t>
            </w:r>
          </w:p>
        </w:tc>
        <w:tc>
          <w:tcPr>
            <w:tcW w:w="3260" w:type="dxa"/>
            <w:tcBorders>
              <w:top w:val="double" w:sz="4" w:space="0" w:color="auto"/>
              <w:bottom w:val="single" w:sz="4" w:space="0" w:color="auto"/>
            </w:tcBorders>
            <w:shd w:val="clear" w:color="auto" w:fill="DAEEF3" w:themeFill="accent5" w:themeFillTint="33"/>
          </w:tcPr>
          <w:p w14:paraId="5A829026" w14:textId="4C8C518D" w:rsidR="00CF43E7" w:rsidRDefault="00DB5642">
            <w:pPr>
              <w:jc w:val="center"/>
              <w:rPr>
                <w:b/>
                <w:snapToGrid w:val="0"/>
                <w:color w:val="000000"/>
              </w:rPr>
            </w:pPr>
            <w:r>
              <w:rPr>
                <w:b/>
                <w:snapToGrid w:val="0"/>
                <w:color w:val="000000"/>
              </w:rPr>
              <w:t>Vorhersage (Profitabilität</w:t>
            </w:r>
            <w:r w:rsidR="0034709C">
              <w:rPr>
                <w:b/>
                <w:snapToGrid w:val="0"/>
                <w:color w:val="000000"/>
              </w:rPr>
              <w:t>)</w:t>
            </w:r>
          </w:p>
        </w:tc>
        <w:tc>
          <w:tcPr>
            <w:tcW w:w="1985" w:type="dxa"/>
            <w:tcBorders>
              <w:top w:val="double" w:sz="4" w:space="0" w:color="auto"/>
              <w:bottom w:val="single" w:sz="4" w:space="0" w:color="auto"/>
            </w:tcBorders>
            <w:shd w:val="clear" w:color="auto" w:fill="DAEEF3" w:themeFill="accent5" w:themeFillTint="33"/>
          </w:tcPr>
          <w:p w14:paraId="5DE0DCFE" w14:textId="6DADCD32" w:rsidR="00CF43E7" w:rsidRDefault="0053704D">
            <w:pPr>
              <w:jc w:val="center"/>
              <w:rPr>
                <w:b/>
                <w:snapToGrid w:val="0"/>
                <w:color w:val="000000"/>
              </w:rPr>
            </w:pPr>
            <w:r>
              <w:rPr>
                <w:b/>
                <w:snapToGrid w:val="0"/>
                <w:color w:val="000000"/>
              </w:rPr>
              <w:t>Konformität</w:t>
            </w:r>
          </w:p>
        </w:tc>
      </w:tr>
      <w:tr w:rsidR="0034709C" w14:paraId="496D0E24" w14:textId="77777777" w:rsidTr="00D9613B">
        <w:trPr>
          <w:trHeight w:val="247"/>
        </w:trPr>
        <w:tc>
          <w:tcPr>
            <w:tcW w:w="2507" w:type="dxa"/>
            <w:tcBorders>
              <w:top w:val="single" w:sz="4" w:space="0" w:color="auto"/>
              <w:left w:val="double" w:sz="4" w:space="0" w:color="auto"/>
              <w:bottom w:val="single" w:sz="4" w:space="0" w:color="auto"/>
              <w:right w:val="single" w:sz="4" w:space="0" w:color="auto"/>
            </w:tcBorders>
          </w:tcPr>
          <w:p w14:paraId="67984474" w14:textId="23098F1D" w:rsidR="0034709C" w:rsidRDefault="0034709C" w:rsidP="0034709C">
            <w:pPr>
              <w:rPr>
                <w:snapToGrid w:val="0"/>
                <w:color w:val="000000"/>
              </w:rPr>
            </w:pPr>
            <w:r>
              <w:rPr>
                <w:sz w:val="19"/>
                <w:szCs w:val="19"/>
              </w:rPr>
              <w:t>Versorger + Immobilien</w:t>
            </w:r>
          </w:p>
        </w:tc>
        <w:tc>
          <w:tcPr>
            <w:tcW w:w="567" w:type="dxa"/>
            <w:tcBorders>
              <w:top w:val="single" w:sz="4" w:space="0" w:color="auto"/>
              <w:left w:val="single" w:sz="4" w:space="0" w:color="auto"/>
              <w:bottom w:val="single" w:sz="4" w:space="0" w:color="auto"/>
              <w:right w:val="single" w:sz="4" w:space="0" w:color="auto"/>
            </w:tcBorders>
          </w:tcPr>
          <w:p w14:paraId="57871179" w14:textId="3C87CBD4" w:rsidR="0034709C" w:rsidRDefault="0034709C" w:rsidP="00D9613B">
            <w:pPr>
              <w:jc w:val="center"/>
              <w:rPr>
                <w:snapToGrid w:val="0"/>
                <w:color w:val="000000"/>
              </w:rPr>
            </w:pPr>
            <w:r>
              <w:rPr>
                <w:sz w:val="19"/>
                <w:szCs w:val="19"/>
              </w:rPr>
              <w:t>136</w:t>
            </w:r>
          </w:p>
        </w:tc>
        <w:tc>
          <w:tcPr>
            <w:tcW w:w="3260" w:type="dxa"/>
            <w:tcBorders>
              <w:top w:val="single" w:sz="4" w:space="0" w:color="auto"/>
              <w:left w:val="single" w:sz="4" w:space="0" w:color="auto"/>
              <w:bottom w:val="single" w:sz="4" w:space="0" w:color="auto"/>
              <w:right w:val="single" w:sz="4" w:space="0" w:color="auto"/>
            </w:tcBorders>
          </w:tcPr>
          <w:p w14:paraId="73B6280B" w14:textId="55183A75" w:rsidR="0034709C" w:rsidRDefault="0034709C" w:rsidP="0034709C">
            <w:pPr>
              <w:rPr>
                <w:snapToGrid w:val="0"/>
                <w:color w:val="000000"/>
              </w:rPr>
            </w:pPr>
            <w:r>
              <w:rPr>
                <w:sz w:val="19"/>
                <w:szCs w:val="19"/>
              </w:rPr>
              <w:t>Buchgewinne stabil (K-S / P-S), Cash-Margen K-V</w:t>
            </w:r>
          </w:p>
        </w:tc>
        <w:tc>
          <w:tcPr>
            <w:tcW w:w="1985" w:type="dxa"/>
            <w:tcBorders>
              <w:top w:val="single" w:sz="4" w:space="0" w:color="auto"/>
              <w:left w:val="single" w:sz="4" w:space="0" w:color="auto"/>
              <w:bottom w:val="single" w:sz="4" w:space="0" w:color="auto"/>
              <w:right w:val="double" w:sz="4" w:space="0" w:color="auto"/>
            </w:tcBorders>
          </w:tcPr>
          <w:p w14:paraId="2E2B2D13" w14:textId="6F67B292" w:rsidR="0034709C" w:rsidRDefault="0034709C" w:rsidP="00D9613B">
            <w:pPr>
              <w:jc w:val="center"/>
              <w:rPr>
                <w:snapToGrid w:val="0"/>
                <w:color w:val="000000"/>
              </w:rPr>
            </w:pPr>
            <w:r>
              <w:rPr>
                <w:sz w:val="19"/>
                <w:szCs w:val="19"/>
              </w:rPr>
              <w:t>65 %</w:t>
            </w:r>
          </w:p>
        </w:tc>
      </w:tr>
      <w:tr w:rsidR="0034709C" w14:paraId="202222CD" w14:textId="77777777" w:rsidTr="00D9613B">
        <w:trPr>
          <w:trHeight w:val="247"/>
        </w:trPr>
        <w:tc>
          <w:tcPr>
            <w:tcW w:w="2507" w:type="dxa"/>
            <w:tcBorders>
              <w:top w:val="single" w:sz="4" w:space="0" w:color="auto"/>
              <w:left w:val="double" w:sz="4" w:space="0" w:color="auto"/>
              <w:bottom w:val="single" w:sz="4" w:space="0" w:color="auto"/>
              <w:right w:val="single" w:sz="4" w:space="0" w:color="auto"/>
            </w:tcBorders>
          </w:tcPr>
          <w:p w14:paraId="77C4458E" w14:textId="776FED1D" w:rsidR="0034709C" w:rsidRDefault="0034709C" w:rsidP="0034709C">
            <w:pPr>
              <w:rPr>
                <w:snapToGrid w:val="0"/>
                <w:color w:val="000000"/>
              </w:rPr>
            </w:pPr>
            <w:proofErr w:type="spellStart"/>
            <w:r>
              <w:rPr>
                <w:sz w:val="19"/>
                <w:szCs w:val="19"/>
              </w:rPr>
              <w:t>Komm.dienste</w:t>
            </w:r>
            <w:proofErr w:type="spellEnd"/>
            <w:r>
              <w:rPr>
                <w:sz w:val="19"/>
                <w:szCs w:val="19"/>
              </w:rPr>
              <w:t xml:space="preserve"> + Energie</w:t>
            </w:r>
          </w:p>
        </w:tc>
        <w:tc>
          <w:tcPr>
            <w:tcW w:w="567" w:type="dxa"/>
            <w:tcBorders>
              <w:top w:val="single" w:sz="4" w:space="0" w:color="auto"/>
              <w:left w:val="single" w:sz="4" w:space="0" w:color="auto"/>
              <w:bottom w:val="single" w:sz="4" w:space="0" w:color="auto"/>
              <w:right w:val="single" w:sz="4" w:space="0" w:color="auto"/>
            </w:tcBorders>
          </w:tcPr>
          <w:p w14:paraId="3FAD478E" w14:textId="3F5A71AA" w:rsidR="0034709C" w:rsidRDefault="0034709C" w:rsidP="00D9613B">
            <w:pPr>
              <w:jc w:val="center"/>
              <w:rPr>
                <w:snapToGrid w:val="0"/>
                <w:color w:val="000000"/>
              </w:rPr>
            </w:pPr>
            <w:r>
              <w:rPr>
                <w:sz w:val="19"/>
                <w:szCs w:val="19"/>
              </w:rPr>
              <w:t>102</w:t>
            </w:r>
          </w:p>
        </w:tc>
        <w:tc>
          <w:tcPr>
            <w:tcW w:w="3260" w:type="dxa"/>
            <w:tcBorders>
              <w:top w:val="single" w:sz="4" w:space="0" w:color="auto"/>
              <w:left w:val="single" w:sz="4" w:space="0" w:color="auto"/>
              <w:bottom w:val="single" w:sz="4" w:space="0" w:color="auto"/>
              <w:right w:val="single" w:sz="4" w:space="0" w:color="auto"/>
            </w:tcBorders>
          </w:tcPr>
          <w:p w14:paraId="759EECDF" w14:textId="7D07E5C6" w:rsidR="0034709C" w:rsidRDefault="0034709C" w:rsidP="0034709C">
            <w:pPr>
              <w:rPr>
                <w:snapToGrid w:val="0"/>
                <w:color w:val="000000"/>
              </w:rPr>
            </w:pPr>
            <w:r>
              <w:rPr>
                <w:sz w:val="19"/>
                <w:szCs w:val="19"/>
              </w:rPr>
              <w:t>K-V durchgängig (alle vier Kennzahlen)</w:t>
            </w:r>
          </w:p>
        </w:tc>
        <w:tc>
          <w:tcPr>
            <w:tcW w:w="1985" w:type="dxa"/>
            <w:tcBorders>
              <w:top w:val="single" w:sz="4" w:space="0" w:color="auto"/>
              <w:left w:val="single" w:sz="4" w:space="0" w:color="auto"/>
              <w:bottom w:val="single" w:sz="4" w:space="0" w:color="auto"/>
              <w:right w:val="double" w:sz="4" w:space="0" w:color="auto"/>
            </w:tcBorders>
          </w:tcPr>
          <w:p w14:paraId="6CF2227E" w14:textId="285E5EAF" w:rsidR="0034709C" w:rsidRDefault="0034709C" w:rsidP="00D9613B">
            <w:pPr>
              <w:jc w:val="center"/>
              <w:rPr>
                <w:snapToGrid w:val="0"/>
                <w:color w:val="000000"/>
              </w:rPr>
            </w:pPr>
            <w:r>
              <w:rPr>
                <w:sz w:val="19"/>
                <w:szCs w:val="19"/>
              </w:rPr>
              <w:t>43 %</w:t>
            </w:r>
          </w:p>
        </w:tc>
      </w:tr>
      <w:tr w:rsidR="0034709C" w14:paraId="53F2C7CA" w14:textId="77777777" w:rsidTr="00D9613B">
        <w:trPr>
          <w:trHeight w:val="247"/>
        </w:trPr>
        <w:tc>
          <w:tcPr>
            <w:tcW w:w="2507" w:type="dxa"/>
            <w:tcBorders>
              <w:top w:val="single" w:sz="4" w:space="0" w:color="auto"/>
              <w:left w:val="double" w:sz="4" w:space="0" w:color="auto"/>
              <w:bottom w:val="single" w:sz="4" w:space="0" w:color="auto"/>
              <w:right w:val="single" w:sz="4" w:space="0" w:color="auto"/>
            </w:tcBorders>
          </w:tcPr>
          <w:p w14:paraId="69E994B4" w14:textId="4763360B" w:rsidR="0034709C" w:rsidRDefault="0034709C" w:rsidP="0034709C">
            <w:pPr>
              <w:rPr>
                <w:sz w:val="20"/>
              </w:rPr>
            </w:pPr>
            <w:r>
              <w:rPr>
                <w:sz w:val="19"/>
                <w:szCs w:val="19"/>
              </w:rPr>
              <w:t>Tech + Grundstoffe</w:t>
            </w:r>
          </w:p>
        </w:tc>
        <w:tc>
          <w:tcPr>
            <w:tcW w:w="567" w:type="dxa"/>
            <w:tcBorders>
              <w:top w:val="single" w:sz="4" w:space="0" w:color="auto"/>
              <w:left w:val="single" w:sz="4" w:space="0" w:color="auto"/>
              <w:bottom w:val="single" w:sz="4" w:space="0" w:color="auto"/>
              <w:right w:val="single" w:sz="4" w:space="0" w:color="auto"/>
            </w:tcBorders>
          </w:tcPr>
          <w:p w14:paraId="40FAA312" w14:textId="441D0F00" w:rsidR="0034709C" w:rsidRDefault="0034709C" w:rsidP="00D9613B">
            <w:pPr>
              <w:jc w:val="center"/>
              <w:rPr>
                <w:sz w:val="20"/>
              </w:rPr>
            </w:pPr>
            <w:r>
              <w:rPr>
                <w:sz w:val="19"/>
                <w:szCs w:val="19"/>
              </w:rPr>
              <w:t>195</w:t>
            </w:r>
          </w:p>
        </w:tc>
        <w:tc>
          <w:tcPr>
            <w:tcW w:w="3260" w:type="dxa"/>
            <w:tcBorders>
              <w:top w:val="single" w:sz="4" w:space="0" w:color="auto"/>
              <w:left w:val="single" w:sz="4" w:space="0" w:color="auto"/>
              <w:bottom w:val="single" w:sz="4" w:space="0" w:color="auto"/>
              <w:right w:val="single" w:sz="4" w:space="0" w:color="auto"/>
            </w:tcBorders>
          </w:tcPr>
          <w:p w14:paraId="6A4EAFAB" w14:textId="29D54606" w:rsidR="0034709C" w:rsidRPr="0034709C" w:rsidRDefault="0034709C" w:rsidP="0034709C">
            <w:pPr>
              <w:rPr>
                <w:sz w:val="20"/>
                <w:lang w:val="sv-SE"/>
              </w:rPr>
            </w:pPr>
            <w:r w:rsidRPr="0034709C">
              <w:rPr>
                <w:sz w:val="19"/>
                <w:szCs w:val="19"/>
                <w:lang w:val="sv-SE"/>
              </w:rPr>
              <w:t xml:space="preserve">Persistente </w:t>
            </w:r>
            <w:proofErr w:type="spellStart"/>
            <w:r w:rsidRPr="0034709C">
              <w:rPr>
                <w:sz w:val="19"/>
                <w:szCs w:val="19"/>
                <w:lang w:val="sv-SE"/>
              </w:rPr>
              <w:t>Hälfte</w:t>
            </w:r>
            <w:proofErr w:type="spellEnd"/>
            <w:r w:rsidRPr="0034709C">
              <w:rPr>
                <w:sz w:val="19"/>
                <w:szCs w:val="19"/>
                <w:lang w:val="sv-SE"/>
              </w:rPr>
              <w:t xml:space="preserve"> (P-V / P-S)</w:t>
            </w:r>
          </w:p>
        </w:tc>
        <w:tc>
          <w:tcPr>
            <w:tcW w:w="1985" w:type="dxa"/>
            <w:tcBorders>
              <w:top w:val="single" w:sz="4" w:space="0" w:color="auto"/>
              <w:left w:val="single" w:sz="4" w:space="0" w:color="auto"/>
              <w:bottom w:val="single" w:sz="4" w:space="0" w:color="auto"/>
              <w:right w:val="double" w:sz="4" w:space="0" w:color="auto"/>
            </w:tcBorders>
          </w:tcPr>
          <w:p w14:paraId="67B633EC" w14:textId="75EC118B" w:rsidR="0034709C" w:rsidRPr="00EA3E0C" w:rsidRDefault="0034709C" w:rsidP="00D9613B">
            <w:pPr>
              <w:jc w:val="center"/>
              <w:rPr>
                <w:sz w:val="20"/>
              </w:rPr>
            </w:pPr>
            <w:r>
              <w:rPr>
                <w:sz w:val="19"/>
                <w:szCs w:val="19"/>
              </w:rPr>
              <w:t>60 %</w:t>
            </w:r>
          </w:p>
        </w:tc>
      </w:tr>
      <w:tr w:rsidR="0034709C" w14:paraId="7F6E1A40" w14:textId="77777777" w:rsidTr="00D9613B">
        <w:trPr>
          <w:trHeight w:val="247"/>
        </w:trPr>
        <w:tc>
          <w:tcPr>
            <w:tcW w:w="2507" w:type="dxa"/>
            <w:tcBorders>
              <w:top w:val="single" w:sz="4" w:space="0" w:color="auto"/>
              <w:left w:val="double" w:sz="4" w:space="0" w:color="auto"/>
              <w:bottom w:val="single" w:sz="4" w:space="0" w:color="auto"/>
              <w:right w:val="single" w:sz="4" w:space="0" w:color="auto"/>
            </w:tcBorders>
          </w:tcPr>
          <w:p w14:paraId="589DE305" w14:textId="08743180" w:rsidR="0034709C" w:rsidRDefault="0034709C" w:rsidP="0034709C">
            <w:pPr>
              <w:rPr>
                <w:snapToGrid w:val="0"/>
                <w:color w:val="000000"/>
              </w:rPr>
            </w:pPr>
            <w:r>
              <w:rPr>
                <w:sz w:val="19"/>
                <w:szCs w:val="19"/>
              </w:rPr>
              <w:t>Industrie + Basis Konsum</w:t>
            </w:r>
          </w:p>
        </w:tc>
        <w:tc>
          <w:tcPr>
            <w:tcW w:w="567" w:type="dxa"/>
            <w:tcBorders>
              <w:top w:val="single" w:sz="4" w:space="0" w:color="auto"/>
              <w:left w:val="single" w:sz="4" w:space="0" w:color="auto"/>
              <w:bottom w:val="single" w:sz="4" w:space="0" w:color="auto"/>
              <w:right w:val="single" w:sz="4" w:space="0" w:color="auto"/>
            </w:tcBorders>
          </w:tcPr>
          <w:p w14:paraId="3C1B1AC5" w14:textId="2D99E737" w:rsidR="0034709C" w:rsidRDefault="0034709C" w:rsidP="00D9613B">
            <w:pPr>
              <w:jc w:val="center"/>
              <w:rPr>
                <w:snapToGrid w:val="0"/>
                <w:color w:val="000000"/>
              </w:rPr>
            </w:pPr>
            <w:r>
              <w:rPr>
                <w:sz w:val="19"/>
                <w:szCs w:val="19"/>
              </w:rPr>
              <w:t>261</w:t>
            </w:r>
          </w:p>
        </w:tc>
        <w:tc>
          <w:tcPr>
            <w:tcW w:w="3260" w:type="dxa"/>
            <w:tcBorders>
              <w:top w:val="single" w:sz="4" w:space="0" w:color="auto"/>
              <w:left w:val="single" w:sz="4" w:space="0" w:color="auto"/>
              <w:bottom w:val="single" w:sz="4" w:space="0" w:color="auto"/>
              <w:right w:val="single" w:sz="4" w:space="0" w:color="auto"/>
            </w:tcBorders>
          </w:tcPr>
          <w:p w14:paraId="76DEDD3E" w14:textId="57A71AB9" w:rsidR="0034709C" w:rsidRDefault="0034709C" w:rsidP="0034709C">
            <w:pPr>
              <w:rPr>
                <w:snapToGrid w:val="0"/>
                <w:color w:val="000000"/>
              </w:rPr>
            </w:pPr>
            <w:r>
              <w:rPr>
                <w:sz w:val="19"/>
                <w:szCs w:val="19"/>
              </w:rPr>
              <w:t>Stabile Hälfte (K-S / P-S)</w:t>
            </w:r>
          </w:p>
        </w:tc>
        <w:tc>
          <w:tcPr>
            <w:tcW w:w="1985" w:type="dxa"/>
            <w:tcBorders>
              <w:top w:val="single" w:sz="4" w:space="0" w:color="auto"/>
              <w:left w:val="single" w:sz="4" w:space="0" w:color="auto"/>
              <w:bottom w:val="single" w:sz="4" w:space="0" w:color="auto"/>
              <w:right w:val="double" w:sz="4" w:space="0" w:color="auto"/>
            </w:tcBorders>
          </w:tcPr>
          <w:p w14:paraId="5EDA8005" w14:textId="14683605" w:rsidR="0034709C" w:rsidRDefault="0034709C" w:rsidP="00D9613B">
            <w:pPr>
              <w:jc w:val="center"/>
              <w:rPr>
                <w:snapToGrid w:val="0"/>
                <w:color w:val="000000"/>
              </w:rPr>
            </w:pPr>
            <w:r>
              <w:rPr>
                <w:sz w:val="19"/>
                <w:szCs w:val="19"/>
              </w:rPr>
              <w:t>66 %</w:t>
            </w:r>
          </w:p>
        </w:tc>
      </w:tr>
      <w:tr w:rsidR="0034709C" w14:paraId="131BCD45" w14:textId="77777777" w:rsidTr="00D9613B">
        <w:trPr>
          <w:trHeight w:val="247"/>
        </w:trPr>
        <w:tc>
          <w:tcPr>
            <w:tcW w:w="2507" w:type="dxa"/>
            <w:tcBorders>
              <w:top w:val="single" w:sz="4" w:space="0" w:color="auto"/>
              <w:left w:val="double" w:sz="4" w:space="0" w:color="auto"/>
              <w:bottom w:val="double" w:sz="4" w:space="0" w:color="999999"/>
              <w:right w:val="single" w:sz="4" w:space="0" w:color="auto"/>
            </w:tcBorders>
          </w:tcPr>
          <w:p w14:paraId="3DF212AB" w14:textId="2C86C9E3" w:rsidR="0034709C" w:rsidRDefault="0034709C" w:rsidP="0034709C">
            <w:pPr>
              <w:rPr>
                <w:snapToGrid w:val="0"/>
                <w:color w:val="000000"/>
              </w:rPr>
            </w:pPr>
            <w:r>
              <w:rPr>
                <w:sz w:val="19"/>
                <w:szCs w:val="19"/>
              </w:rPr>
              <w:t>Gesundheit + Zykl. Konsum</w:t>
            </w:r>
          </w:p>
        </w:tc>
        <w:tc>
          <w:tcPr>
            <w:tcW w:w="567" w:type="dxa"/>
            <w:tcBorders>
              <w:top w:val="single" w:sz="4" w:space="0" w:color="auto"/>
              <w:left w:val="single" w:sz="4" w:space="0" w:color="auto"/>
              <w:bottom w:val="double" w:sz="4" w:space="0" w:color="999999"/>
              <w:right w:val="single" w:sz="4" w:space="0" w:color="auto"/>
            </w:tcBorders>
          </w:tcPr>
          <w:p w14:paraId="0AC3090F" w14:textId="5CF613E8" w:rsidR="0034709C" w:rsidRDefault="0034709C" w:rsidP="00D9613B">
            <w:pPr>
              <w:jc w:val="center"/>
              <w:rPr>
                <w:snapToGrid w:val="0"/>
                <w:color w:val="000000"/>
              </w:rPr>
            </w:pPr>
            <w:r>
              <w:rPr>
                <w:sz w:val="19"/>
                <w:szCs w:val="19"/>
              </w:rPr>
              <w:t>231</w:t>
            </w:r>
          </w:p>
        </w:tc>
        <w:tc>
          <w:tcPr>
            <w:tcW w:w="3260" w:type="dxa"/>
            <w:tcBorders>
              <w:top w:val="single" w:sz="4" w:space="0" w:color="auto"/>
              <w:left w:val="single" w:sz="4" w:space="0" w:color="auto"/>
              <w:bottom w:val="double" w:sz="4" w:space="0" w:color="999999"/>
              <w:right w:val="single" w:sz="4" w:space="0" w:color="auto"/>
            </w:tcBorders>
          </w:tcPr>
          <w:p w14:paraId="773F3D3E" w14:textId="64F671F2" w:rsidR="0034709C" w:rsidRDefault="0034709C" w:rsidP="0034709C">
            <w:pPr>
              <w:rPr>
                <w:snapToGrid w:val="0"/>
                <w:color w:val="000000"/>
              </w:rPr>
            </w:pPr>
            <w:r>
              <w:rPr>
                <w:sz w:val="19"/>
                <w:szCs w:val="19"/>
              </w:rPr>
              <w:t>Diffus, keine spezifische Vorhersage aus 4.3.3</w:t>
            </w:r>
          </w:p>
        </w:tc>
        <w:tc>
          <w:tcPr>
            <w:tcW w:w="1985" w:type="dxa"/>
            <w:tcBorders>
              <w:top w:val="single" w:sz="4" w:space="0" w:color="auto"/>
              <w:left w:val="single" w:sz="4" w:space="0" w:color="auto"/>
              <w:bottom w:val="double" w:sz="4" w:space="0" w:color="999999"/>
              <w:right w:val="double" w:sz="4" w:space="0" w:color="auto"/>
            </w:tcBorders>
          </w:tcPr>
          <w:p w14:paraId="501D6796" w14:textId="50684FAD" w:rsidR="0034709C" w:rsidRDefault="0034709C" w:rsidP="00D9613B">
            <w:pPr>
              <w:jc w:val="center"/>
              <w:rPr>
                <w:snapToGrid w:val="0"/>
                <w:color w:val="000000"/>
              </w:rPr>
            </w:pPr>
            <w:r>
              <w:rPr>
                <w:sz w:val="19"/>
                <w:szCs w:val="19"/>
              </w:rPr>
              <w:t>—</w:t>
            </w:r>
          </w:p>
        </w:tc>
      </w:tr>
    </w:tbl>
    <w:p w14:paraId="031BE234" w14:textId="77777777" w:rsidR="004B6E8F" w:rsidRDefault="004B6E8F" w:rsidP="00E64475"/>
    <w:p w14:paraId="4C344D5F" w14:textId="017B5C3D" w:rsidR="00917AE8" w:rsidRDefault="00917AE8" w:rsidP="00917AE8">
      <w:r>
        <w:t xml:space="preserve">Cluster 4 (Industrie und Basis Konsum) zeigt die robusteste Konformität: 66 % durchschnittliche Übereinstimmung pro Kennzahl und 59 % der Unternehmen mit mindestens drei von vier Profitabilitätskennzahlen in der vorhergesagten stabilen Hälfte. Die in </w:t>
      </w:r>
      <w:r w:rsidR="00787F2E">
        <w:fldChar w:fldCharType="begin"/>
      </w:r>
      <w:r w:rsidR="00787F2E">
        <w:instrText xml:space="preserve"> REF _Ref230248366 \r \h </w:instrText>
      </w:r>
      <w:r w:rsidR="00787F2E">
        <w:fldChar w:fldCharType="separate"/>
      </w:r>
      <w:r w:rsidR="00787F2E">
        <w:rPr>
          <w:cs/>
        </w:rPr>
        <w:t>‎</w:t>
      </w:r>
      <w:r w:rsidR="00787F2E">
        <w:t>4.3.3</w:t>
      </w:r>
      <w:r w:rsidR="00787F2E">
        <w:fldChar w:fldCharType="end"/>
      </w:r>
      <w:r>
        <w:t xml:space="preserve"> hergeleitete Mechanik aus reifen Wettbewerbsstrukturen und stabiler Nachfrage hält damit als robusteste der fünf Cluster-Hypothesen. Cluster 1 (Versorger und Immobilien) zeigt asymmetrische Konformität: die Buchgewinn-Stabilitäts-Vorhersage trifft mit 82 % (ROA) und 68 % (ROE) robust, die Margen-K-V-Vorhersage mit 54 % (EBIT-Marge) und 55 % (FCF-Marge) deutlich schwächer. Die Ertrags-Stabilisierungs-Mechanik aus </w:t>
      </w:r>
      <w:r w:rsidR="00AF71E2">
        <w:fldChar w:fldCharType="begin"/>
      </w:r>
      <w:r w:rsidR="00AF71E2">
        <w:instrText xml:space="preserve"> REF _Ref230248366 \r \h </w:instrText>
      </w:r>
      <w:r w:rsidR="00AF71E2">
        <w:fldChar w:fldCharType="separate"/>
      </w:r>
      <w:r w:rsidR="00AF71E2">
        <w:rPr>
          <w:cs/>
        </w:rPr>
        <w:t>‎</w:t>
      </w:r>
      <w:r w:rsidR="00AF71E2">
        <w:t>4.3.3</w:t>
      </w:r>
      <w:r w:rsidR="00AF71E2">
        <w:fldChar w:fldCharType="end"/>
      </w:r>
      <w:r>
        <w:t xml:space="preserve"> ist also für die Buchgewinne klar bestätigt, die Investitions-Zyklen-Volatilität für die Margen weniger eindeutig. Cluster 3 (Technologie und Grundstoffe) liegt bei 60 % gleichmäßig über die vier Profitabilitätskennzahlen, das persistente Profil aus Wachstumstrends und Rohstoffzyklen wird damit moderat bestätigt.</w:t>
      </w:r>
    </w:p>
    <w:p w14:paraId="0D891858" w14:textId="17D08935" w:rsidR="00917AE8" w:rsidRDefault="00917AE8" w:rsidP="00917AE8">
      <w:r>
        <w:t xml:space="preserve">Cluster 2 (Kommunikationsdienste und Energie) ist mit 43 % durchschnittlicher Konformität und 47 % Ausreißer-Quote am schlechtesten falsifiziert. Die K-V-durchgängig-Vorhersage trifft am schlechtesten bei der FCF-Marge mit nur 30 % der Unternehmen im vorhergesagten Quadranten. Die in 4.3.3 zusammengefasste Rohstoffpreise-und-Fixkostenhebel-Mechanik scheint die FCF-Dynamik nicht angemessen zu erfassen, weil Investitions-Zyklen in der Energie-Branche den Cashflow länger persistieren lassen als ein Quartal. Dies ist bereits in </w:t>
      </w:r>
      <w:r w:rsidR="00AF71E2">
        <w:fldChar w:fldCharType="begin"/>
      </w:r>
      <w:r w:rsidR="00AF71E2">
        <w:instrText xml:space="preserve"> REF _Ref230101557 \r \h </w:instrText>
      </w:r>
      <w:r w:rsidR="00AF71E2">
        <w:fldChar w:fldCharType="separate"/>
      </w:r>
      <w:r w:rsidR="00AF71E2">
        <w:rPr>
          <w:cs/>
        </w:rPr>
        <w:t>‎</w:t>
      </w:r>
      <w:r w:rsidR="00AF71E2">
        <w:t>4.2.2</w:t>
      </w:r>
      <w:r w:rsidR="00AF71E2">
        <w:fldChar w:fldCharType="end"/>
      </w:r>
      <w:r>
        <w:t xml:space="preserve"> für Energie-Förderer mit FCF-Marge in P-V dokumentiert. Cluster 5 (Gesundheit und Zyklischer Konsum) zeigt erwartungsgemäß eine diffuse Verteilung über alle Quadranten: keine der Profitabilitätskennzahlen erreicht in einem Quadranten </w:t>
      </w:r>
      <w:r>
        <w:lastRenderedPageBreak/>
        <w:t xml:space="preserve">mehr als 36 % Anteil. Die in </w:t>
      </w:r>
      <w:r w:rsidR="00AF71E2">
        <w:fldChar w:fldCharType="begin"/>
      </w:r>
      <w:r w:rsidR="00AF71E2">
        <w:instrText xml:space="preserve"> REF _Ref230248366 \r \h </w:instrText>
      </w:r>
      <w:r w:rsidR="00AF71E2">
        <w:fldChar w:fldCharType="separate"/>
      </w:r>
      <w:r w:rsidR="00AF71E2">
        <w:rPr>
          <w:cs/>
        </w:rPr>
        <w:t>‎</w:t>
      </w:r>
      <w:r w:rsidR="00AF71E2">
        <w:t>4.3.3</w:t>
      </w:r>
      <w:r w:rsidR="00AF71E2">
        <w:fldChar w:fldCharType="end"/>
      </w:r>
      <w:r>
        <w:t xml:space="preserve"> hergeleitete Mittelungs-Heuristik aus heterogenen Branchen bestätigt sich damit als Ergebnis, nicht als Vorhersage.</w:t>
      </w:r>
    </w:p>
    <w:p w14:paraId="5342E5B3" w14:textId="2098409C" w:rsidR="006163C0" w:rsidRDefault="00917AE8" w:rsidP="00917AE8">
      <w:r>
        <w:t xml:space="preserve">Sechs Unternehmen illustrieren die in dieser und in der bivariaten Analyse aus </w:t>
      </w:r>
      <w:r w:rsidR="00AF71E2">
        <w:fldChar w:fldCharType="begin"/>
      </w:r>
      <w:r w:rsidR="00AF71E2">
        <w:instrText xml:space="preserve"> REF _Ref230267492 \r \h </w:instrText>
      </w:r>
      <w:r w:rsidR="00AF71E2">
        <w:fldChar w:fldCharType="separate"/>
      </w:r>
      <w:r w:rsidR="00AF71E2">
        <w:rPr>
          <w:cs/>
        </w:rPr>
        <w:t>‎</w:t>
      </w:r>
      <w:r w:rsidR="00AF71E2">
        <w:t>6.1</w:t>
      </w:r>
      <w:r w:rsidR="00AF71E2">
        <w:fldChar w:fldCharType="end"/>
      </w:r>
      <w:r>
        <w:t xml:space="preserve"> gefundenen Muster auf der Zeitreihen-Ebene.</w:t>
      </w:r>
      <w:r w:rsidR="009242E7">
        <w:t xml:space="preserve"> D</w:t>
      </w:r>
      <w:r>
        <w:t>ie</w:t>
      </w:r>
      <w:r w:rsidR="00611F54">
        <w:t xml:space="preserve"> </w:t>
      </w:r>
      <w:r w:rsidR="00611F54">
        <w:fldChar w:fldCharType="begin"/>
      </w:r>
      <w:r w:rsidR="00611F54">
        <w:instrText xml:space="preserve"> REF _Ref230271648 \h </w:instrText>
      </w:r>
      <w:r w:rsidR="00611F54">
        <w:fldChar w:fldCharType="separate"/>
      </w:r>
      <w:r w:rsidR="00611F54" w:rsidRPr="007F210D">
        <w:t xml:space="preserve">Abbildung </w:t>
      </w:r>
      <w:r w:rsidR="00B46AFB">
        <w:rPr>
          <w:noProof/>
        </w:rPr>
        <w:t>37</w:t>
      </w:r>
      <w:r w:rsidR="00611F54">
        <w:fldChar w:fldCharType="end"/>
      </w:r>
      <w:r>
        <w:t xml:space="preserve"> bis </w:t>
      </w:r>
      <w:r w:rsidR="00EE4D40">
        <w:fldChar w:fldCharType="begin"/>
      </w:r>
      <w:r w:rsidR="00EE4D40">
        <w:instrText xml:space="preserve"> REF _Ref230271600 \h </w:instrText>
      </w:r>
      <w:r w:rsidR="00EE4D40">
        <w:fldChar w:fldCharType="separate"/>
      </w:r>
      <w:r w:rsidR="00EE4D40" w:rsidRPr="007F210D">
        <w:t xml:space="preserve">Abbildung </w:t>
      </w:r>
      <w:r w:rsidR="00B46AFB">
        <w:rPr>
          <w:noProof/>
        </w:rPr>
        <w:t>39</w:t>
      </w:r>
      <w:r w:rsidR="00EE4D40">
        <w:fldChar w:fldCharType="end"/>
      </w:r>
      <w:r>
        <w:t xml:space="preserve"> zeigen die jeweilige Quartalsveränderung der ausgewählten Kennzahl über die gesamte Stichprobenperiode, eingefärbt nach Quadranten-Zugehörigkeit.</w:t>
      </w:r>
    </w:p>
    <w:p w14:paraId="291B335E" w14:textId="4652F7EB" w:rsidR="00C72670" w:rsidRDefault="007229C6" w:rsidP="00917AE8">
      <w:r w:rsidRPr="007229C6">
        <w:t>Die vier Quadrant-Repräsentanten zeigen die idealtypischen Zeitreihen-Muster der jeweiligen Quadranten (</w:t>
      </w:r>
      <w:r w:rsidR="00611F54">
        <w:fldChar w:fldCharType="begin"/>
      </w:r>
      <w:r w:rsidR="00611F54">
        <w:instrText xml:space="preserve"> REF _Ref230271648 \h </w:instrText>
      </w:r>
      <w:r w:rsidR="00611F54">
        <w:fldChar w:fldCharType="separate"/>
      </w:r>
      <w:r w:rsidR="00611F54" w:rsidRPr="007F210D">
        <w:t xml:space="preserve">Abbildung </w:t>
      </w:r>
      <w:r w:rsidR="00B46AFB">
        <w:rPr>
          <w:noProof/>
        </w:rPr>
        <w:t>37</w:t>
      </w:r>
      <w:r w:rsidR="00611F54">
        <w:fldChar w:fldCharType="end"/>
      </w:r>
      <w:r w:rsidRPr="007229C6">
        <w:t>). Madison Gas &amp; Electric (Versorger, K-S × ROA) oszilliert regelmäßig mit niedriger Amplitude um null: eine positive Quartal-Veränderung wird im Folgequartal zu 84 % korrigiert (</w:t>
      </w:r>
      <w:r w:rsidR="00AF3644" w:rsidRPr="00AF3644">
        <w:rPr>
          <w:rFonts w:ascii="Symbol" w:hAnsi="Symbol"/>
          <w:i/>
          <w:iCs/>
        </w:rPr>
        <w:t>j</w:t>
      </w:r>
      <w:r w:rsidRPr="007229C6">
        <w:t xml:space="preserve"> = −0,84), die Schwankungsbreite bleibt klein (</w:t>
      </w:r>
      <w:r w:rsidR="00AF3644">
        <w:rPr>
          <w:rFonts w:ascii="Symbol" w:hAnsi="Symbol"/>
          <w:i/>
          <w:iCs/>
        </w:rPr>
        <w:t>s</w:t>
      </w:r>
      <w:r w:rsidR="00AF3644" w:rsidRPr="007229C6">
        <w:t xml:space="preserve"> </w:t>
      </w:r>
      <w:r w:rsidRPr="007229C6">
        <w:t xml:space="preserve">= 0,006). </w:t>
      </w:r>
      <w:proofErr w:type="spellStart"/>
      <w:r w:rsidRPr="007229C6">
        <w:t>Tractor</w:t>
      </w:r>
      <w:proofErr w:type="spellEnd"/>
      <w:r w:rsidRPr="007229C6">
        <w:t xml:space="preserve"> Supply (Spezialhandel, K-V × FCF-Marge) zeigt dasselbe Korrektur-Muster, aber mit deutlich höherer Amplitude (</w:t>
      </w:r>
      <w:r w:rsidR="00AF3644">
        <w:rPr>
          <w:rFonts w:ascii="Symbol" w:hAnsi="Symbol"/>
          <w:i/>
          <w:iCs/>
        </w:rPr>
        <w:t>s</w:t>
      </w:r>
      <w:r w:rsidR="00AF3644" w:rsidRPr="007229C6">
        <w:t xml:space="preserve"> </w:t>
      </w:r>
      <w:r w:rsidRPr="007229C6">
        <w:t xml:space="preserve">= 0,17, </w:t>
      </w:r>
      <w:r w:rsidR="00AF3644" w:rsidRPr="00AF3644">
        <w:rPr>
          <w:rFonts w:ascii="Symbol" w:hAnsi="Symbol"/>
          <w:i/>
          <w:iCs/>
        </w:rPr>
        <w:t>j</w:t>
      </w:r>
      <w:r w:rsidR="00AF3644" w:rsidRPr="007229C6">
        <w:t xml:space="preserve"> </w:t>
      </w:r>
      <w:r w:rsidRPr="007229C6">
        <w:t>= −0,91). McDonald's (Gastronomie, P-S × EK-Quote) zeigt dagegen keine regelmäßige Oszillation: die Quartalsveränderungen folgen langsamen, persistenten Pfaden bei niedriger Volatilität (</w:t>
      </w:r>
      <w:r w:rsidR="00AF3644" w:rsidRPr="00AF3644">
        <w:rPr>
          <w:rFonts w:ascii="Symbol" w:hAnsi="Symbol"/>
          <w:i/>
          <w:iCs/>
        </w:rPr>
        <w:t>j</w:t>
      </w:r>
      <w:r w:rsidR="00AF3644" w:rsidRPr="007229C6">
        <w:t xml:space="preserve"> </w:t>
      </w:r>
      <w:r w:rsidRPr="007229C6">
        <w:t xml:space="preserve">= +0,37, </w:t>
      </w:r>
      <w:r w:rsidR="00EF571C">
        <w:rPr>
          <w:rFonts w:ascii="Symbol" w:hAnsi="Symbol"/>
          <w:i/>
          <w:iCs/>
        </w:rPr>
        <w:t>s</w:t>
      </w:r>
      <w:r w:rsidR="00AF3644" w:rsidRPr="007229C6">
        <w:t xml:space="preserve"> </w:t>
      </w:r>
      <w:r w:rsidRPr="007229C6">
        <w:t>= 0,025). Applied Materials (Halbleiter-Equipment, P-V × Current Ratio) verbindet Persistenz mit hoher Volatilität, mit unregelmäßigen großen Sprüngen ohne erkennbare Korrektur-Tendenz (</w:t>
      </w:r>
      <w:r w:rsidR="00EF571C" w:rsidRPr="00AF3644">
        <w:rPr>
          <w:rFonts w:ascii="Symbol" w:hAnsi="Symbol"/>
          <w:i/>
          <w:iCs/>
        </w:rPr>
        <w:t>j</w:t>
      </w:r>
      <w:r w:rsidR="00EF571C" w:rsidRPr="007229C6">
        <w:t xml:space="preserve"> </w:t>
      </w:r>
      <w:r w:rsidRPr="007229C6">
        <w:t xml:space="preserve">= +0,20, </w:t>
      </w:r>
      <w:r w:rsidR="00EF571C">
        <w:rPr>
          <w:rFonts w:ascii="Symbol" w:hAnsi="Symbol"/>
          <w:i/>
          <w:iCs/>
        </w:rPr>
        <w:t>s</w:t>
      </w:r>
      <w:r w:rsidR="00EF571C" w:rsidRPr="007229C6">
        <w:t xml:space="preserve"> </w:t>
      </w:r>
      <w:r w:rsidRPr="007229C6">
        <w:t>= 0,35).</w:t>
      </w:r>
    </w:p>
    <w:p w14:paraId="5E404DC9" w14:textId="77777777" w:rsidR="00EF571C" w:rsidRDefault="00EF571C" w:rsidP="00EF571C">
      <w:pPr>
        <w:pStyle w:val="Abbildung"/>
        <w:rPr>
          <w:noProof/>
        </w:rPr>
      </w:pPr>
      <w:r>
        <w:rPr>
          <w:noProof/>
        </w:rPr>
        <w:drawing>
          <wp:inline distT="0" distB="0" distL="0" distR="0" wp14:anchorId="4AE04933" wp14:editId="3DAD0D33">
            <wp:extent cx="5400000" cy="3092400"/>
            <wp:effectExtent l="0" t="0" r="0" b="0"/>
            <wp:docPr id="820181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970" name="Picture 9"/>
                    <pic:cNvPicPr/>
                  </pic:nvPicPr>
                  <pic:blipFill rotWithShape="1">
                    <a:blip r:embed="rId63" cstate="print">
                      <a:extLst>
                        <a:ext uri="{28A0092B-C50C-407E-A947-70E740481C1C}">
                          <a14:useLocalDpi xmlns:a14="http://schemas.microsoft.com/office/drawing/2010/main" val="0"/>
                        </a:ext>
                      </a:extLst>
                    </a:blip>
                    <a:srcRect t="385" b="636"/>
                    <a:stretch>
                      <a:fillRect/>
                    </a:stretch>
                  </pic:blipFill>
                  <pic:spPr bwMode="auto">
                    <a:xfrm>
                      <a:off x="0" y="0"/>
                      <a:ext cx="5400000" cy="3092400"/>
                    </a:xfrm>
                    <a:prstGeom prst="rect">
                      <a:avLst/>
                    </a:prstGeom>
                    <a:ln>
                      <a:noFill/>
                    </a:ln>
                    <a:extLst>
                      <a:ext uri="{53640926-AAD7-44D8-BBD7-CCE9431645EC}">
                        <a14:shadowObscured xmlns:a14="http://schemas.microsoft.com/office/drawing/2010/main"/>
                      </a:ext>
                    </a:extLst>
                  </pic:spPr>
                </pic:pic>
              </a:graphicData>
            </a:graphic>
          </wp:inline>
        </w:drawing>
      </w:r>
    </w:p>
    <w:p w14:paraId="63F50C28" w14:textId="7C9947D2" w:rsidR="00EF571C" w:rsidRPr="007F210D" w:rsidRDefault="00EF571C" w:rsidP="00EF571C">
      <w:pPr>
        <w:pStyle w:val="Beschriftung"/>
      </w:pPr>
      <w:bookmarkStart w:id="235" w:name="_Ref230271648"/>
      <w:bookmarkStart w:id="236" w:name="_Toc230279826"/>
      <w:r w:rsidRPr="007F210D">
        <w:t xml:space="preserve">Abbildung </w:t>
      </w:r>
      <w:r>
        <w:fldChar w:fldCharType="begin"/>
      </w:r>
      <w:r w:rsidRPr="007F210D">
        <w:instrText xml:space="preserve"> SEQ Abbildung \* ARABIC </w:instrText>
      </w:r>
      <w:r>
        <w:fldChar w:fldCharType="separate"/>
      </w:r>
      <w:r w:rsidR="00B46AFB">
        <w:rPr>
          <w:noProof/>
        </w:rPr>
        <w:t>37</w:t>
      </w:r>
      <w:r>
        <w:rPr>
          <w:noProof/>
        </w:rPr>
        <w:fldChar w:fldCharType="end"/>
      </w:r>
      <w:bookmarkEnd w:id="235"/>
      <w:r w:rsidRPr="007F210D">
        <w:t>:</w:t>
      </w:r>
      <w:r>
        <w:tab/>
      </w:r>
      <w:r w:rsidR="00D87E76" w:rsidRPr="00D87E76">
        <w:t>Quartalsveränderungen der vier Quadrant-Repräsentanten über den Zeitraum Q1/2000 bis Q4/2024</w:t>
      </w:r>
      <w:bookmarkEnd w:id="236"/>
    </w:p>
    <w:p w14:paraId="1C2ED54D" w14:textId="7F609558" w:rsidR="00EF571C" w:rsidRDefault="00F57FB5" w:rsidP="00917AE8">
      <w:r w:rsidRPr="00F57FB5">
        <w:t xml:space="preserve">Das Vergleichspaar Madison Gas &amp; Electric und Walmart demonstriert, dass derselbe Dynamik-Quadrant durch unterschiedliche ökonomische Mechaniken </w:t>
      </w:r>
      <w:r w:rsidRPr="00F57FB5">
        <w:lastRenderedPageBreak/>
        <w:t xml:space="preserve">erreicht werden kann. Walmart (Konsum-Defensiv, K-S × Eigenkapitalquote, </w:t>
      </w:r>
      <w:r w:rsidR="00611F54">
        <w:fldChar w:fldCharType="begin"/>
      </w:r>
      <w:r w:rsidR="00611F54">
        <w:instrText xml:space="preserve"> REF _Ref230271621 \h </w:instrText>
      </w:r>
      <w:r w:rsidR="00611F54">
        <w:fldChar w:fldCharType="separate"/>
      </w:r>
      <w:r w:rsidR="00611F54" w:rsidRPr="007F210D">
        <w:t xml:space="preserve">Abbildung </w:t>
      </w:r>
      <w:r w:rsidR="00B46AFB">
        <w:rPr>
          <w:noProof/>
        </w:rPr>
        <w:t>38</w:t>
      </w:r>
      <w:r w:rsidR="00611F54">
        <w:fldChar w:fldCharType="end"/>
      </w:r>
      <w:r w:rsidRPr="00F57FB5">
        <w:t xml:space="preserve">) zeigt dieselbe Korrektur-Oszillation wie MGEE, aber für die Kapitalstruktur statt für die Profitabilität. Die Mean-Reversion bei MGEE entsteht aus regulierten Erträgen und Wettbewerbsdruck auf der Profitabilität, die Mean-Reversion bei Walmart aus aktivem Bilanz-Management durch Rückkäufe, Dividenden und Schuldenpolitik. Visuell sehen die beiden Zeitreihen ähnlich aus, ökonomisch sind die Treiber fundamental verschieden. Die </w:t>
      </w:r>
      <w:proofErr w:type="spellStart"/>
      <w:r w:rsidRPr="00F57FB5">
        <w:t>Quadrantenklassifikation</w:t>
      </w:r>
      <w:proofErr w:type="spellEnd"/>
      <w:r w:rsidRPr="00F57FB5">
        <w:t xml:space="preserve"> aggregiert damit zwei Mechaniken zu einer gemeinsamen Dynamik-Kategorie</w:t>
      </w:r>
      <w:r>
        <w:t>.</w:t>
      </w:r>
    </w:p>
    <w:p w14:paraId="1C4FBF37" w14:textId="77777777" w:rsidR="00F57FB5" w:rsidRDefault="00F57FB5" w:rsidP="00F57FB5">
      <w:pPr>
        <w:pStyle w:val="Abbildung"/>
        <w:rPr>
          <w:noProof/>
        </w:rPr>
      </w:pPr>
      <w:r>
        <w:rPr>
          <w:noProof/>
        </w:rPr>
        <w:drawing>
          <wp:inline distT="0" distB="0" distL="0" distR="0" wp14:anchorId="2B05A852" wp14:editId="0D095B4F">
            <wp:extent cx="5400000" cy="1681200"/>
            <wp:effectExtent l="0" t="0" r="0" b="0"/>
            <wp:docPr id="1847581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1100" name="Picture 9"/>
                    <pic:cNvPicPr/>
                  </pic:nvPicPr>
                  <pic:blipFill rotWithShape="1">
                    <a:blip r:embed="rId64" cstate="print">
                      <a:extLst>
                        <a:ext uri="{28A0092B-C50C-407E-A947-70E740481C1C}">
                          <a14:useLocalDpi xmlns:a14="http://schemas.microsoft.com/office/drawing/2010/main" val="0"/>
                        </a:ext>
                      </a:extLst>
                    </a:blip>
                    <a:srcRect l="353" r="182"/>
                    <a:stretch>
                      <a:fillRect/>
                    </a:stretch>
                  </pic:blipFill>
                  <pic:spPr bwMode="auto">
                    <a:xfrm>
                      <a:off x="0" y="0"/>
                      <a:ext cx="5400000" cy="1681200"/>
                    </a:xfrm>
                    <a:prstGeom prst="rect">
                      <a:avLst/>
                    </a:prstGeom>
                    <a:ln>
                      <a:noFill/>
                    </a:ln>
                    <a:extLst>
                      <a:ext uri="{53640926-AAD7-44D8-BBD7-CCE9431645EC}">
                        <a14:shadowObscured xmlns:a14="http://schemas.microsoft.com/office/drawing/2010/main"/>
                      </a:ext>
                    </a:extLst>
                  </pic:spPr>
                </pic:pic>
              </a:graphicData>
            </a:graphic>
          </wp:inline>
        </w:drawing>
      </w:r>
    </w:p>
    <w:p w14:paraId="3A67611F" w14:textId="0464D420" w:rsidR="00F57FB5" w:rsidRPr="007F210D" w:rsidRDefault="00F57FB5" w:rsidP="00F57FB5">
      <w:pPr>
        <w:pStyle w:val="Beschriftung"/>
      </w:pPr>
      <w:bookmarkStart w:id="237" w:name="_Ref230271621"/>
      <w:bookmarkStart w:id="238" w:name="_Toc230279827"/>
      <w:r w:rsidRPr="007F210D">
        <w:t xml:space="preserve">Abbildung </w:t>
      </w:r>
      <w:r>
        <w:fldChar w:fldCharType="begin"/>
      </w:r>
      <w:r w:rsidRPr="007F210D">
        <w:instrText xml:space="preserve"> SEQ Abbildung \* ARABIC </w:instrText>
      </w:r>
      <w:r>
        <w:fldChar w:fldCharType="separate"/>
      </w:r>
      <w:r w:rsidR="00B46AFB">
        <w:rPr>
          <w:noProof/>
        </w:rPr>
        <w:t>38</w:t>
      </w:r>
      <w:r>
        <w:rPr>
          <w:noProof/>
        </w:rPr>
        <w:fldChar w:fldCharType="end"/>
      </w:r>
      <w:bookmarkEnd w:id="237"/>
      <w:r w:rsidRPr="007F210D">
        <w:t>:</w:t>
      </w:r>
      <w:r>
        <w:tab/>
      </w:r>
      <w:r w:rsidR="002107C2" w:rsidRPr="002107C2">
        <w:t>Quartalsveränderung der Eigenkapitalquote von Walmart (WMT) über den Zeitraum Q1/2000 bis Q4/2024</w:t>
      </w:r>
      <w:bookmarkEnd w:id="238"/>
    </w:p>
    <w:p w14:paraId="29AD0095" w14:textId="0C92FC20" w:rsidR="00F57FB5" w:rsidRDefault="00D37A39" w:rsidP="00917AE8">
      <w:r w:rsidRPr="00D37A39">
        <w:t>Texas Instruments ist ein Beispiel für persistente Dynamik in der Kapitalstruktur eines Tech-Unternehmens (</w:t>
      </w:r>
      <w:r w:rsidR="00611F54">
        <w:fldChar w:fldCharType="begin"/>
      </w:r>
      <w:r w:rsidR="00611F54">
        <w:instrText xml:space="preserve"> REF _Ref230271600 \h </w:instrText>
      </w:r>
      <w:r w:rsidR="00611F54">
        <w:fldChar w:fldCharType="separate"/>
      </w:r>
      <w:r w:rsidR="00611F54" w:rsidRPr="007F210D">
        <w:t xml:space="preserve">Abbildung </w:t>
      </w:r>
      <w:r w:rsidR="00B46AFB">
        <w:rPr>
          <w:noProof/>
        </w:rPr>
        <w:t>39</w:t>
      </w:r>
      <w:r w:rsidR="00611F54">
        <w:fldChar w:fldCharType="end"/>
      </w:r>
      <w:r w:rsidRPr="00D37A39">
        <w:t xml:space="preserve">). Mit </w:t>
      </w:r>
      <w:r>
        <w:rPr>
          <w:rFonts w:ascii="Symbol" w:hAnsi="Symbol"/>
          <w:i/>
          <w:iCs/>
        </w:rPr>
        <w:t>j</w:t>
      </w:r>
      <w:r w:rsidRPr="00D37A39">
        <w:t xml:space="preserve"> = +0,28 in der Eigenkapitalquote setzen sich Quartalsveränderungen im Folgequartal mit gleichem Vorzeichen </w:t>
      </w:r>
      <w:proofErr w:type="gramStart"/>
      <w:r w:rsidRPr="00D37A39">
        <w:t>fort</w:t>
      </w:r>
      <w:proofErr w:type="gramEnd"/>
      <w:r w:rsidRPr="00D37A39">
        <w:t xml:space="preserve"> statt zu korrigieren. Die Amplitude bleibt niedrig (</w:t>
      </w:r>
      <w:r>
        <w:rPr>
          <w:rFonts w:ascii="Symbol" w:hAnsi="Symbol"/>
          <w:i/>
          <w:iCs/>
        </w:rPr>
        <w:t>s</w:t>
      </w:r>
      <w:r w:rsidRPr="00D37A39">
        <w:t xml:space="preserve"> = 0,026), die Bewegung verteilt sich über den gesamten Zeitraum ohne dominante Einzelereignisse. Persistente Tech-Unternehmen sind im Datensatz selten, nur etwa 11 % aller Schätzungen weisen ein positives </w:t>
      </w:r>
      <w:r>
        <w:rPr>
          <w:rFonts w:ascii="Symbol" w:hAnsi="Symbol"/>
          <w:i/>
          <w:iCs/>
        </w:rPr>
        <w:t>j</w:t>
      </w:r>
      <w:r w:rsidRPr="00D37A39">
        <w:t xml:space="preserve"> auf, aber methodisch wichtig: sie zeigen, dass das </w:t>
      </w:r>
      <w:proofErr w:type="gramStart"/>
      <w:r w:rsidRPr="00D37A39">
        <w:t>AR(1)-</w:t>
      </w:r>
      <w:proofErr w:type="gramEnd"/>
      <w:r w:rsidRPr="00D37A39">
        <w:t>Modell auch klar persistente Dynamik abbildet, wenn sie vorliegt, und nicht strukturell auf Mean-Reversion verzerrt ist.</w:t>
      </w:r>
    </w:p>
    <w:p w14:paraId="2EAFAB32" w14:textId="77777777" w:rsidR="00D37A39" w:rsidRDefault="00D37A39" w:rsidP="00D37A39">
      <w:pPr>
        <w:pStyle w:val="Abbildung"/>
        <w:rPr>
          <w:noProof/>
        </w:rPr>
      </w:pPr>
      <w:r>
        <w:rPr>
          <w:noProof/>
        </w:rPr>
        <w:lastRenderedPageBreak/>
        <w:drawing>
          <wp:inline distT="0" distB="0" distL="0" distR="0" wp14:anchorId="6196B699" wp14:editId="226FA96C">
            <wp:extent cx="5400000" cy="1681200"/>
            <wp:effectExtent l="0" t="0" r="0" b="0"/>
            <wp:docPr id="2039999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9777" name="Picture 9"/>
                    <pic:cNvPicPr/>
                  </pic:nvPicPr>
                  <pic:blipFill>
                    <a:blip r:embed="rId65" cstate="print">
                      <a:extLst>
                        <a:ext uri="{28A0092B-C50C-407E-A947-70E740481C1C}">
                          <a14:useLocalDpi xmlns:a14="http://schemas.microsoft.com/office/drawing/2010/main" val="0"/>
                        </a:ext>
                      </a:extLst>
                    </a:blip>
                    <a:srcRect l="280" r="280"/>
                    <a:stretch>
                      <a:fillRect/>
                    </a:stretch>
                  </pic:blipFill>
                  <pic:spPr bwMode="auto">
                    <a:xfrm>
                      <a:off x="0" y="0"/>
                      <a:ext cx="5400000" cy="1681200"/>
                    </a:xfrm>
                    <a:prstGeom prst="rect">
                      <a:avLst/>
                    </a:prstGeom>
                    <a:ln>
                      <a:noFill/>
                    </a:ln>
                    <a:extLst>
                      <a:ext uri="{53640926-AAD7-44D8-BBD7-CCE9431645EC}">
                        <a14:shadowObscured xmlns:a14="http://schemas.microsoft.com/office/drawing/2010/main"/>
                      </a:ext>
                    </a:extLst>
                  </pic:spPr>
                </pic:pic>
              </a:graphicData>
            </a:graphic>
          </wp:inline>
        </w:drawing>
      </w:r>
    </w:p>
    <w:p w14:paraId="24476266" w14:textId="4446F7DC" w:rsidR="00D37A39" w:rsidRPr="007F210D" w:rsidRDefault="00D37A39" w:rsidP="00D37A39">
      <w:pPr>
        <w:pStyle w:val="Beschriftung"/>
      </w:pPr>
      <w:bookmarkStart w:id="239" w:name="_Ref230271600"/>
      <w:bookmarkStart w:id="240" w:name="_Toc230279828"/>
      <w:r w:rsidRPr="007F210D">
        <w:t xml:space="preserve">Abbildung </w:t>
      </w:r>
      <w:r>
        <w:fldChar w:fldCharType="begin"/>
      </w:r>
      <w:r w:rsidRPr="007F210D">
        <w:instrText xml:space="preserve"> SEQ Abbildung \* ARABIC </w:instrText>
      </w:r>
      <w:r>
        <w:fldChar w:fldCharType="separate"/>
      </w:r>
      <w:r w:rsidR="00B46AFB">
        <w:rPr>
          <w:noProof/>
        </w:rPr>
        <w:t>39</w:t>
      </w:r>
      <w:r>
        <w:rPr>
          <w:noProof/>
        </w:rPr>
        <w:fldChar w:fldCharType="end"/>
      </w:r>
      <w:bookmarkEnd w:id="239"/>
      <w:r w:rsidRPr="007F210D">
        <w:t>:</w:t>
      </w:r>
      <w:r>
        <w:tab/>
      </w:r>
      <w:r w:rsidR="007071DB" w:rsidRPr="007071DB">
        <w:t>Quartalsveränderung der Eigenkapitalquote von Texas Instruments (TXN) über den Zeitraum Q1/2000 bis Q4/2024</w:t>
      </w:r>
      <w:bookmarkEnd w:id="240"/>
    </w:p>
    <w:p w14:paraId="54F01EF9" w14:textId="7278F0EA" w:rsidR="00513F6C" w:rsidRDefault="008E2D96" w:rsidP="00513F6C">
      <w:pPr>
        <w:pStyle w:val="berschrift3"/>
      </w:pPr>
      <w:bookmarkStart w:id="241" w:name="_Ref230269610"/>
      <w:bookmarkStart w:id="242" w:name="_Toc230281219"/>
      <w:r w:rsidRPr="008E2D96">
        <w:t>Finanzdienstleister als Regulierungs-Kontrast</w:t>
      </w:r>
      <w:bookmarkEnd w:id="241"/>
      <w:bookmarkEnd w:id="242"/>
    </w:p>
    <w:p w14:paraId="48A81AEB" w14:textId="302E5477" w:rsidR="00EE4D40" w:rsidRDefault="007011B2" w:rsidP="00EE4D40">
      <w:r w:rsidRPr="007011B2">
        <w:t xml:space="preserve">Die Hauptstichprobe schließt Finanzdienstleister explizit aus, weil regulatorische Eigenkapitalanforderungen die Bilanzstruktur fundamental verändern (vgl. Kapitel </w:t>
      </w:r>
      <w:r>
        <w:fldChar w:fldCharType="begin"/>
      </w:r>
      <w:r>
        <w:instrText xml:space="preserve"> REF _Ref230005197 \r \h </w:instrText>
      </w:r>
      <w:r>
        <w:fldChar w:fldCharType="separate"/>
      </w:r>
      <w:r>
        <w:rPr>
          <w:cs/>
        </w:rPr>
        <w:t>‎</w:t>
      </w:r>
      <w:r>
        <w:t>3.1.1</w:t>
      </w:r>
      <w:r>
        <w:fldChar w:fldCharType="end"/>
      </w:r>
      <w:r w:rsidRPr="007011B2">
        <w:t xml:space="preserve">). Eine parallele </w:t>
      </w:r>
      <w:proofErr w:type="gramStart"/>
      <w:r w:rsidRPr="007011B2">
        <w:t>AR(1)-</w:t>
      </w:r>
      <w:proofErr w:type="gramEnd"/>
      <w:r w:rsidRPr="007011B2">
        <w:t xml:space="preserve">Schätzung für 451 Finanzdienstleister-Unternehmen erlaubt es, die Auswirkung dieser Sonderregulierung auf die Dynamik-Parameter quantitativ einzuordnen. </w:t>
      </w:r>
      <w:r w:rsidR="00260763">
        <w:fldChar w:fldCharType="begin"/>
      </w:r>
      <w:r w:rsidR="00260763">
        <w:instrText xml:space="preserve"> REF _Ref230271997 \h </w:instrText>
      </w:r>
      <w:r w:rsidR="00260763">
        <w:fldChar w:fldCharType="separate"/>
      </w:r>
      <w:r w:rsidR="00260763" w:rsidRPr="007F210D">
        <w:t xml:space="preserve">Abbildung </w:t>
      </w:r>
      <w:r w:rsidR="00B46AFB">
        <w:rPr>
          <w:noProof/>
        </w:rPr>
        <w:t>40</w:t>
      </w:r>
      <w:r w:rsidR="00260763">
        <w:fldChar w:fldCharType="end"/>
      </w:r>
      <w:r w:rsidRPr="007011B2">
        <w:t xml:space="preserve"> zeigt die Lage der </w:t>
      </w:r>
      <w:proofErr w:type="spellStart"/>
      <w:r w:rsidRPr="007011B2">
        <w:t>FinSrv</w:t>
      </w:r>
      <w:proofErr w:type="spellEnd"/>
      <w:r w:rsidRPr="007011B2">
        <w:t xml:space="preserve">-Mediane im </w:t>
      </w:r>
      <w:r w:rsidR="009367BA">
        <w:rPr>
          <w:rFonts w:ascii="Symbol" w:hAnsi="Symbol"/>
          <w:i/>
          <w:iCs/>
        </w:rPr>
        <w:t>j</w:t>
      </w:r>
      <w:r w:rsidRPr="007011B2">
        <w:t>-</w:t>
      </w:r>
      <w:r w:rsidR="009367BA">
        <w:rPr>
          <w:rFonts w:ascii="Symbol" w:hAnsi="Symbol"/>
          <w:i/>
          <w:iCs/>
        </w:rPr>
        <w:t>s</w:t>
      </w:r>
      <w:r w:rsidRPr="007011B2">
        <w:t>-Raum im Vergleich zur Hauptstichprobe.</w:t>
      </w:r>
    </w:p>
    <w:p w14:paraId="651DDB78" w14:textId="77777777" w:rsidR="00801408" w:rsidRDefault="00801408" w:rsidP="00801408">
      <w:pPr>
        <w:pStyle w:val="Abbildung"/>
        <w:rPr>
          <w:noProof/>
        </w:rPr>
      </w:pPr>
      <w:r>
        <w:rPr>
          <w:noProof/>
        </w:rPr>
        <w:drawing>
          <wp:inline distT="0" distB="0" distL="0" distR="0" wp14:anchorId="5FB52979" wp14:editId="5D85C8E3">
            <wp:extent cx="5400000" cy="3139200"/>
            <wp:effectExtent l="0" t="0" r="0" b="4445"/>
            <wp:docPr id="1211811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1280" name="Picture 9"/>
                    <pic:cNvPicPr/>
                  </pic:nvPicPr>
                  <pic:blipFill rotWithShape="1">
                    <a:blip r:embed="rId66" cstate="print">
                      <a:extLst>
                        <a:ext uri="{28A0092B-C50C-407E-A947-70E740481C1C}">
                          <a14:useLocalDpi xmlns:a14="http://schemas.microsoft.com/office/drawing/2010/main" val="0"/>
                        </a:ext>
                      </a:extLst>
                    </a:blip>
                    <a:srcRect t="266" b="335"/>
                    <a:stretch>
                      <a:fillRect/>
                    </a:stretch>
                  </pic:blipFill>
                  <pic:spPr bwMode="auto">
                    <a:xfrm>
                      <a:off x="0" y="0"/>
                      <a:ext cx="5400000" cy="3139200"/>
                    </a:xfrm>
                    <a:prstGeom prst="rect">
                      <a:avLst/>
                    </a:prstGeom>
                    <a:ln>
                      <a:noFill/>
                    </a:ln>
                    <a:extLst>
                      <a:ext uri="{53640926-AAD7-44D8-BBD7-CCE9431645EC}">
                        <a14:shadowObscured xmlns:a14="http://schemas.microsoft.com/office/drawing/2010/main"/>
                      </a:ext>
                    </a:extLst>
                  </pic:spPr>
                </pic:pic>
              </a:graphicData>
            </a:graphic>
          </wp:inline>
        </w:drawing>
      </w:r>
    </w:p>
    <w:p w14:paraId="4579761E" w14:textId="31827A1E" w:rsidR="00801408" w:rsidRPr="007F210D" w:rsidRDefault="00801408" w:rsidP="00801408">
      <w:pPr>
        <w:pStyle w:val="Beschriftung"/>
      </w:pPr>
      <w:bookmarkStart w:id="243" w:name="_Ref230271997"/>
      <w:bookmarkStart w:id="244" w:name="_Toc230279829"/>
      <w:r w:rsidRPr="007F210D">
        <w:t xml:space="preserve">Abbildung </w:t>
      </w:r>
      <w:r>
        <w:fldChar w:fldCharType="begin"/>
      </w:r>
      <w:r w:rsidRPr="007F210D">
        <w:instrText xml:space="preserve"> SEQ Abbildung \* ARABIC </w:instrText>
      </w:r>
      <w:r>
        <w:fldChar w:fldCharType="separate"/>
      </w:r>
      <w:r w:rsidR="00B46AFB">
        <w:rPr>
          <w:noProof/>
        </w:rPr>
        <w:t>40</w:t>
      </w:r>
      <w:r>
        <w:rPr>
          <w:noProof/>
        </w:rPr>
        <w:fldChar w:fldCharType="end"/>
      </w:r>
      <w:bookmarkEnd w:id="243"/>
      <w:r w:rsidRPr="007F210D">
        <w:t>:</w:t>
      </w:r>
      <w:r>
        <w:tab/>
      </w:r>
      <w:r w:rsidR="00260763" w:rsidRPr="00260763">
        <w:t>Lage der Finanzdienstleister-Branche im φ-σ-Raum, Mediane pro Kennzahl</w:t>
      </w:r>
      <w:bookmarkEnd w:id="244"/>
    </w:p>
    <w:p w14:paraId="2FEEEFDD" w14:textId="7E8A90E6" w:rsidR="00A81900" w:rsidRDefault="00A81900" w:rsidP="00A81900">
      <w:r>
        <w:t xml:space="preserve">Die markantesten Unterschiede zeigen sich in der </w:t>
      </w:r>
      <w:r>
        <w:rPr>
          <w:rFonts w:ascii="Symbol" w:hAnsi="Symbol"/>
          <w:i/>
          <w:iCs/>
        </w:rPr>
        <w:t>j</w:t>
      </w:r>
      <w:r>
        <w:t xml:space="preserve">-Dimension. Bei der Current Ratio wandert der Median der Veränderungsvolatilität bei </w:t>
      </w:r>
      <w:proofErr w:type="spellStart"/>
      <w:r>
        <w:t>FinSrv</w:t>
      </w:r>
      <w:proofErr w:type="spellEnd"/>
      <w:r>
        <w:t xml:space="preserve"> auf das 29-fache der Hauptstichprobe (9,35 vs. 0,32), was die fundamental andere Rolle der </w:t>
      </w:r>
      <w:r>
        <w:lastRenderedPageBreak/>
        <w:t xml:space="preserve">Liquiditäts-Kennzahl bei Banken widerspiegelt: kurzfristige Forderungen und Verbindlichkeiten haben in Bank-Bilanzen eine andere ökonomische Bedeutung als bei produzierenden Unternehmen. In den Profitabilitäts-Kennzahlen wandert ROA bei </w:t>
      </w:r>
      <w:proofErr w:type="spellStart"/>
      <w:r>
        <w:t>FinSrv</w:t>
      </w:r>
      <w:proofErr w:type="spellEnd"/>
      <w:r>
        <w:t xml:space="preserve"> auf das 5-fach niedrigere </w:t>
      </w:r>
      <w:r>
        <w:rPr>
          <w:rFonts w:ascii="Symbol" w:hAnsi="Symbol"/>
          <w:i/>
          <w:iCs/>
        </w:rPr>
        <w:t>s</w:t>
      </w:r>
      <w:r>
        <w:t xml:space="preserve"> (0,003 vs. 0,017), die FCF-Marge dagegen auf das 2,7-fache (0,46 vs. 0,17). ROA-Veränderungen sind bei Banken durch regulatorische Eigenkapital-Mindestquoten und kontinuierliches Bilanz-Management stark geglättet, der freie Cashflow zeigt durch Zins- und Refinanzierungs-Zyklen größere Quartalsausschläge. Die Eigenkapitalquote verschiebt sich auf das 3,7-fach niedrigere </w:t>
      </w:r>
      <w:r>
        <w:rPr>
          <w:rFonts w:ascii="Symbol" w:hAnsi="Symbol"/>
          <w:i/>
          <w:iCs/>
        </w:rPr>
        <w:t>s</w:t>
      </w:r>
      <w:r>
        <w:t xml:space="preserve"> (0,009 vs. 0,031), passend zu den regulatorischen Mindestkapital-Anforderungen, die die Schwankungsbreite eng begrenzen.</w:t>
      </w:r>
    </w:p>
    <w:p w14:paraId="7C74ACDA" w14:textId="63FF5C13" w:rsidR="00A81900" w:rsidRDefault="00A81900" w:rsidP="00A81900">
      <w:r>
        <w:t xml:space="preserve">Auf der </w:t>
      </w:r>
      <w:r>
        <w:rPr>
          <w:rFonts w:ascii="Symbol" w:hAnsi="Symbol"/>
          <w:i/>
          <w:iCs/>
        </w:rPr>
        <w:t>j</w:t>
      </w:r>
      <w:r>
        <w:t>-Seite bleiben die Profitabilitätskennzahlen ROA, ROE und EBIT-Marge nahezu identisch zur Hauptstichprobe (</w:t>
      </w:r>
      <w:r>
        <w:rPr>
          <w:rFonts w:ascii="Symbol" w:hAnsi="Symbol"/>
          <w:i/>
          <w:iCs/>
        </w:rPr>
        <w:t>j</w:t>
      </w:r>
      <w:r>
        <w:t xml:space="preserve"> um −0,43). </w:t>
      </w:r>
      <w:proofErr w:type="gramStart"/>
      <w:r>
        <w:t>Substantielle</w:t>
      </w:r>
      <w:proofErr w:type="gramEnd"/>
      <w:r>
        <w:t xml:space="preserve"> Verschiebungen zeigen Current Ratio (von −0,17 auf −0,40), </w:t>
      </w:r>
      <w:proofErr w:type="spellStart"/>
      <w:r>
        <w:t>Debt</w:t>
      </w:r>
      <w:proofErr w:type="spellEnd"/>
      <w:r>
        <w:t>/Equity (von −0,09 auf −0,21) und die FCF-Marge (von −0,46 auf −0,54). Finanzdienstleister zeigen in den Bilanz- und Liquiditäts-Kennzahlen damit eine deutlich stärkere Mean-Reversion als die Hauptstichprobe. Die regulatorische Rückführung an Mindestkapital-Quoten erzwingt eine engere Korrektur, sobald sich die Bilanz von der Norm entfernt.</w:t>
      </w:r>
    </w:p>
    <w:p w14:paraId="07A92246" w14:textId="367957E3" w:rsidR="009367BA" w:rsidRPr="00EE4D40" w:rsidRDefault="00A81900" w:rsidP="00A81900">
      <w:r>
        <w:t>Das Ergebnis bestätigt den methodischen Ausschluss der Finanzdienstleister aus der Hauptstichprobe. Die Dynamik-Profile von Banken und Versicherungen unterscheiden sich substanziell von denen produzierender Unternehmen, vor allem in der Kapitalstruktur und Liquidität. Die Profitabilitätskennzahlen sind weniger stark betroffen, weil ROA und EBIT-Marge als Ertragsmaße in beiden Stichproben dieselbe Markt-</w:t>
      </w:r>
      <w:proofErr w:type="spellStart"/>
      <w:r>
        <w:t>vs</w:t>
      </w:r>
      <w:proofErr w:type="spellEnd"/>
      <w:r>
        <w:t xml:space="preserve">-Management-Mechanik aus Kapitel </w:t>
      </w:r>
      <w:r w:rsidR="00A957AA">
        <w:fldChar w:fldCharType="begin"/>
      </w:r>
      <w:r w:rsidR="00A957AA">
        <w:instrText xml:space="preserve"> REF _Ref230011542 \r \h </w:instrText>
      </w:r>
      <w:r w:rsidR="00A957AA">
        <w:fldChar w:fldCharType="separate"/>
      </w:r>
      <w:r w:rsidR="00A957AA">
        <w:rPr>
          <w:cs/>
        </w:rPr>
        <w:t>‎</w:t>
      </w:r>
      <w:r w:rsidR="00A957AA">
        <w:t>4.3.1</w:t>
      </w:r>
      <w:r w:rsidR="00A957AA">
        <w:fldChar w:fldCharType="end"/>
      </w:r>
      <w:r>
        <w:t xml:space="preserve"> widerspiegeln, nur mit anderen Bilanz-Nennern. Die Aufnahme der Finanzdienstleister in die Hauptanalyse hätte vor allem die Liquiditäts- und Kapitalstruktur-Befunde verzerrt.</w:t>
      </w:r>
    </w:p>
    <w:p w14:paraId="2BA82798" w14:textId="0C21AFA6" w:rsidR="008E2D96" w:rsidRDefault="00526CDE" w:rsidP="008E2D96">
      <w:pPr>
        <w:pStyle w:val="berschrift2"/>
      </w:pPr>
      <w:bookmarkStart w:id="245" w:name="_Ref230267516"/>
      <w:bookmarkStart w:id="246" w:name="_Toc230281220"/>
      <w:r w:rsidRPr="00526CDE">
        <w:t>Multivariate Synthese</w:t>
      </w:r>
      <w:bookmarkEnd w:id="245"/>
      <w:bookmarkEnd w:id="246"/>
    </w:p>
    <w:p w14:paraId="504D15DA" w14:textId="0C107EF2" w:rsidR="00526CDE" w:rsidRDefault="00D4546F" w:rsidP="00526CDE">
      <w:r w:rsidRPr="00D4546F">
        <w:t xml:space="preserve">Die multivariate Synthese fasst die Erklärungsbeiträge der in Kapitel </w:t>
      </w:r>
      <w:r w:rsidR="00907FFC">
        <w:fldChar w:fldCharType="begin"/>
      </w:r>
      <w:r w:rsidR="00907FFC">
        <w:instrText xml:space="preserve"> REF _Ref230267492 \r \h </w:instrText>
      </w:r>
      <w:r w:rsidR="00907FFC">
        <w:fldChar w:fldCharType="separate"/>
      </w:r>
      <w:r w:rsidR="00907FFC">
        <w:rPr>
          <w:cs/>
        </w:rPr>
        <w:t>‎</w:t>
      </w:r>
      <w:r w:rsidR="00907FFC">
        <w:t>6.1</w:t>
      </w:r>
      <w:r w:rsidR="00907FFC">
        <w:fldChar w:fldCharType="end"/>
      </w:r>
      <w:r w:rsidRPr="00D4546F">
        <w:t xml:space="preserve"> einzeln geprüften Strukturvariablen zu einem gemeinsamen Modell zusammen. Pro Kennzahl und Parameter wird eine OLS-Regression mit den fünf Strukturvariablen als Prädiktoren geschätzt. Die drei Größenmaße werden dafür logarithmiert eingebracht. Das resultierende R² quantifiziert den durch das gesamte Strukturvariablen-Set gemeinsam erklärten Anteil der Variation. Die Ergebnisse für alle 14 Kombinationen sind in </w:t>
      </w:r>
      <w:r w:rsidR="006B72A0">
        <w:fldChar w:fldCharType="begin"/>
      </w:r>
      <w:r w:rsidR="006B72A0">
        <w:instrText xml:space="preserve"> REF _Ref230272306 \h </w:instrText>
      </w:r>
      <w:r w:rsidR="006B72A0">
        <w:fldChar w:fldCharType="separate"/>
      </w:r>
      <w:r w:rsidR="006B72A0" w:rsidRPr="007F210D">
        <w:t xml:space="preserve">Abbildung </w:t>
      </w:r>
      <w:r w:rsidR="00B46AFB">
        <w:rPr>
          <w:noProof/>
        </w:rPr>
        <w:t>41</w:t>
      </w:r>
      <w:r w:rsidR="006B72A0">
        <w:fldChar w:fldCharType="end"/>
      </w:r>
      <w:r w:rsidRPr="00D4546F">
        <w:t xml:space="preserve"> zusammengefasst.</w:t>
      </w:r>
    </w:p>
    <w:p w14:paraId="2D0B41FE" w14:textId="77777777" w:rsidR="00931EFB" w:rsidRDefault="00931EFB" w:rsidP="00931EFB">
      <w:pPr>
        <w:pStyle w:val="Abbildung"/>
        <w:rPr>
          <w:noProof/>
        </w:rPr>
      </w:pPr>
      <w:r>
        <w:rPr>
          <w:noProof/>
        </w:rPr>
        <w:lastRenderedPageBreak/>
        <w:drawing>
          <wp:inline distT="0" distB="0" distL="0" distR="0" wp14:anchorId="331183E5" wp14:editId="64CCAA31">
            <wp:extent cx="5400000" cy="1396800"/>
            <wp:effectExtent l="0" t="0" r="0" b="0"/>
            <wp:docPr id="800481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1156" name="Picture 9"/>
                    <pic:cNvPicPr/>
                  </pic:nvPicPr>
                  <pic:blipFill rotWithShape="1">
                    <a:blip r:embed="rId67" cstate="print">
                      <a:extLst>
                        <a:ext uri="{28A0092B-C50C-407E-A947-70E740481C1C}">
                          <a14:useLocalDpi xmlns:a14="http://schemas.microsoft.com/office/drawing/2010/main" val="0"/>
                        </a:ext>
                      </a:extLst>
                    </a:blip>
                    <a:srcRect l="630" r="440"/>
                    <a:stretch>
                      <a:fillRect/>
                    </a:stretch>
                  </pic:blipFill>
                  <pic:spPr bwMode="auto">
                    <a:xfrm>
                      <a:off x="0" y="0"/>
                      <a:ext cx="5400000" cy="1396800"/>
                    </a:xfrm>
                    <a:prstGeom prst="rect">
                      <a:avLst/>
                    </a:prstGeom>
                    <a:ln>
                      <a:noFill/>
                    </a:ln>
                    <a:extLst>
                      <a:ext uri="{53640926-AAD7-44D8-BBD7-CCE9431645EC}">
                        <a14:shadowObscured xmlns:a14="http://schemas.microsoft.com/office/drawing/2010/main"/>
                      </a:ext>
                    </a:extLst>
                  </pic:spPr>
                </pic:pic>
              </a:graphicData>
            </a:graphic>
          </wp:inline>
        </w:drawing>
      </w:r>
    </w:p>
    <w:p w14:paraId="23EF6C11" w14:textId="527DB96B" w:rsidR="00931EFB" w:rsidRPr="007F210D" w:rsidRDefault="00931EFB" w:rsidP="00931EFB">
      <w:pPr>
        <w:pStyle w:val="Beschriftung"/>
      </w:pPr>
      <w:bookmarkStart w:id="247" w:name="_Ref230272306"/>
      <w:bookmarkStart w:id="248" w:name="_Toc230279830"/>
      <w:r w:rsidRPr="007F210D">
        <w:t xml:space="preserve">Abbildung </w:t>
      </w:r>
      <w:r>
        <w:fldChar w:fldCharType="begin"/>
      </w:r>
      <w:r w:rsidRPr="007F210D">
        <w:instrText xml:space="preserve"> SEQ Abbildung \* ARABIC </w:instrText>
      </w:r>
      <w:r>
        <w:fldChar w:fldCharType="separate"/>
      </w:r>
      <w:r w:rsidR="00B46AFB">
        <w:rPr>
          <w:noProof/>
        </w:rPr>
        <w:t>41</w:t>
      </w:r>
      <w:r>
        <w:rPr>
          <w:noProof/>
        </w:rPr>
        <w:fldChar w:fldCharType="end"/>
      </w:r>
      <w:bookmarkEnd w:id="247"/>
      <w:r w:rsidRPr="007F210D">
        <w:t>:</w:t>
      </w:r>
      <w:r>
        <w:tab/>
      </w:r>
      <w:r w:rsidR="00121B3E" w:rsidRPr="00121B3E">
        <w:t>Multivariates Bestimmtheitsmaß R² der OLS-Regression mit den fünf Strukturvariablen als Prädiktoren</w:t>
      </w:r>
      <w:bookmarkEnd w:id="248"/>
    </w:p>
    <w:p w14:paraId="62B175E9" w14:textId="3028C8E3" w:rsidR="00794899" w:rsidRDefault="00794899" w:rsidP="00794899">
      <w:r>
        <w:t xml:space="preserve">Auf der </w:t>
      </w:r>
      <w:r>
        <w:rPr>
          <w:rFonts w:ascii="Symbol" w:hAnsi="Symbol"/>
          <w:i/>
          <w:iCs/>
        </w:rPr>
        <w:t>s</w:t>
      </w:r>
      <w:r>
        <w:t xml:space="preserve">-Seite erreichen die Strukturvariablen substanzielle Erklärungskraft. Die FCF-Marge (R² = 0,49), die EBIT-Marge (0,45), die Current Ratio (0,33), die Eigenkapitalquote (0,30) und ROA (0,29) liegen alle nahe oder über der 30-Prozent-Schwelle. ROE folgt mit 0,16, einzig </w:t>
      </w:r>
      <w:proofErr w:type="spellStart"/>
      <w:r>
        <w:t>Debt</w:t>
      </w:r>
      <w:proofErr w:type="spellEnd"/>
      <w:r>
        <w:t xml:space="preserve">/Equity bleibt mit 0,06 deutlich darunter. Das mittlere </w:t>
      </w:r>
      <w:r w:rsidR="006602D9">
        <w:rPr>
          <w:rFonts w:ascii="Symbol" w:hAnsi="Symbol"/>
          <w:i/>
          <w:iCs/>
        </w:rPr>
        <w:t>s</w:t>
      </w:r>
      <w:r>
        <w:t>-R² über alle sieben Kennzahlen beträgt 0,30, alle F-Tests sind hochsignifikant (p &lt; 0,001).</w:t>
      </w:r>
    </w:p>
    <w:p w14:paraId="4D055A03" w14:textId="0889C26A" w:rsidR="00794899" w:rsidRDefault="00794899" w:rsidP="00794899">
      <w:r>
        <w:t xml:space="preserve">Auf der </w:t>
      </w:r>
      <w:r w:rsidR="006602D9">
        <w:rPr>
          <w:rFonts w:ascii="Symbol" w:hAnsi="Symbol"/>
          <w:i/>
          <w:iCs/>
        </w:rPr>
        <w:t>j</w:t>
      </w:r>
      <w:r>
        <w:t>-Seite fallen die R²-Werte durchgängig deutlich kleiner aus. Kein Wert übersteigt 0,07, das mittlere R² liegt bei 0,05. Die ranghöchsten Erklärungsanteile zeigen ROE (R² = 0,07), EBIT-Marge (0,07) und ROA (0,05). Die Strukturvariablen erklären die Korrekturgeschwindigkeit damit nur schwach, obwohl alle F-Tests dennoch hochsignifikant bleiben.</w:t>
      </w:r>
    </w:p>
    <w:p w14:paraId="25166B9B" w14:textId="2A9A3B4B" w:rsidR="00931EFB" w:rsidRPr="00526CDE" w:rsidRDefault="00794899" w:rsidP="00794899">
      <w:r>
        <w:t xml:space="preserve">Forschungsfrage 3 lässt sich damit prägnant beantworten: zeitliche Dynamiken von Finanzkennzahlen stehen substanziell mit strukturellen Unternehmensmerkmalen in Zusammenhang, allerdings asymmetrisch zwischen den beiden Dynamik-Dimensionen. Strukturelle Merkmale erklären rund ein Drittel der Veränderungsvolatilität σ, aber nur fünf Prozent der Mean-Reversion-Geschwindigkeit </w:t>
      </w:r>
      <w:r w:rsidR="00BA0E04">
        <w:rPr>
          <w:rFonts w:ascii="Symbol" w:hAnsi="Symbol"/>
          <w:i/>
          <w:iCs/>
        </w:rPr>
        <w:t>j</w:t>
      </w:r>
      <w:r>
        <w:t xml:space="preserve">. Dieses asymmetrische Bild zieht sich konsistent durch die gesamte Analyse: durch die bivariaten Spearman-Korrelationen und Quintil-Vergleiche in </w:t>
      </w:r>
      <w:r w:rsidR="00BA0E04">
        <w:fldChar w:fldCharType="begin"/>
      </w:r>
      <w:r w:rsidR="00BA0E04">
        <w:instrText xml:space="preserve"> REF _Ref230267492 \r \h </w:instrText>
      </w:r>
      <w:r w:rsidR="00BA0E04">
        <w:fldChar w:fldCharType="separate"/>
      </w:r>
      <w:r w:rsidR="00BA0E04">
        <w:rPr>
          <w:cs/>
        </w:rPr>
        <w:t>‎</w:t>
      </w:r>
      <w:r w:rsidR="00BA0E04">
        <w:t>6.1</w:t>
      </w:r>
      <w:r w:rsidR="00BA0E04">
        <w:fldChar w:fldCharType="end"/>
      </w:r>
      <w:r>
        <w:t xml:space="preserve">, die Kruskal-Wallis-Sektor-Effekte in </w:t>
      </w:r>
      <w:r w:rsidR="00BA0E04">
        <w:fldChar w:fldCharType="begin"/>
      </w:r>
      <w:r w:rsidR="00BA0E04">
        <w:instrText xml:space="preserve"> REF _Ref230269592 \r \h </w:instrText>
      </w:r>
      <w:r w:rsidR="00BA0E04">
        <w:fldChar w:fldCharType="separate"/>
      </w:r>
      <w:r w:rsidR="00BA0E04">
        <w:rPr>
          <w:cs/>
        </w:rPr>
        <w:t>‎</w:t>
      </w:r>
      <w:r w:rsidR="00BA0E04">
        <w:t>6.2.1</w:t>
      </w:r>
      <w:r w:rsidR="00BA0E04">
        <w:fldChar w:fldCharType="end"/>
      </w:r>
      <w:r>
        <w:t xml:space="preserve">, die Cluster-Falsifikation in </w:t>
      </w:r>
      <w:r w:rsidR="00BA0E04">
        <w:fldChar w:fldCharType="begin"/>
      </w:r>
      <w:r w:rsidR="00BA0E04">
        <w:instrText xml:space="preserve"> REF _Ref230269601 \r \h </w:instrText>
      </w:r>
      <w:r w:rsidR="00BA0E04">
        <w:fldChar w:fldCharType="separate"/>
      </w:r>
      <w:r w:rsidR="00BA0E04">
        <w:rPr>
          <w:cs/>
        </w:rPr>
        <w:t>‎</w:t>
      </w:r>
      <w:r w:rsidR="00BA0E04">
        <w:t>6.2.2</w:t>
      </w:r>
      <w:r w:rsidR="00BA0E04">
        <w:fldChar w:fldCharType="end"/>
      </w:r>
      <w:r>
        <w:t xml:space="preserve"> und den Finanzdienstleister-Kontrast in </w:t>
      </w:r>
      <w:r w:rsidR="00BA0E04">
        <w:fldChar w:fldCharType="begin"/>
      </w:r>
      <w:r w:rsidR="00BA0E04">
        <w:instrText xml:space="preserve"> REF _Ref230269610 \r \h </w:instrText>
      </w:r>
      <w:r w:rsidR="00BA0E04">
        <w:fldChar w:fldCharType="separate"/>
      </w:r>
      <w:r w:rsidR="00BA0E04">
        <w:rPr>
          <w:cs/>
        </w:rPr>
        <w:t>‎</w:t>
      </w:r>
      <w:r w:rsidR="00BA0E04">
        <w:t>6.2.3</w:t>
      </w:r>
      <w:r w:rsidR="00BA0E04">
        <w:fldChar w:fldCharType="end"/>
      </w:r>
      <w:r>
        <w:t xml:space="preserve">. Die strukturellen Eigenschaften eines Unternehmens (Größe, Bilanz-Komposition, Investitionsverhalten, Profitabilitäts-Niveau, Ertragsqualität) bestimmen damit primär das Volatilitäts-Profil der Quartalsveränderungen, weniger die Geschwindigkeit ihrer Korrektur. Die Korrekturgeschwindigkeit </w:t>
      </w:r>
      <w:r w:rsidR="00BA0E04">
        <w:rPr>
          <w:rFonts w:ascii="Symbol" w:hAnsi="Symbol"/>
          <w:i/>
          <w:iCs/>
        </w:rPr>
        <w:t>j</w:t>
      </w:r>
      <w:r>
        <w:t xml:space="preserve"> bleibt überwiegend ein unternehmens-individueller Parameter ohne starke strukturelle Determinante.</w:t>
      </w:r>
    </w:p>
    <w:p w14:paraId="6F92EA01" w14:textId="36F30EDA" w:rsidR="00284FA6" w:rsidRDefault="00284FA6">
      <w:pPr>
        <w:pStyle w:val="berschrift1"/>
      </w:pPr>
      <w:bookmarkStart w:id="249" w:name="_Toc230281221"/>
      <w:r>
        <w:lastRenderedPageBreak/>
        <w:t>Zusammenfassung und Ausblick</w:t>
      </w:r>
      <w:bookmarkEnd w:id="156"/>
      <w:bookmarkEnd w:id="249"/>
    </w:p>
    <w:p w14:paraId="35720718" w14:textId="25001D6A" w:rsidR="00082CBE" w:rsidRDefault="00082CBE" w:rsidP="00082CBE">
      <w:r>
        <w:t xml:space="preserve">Diese Arbeit untersucht die zeitreihenbasierte Dynamik von Finanzkennzahlen börsennotierter US-Unternehmen auf Grundlage von Quartalsdaten über einen Zeitraum von 25 Jahren. Ziel der Arbeit ist es, systematische Unterschiede in der zeitlichen Entwicklung von Finanzkennzahlen zu identifizieren, diese Dynamiken bestimmten Kennzahlgruppen oder Sektoren zuzuordnen und ihren Zusammenhang mit Unternehmensmerkmalen zu prüfen. Dazu werden sieben Kennzahlen aus den Bereichen Profitabilität, Liquidität und Kapitalstruktur mithilfe eines </w:t>
      </w:r>
      <w:proofErr w:type="gramStart"/>
      <w:r>
        <w:t>AR(1)-</w:t>
      </w:r>
      <w:proofErr w:type="gramEnd"/>
      <w:r>
        <w:t>Modells auf ersten Differenzen analysiert.</w:t>
      </w:r>
    </w:p>
    <w:p w14:paraId="3EB49464" w14:textId="27E7E6FB" w:rsidR="00082CBE" w:rsidRDefault="00082CBE" w:rsidP="00082CBE">
      <w:r>
        <w:t xml:space="preserve">Zur Beantwortung der ersten Forschungsfrage zeigt die Analyse, dass sich die Kennzahlen deutlich in ihrer Dynamik unterscheiden. Profitabilitätskennzahlen wie ROA, ROE, EBIT-Marge und FCF-Marge weisen insgesamt eine stärkere Mean Reversion auf als Liquiditäts- und Kapitalstrukturkennzahlen. Finanzwirtschaftlich lässt sich dies damit erklären, dass Erfolgskennzahlen stärker von kurzfristigen operativen Schwankungen, Margenveränderungen, Sondereffekten und temporären Anpassungen im Geschäftsbetrieb beeinflusst werden. Negative oder besonders starke positive Quartalsveränderungen werden deshalb häufiger im Folgequartal teilweise ausgeglichen. Kapitalstrukturkennzahlen wie </w:t>
      </w:r>
      <w:proofErr w:type="spellStart"/>
      <w:r>
        <w:t>Debt</w:t>
      </w:r>
      <w:proofErr w:type="spellEnd"/>
      <w:r>
        <w:t>-</w:t>
      </w:r>
      <w:proofErr w:type="spellStart"/>
      <w:r>
        <w:t>to</w:t>
      </w:r>
      <w:proofErr w:type="spellEnd"/>
      <w:r>
        <w:t xml:space="preserve">-Equity oder Equity-Ratio reagieren dagegen </w:t>
      </w:r>
      <w:proofErr w:type="spellStart"/>
      <w:r>
        <w:t>träger</w:t>
      </w:r>
      <w:proofErr w:type="spellEnd"/>
      <w:r>
        <w:t>, weil sie durch Bilanzentscheidungen, Finanzierungspolitik und langfristige Strukturmaßnahmen geprägt sind. Entsprechend verlaufen diese Größen stabiler und mit geringerer Rückbewegung zum Mittelwert. Das Current Ratio liegt in der Dynamik zwischen diesen beiden Gruppen und zeigt, dass Liquidität zwar auf operative Veränderungen reagiert, aber meist nicht so stark wie Ergebniskennzahlen.</w:t>
      </w:r>
    </w:p>
    <w:p w14:paraId="0DA744D1" w14:textId="6788DF24" w:rsidR="00082CBE" w:rsidRDefault="00082CBE" w:rsidP="00082CBE">
      <w:r>
        <w:t xml:space="preserve">Die zweite Forschungsfrage betrifft die Zuordnung dieser Dynamiken zu Kennzahlgruppen und Sektoren. Hier zeigt sich, dass die beobachteten Muster auch sektorale Ursachen haben. Sektoren mit hoher operativer Schwankung, zyklischer Nachfrage oder stärkerem Working-Capital-Bedarf zeigen tendenziell volatilere Kennzahlen. Sektoren mit stabileren Geschäftsmodellen oder langfristiger Finanzierungsstruktur weisen dagegen häufig ruhigere Bewegungen auf. Die </w:t>
      </w:r>
      <w:proofErr w:type="spellStart"/>
      <w:r>
        <w:t>Quadrantenklassifikation</w:t>
      </w:r>
      <w:proofErr w:type="spellEnd"/>
      <w:r>
        <w:t xml:space="preserve"> macht sichtbar, dass manche Kennzahlen häufiger im </w:t>
      </w:r>
      <w:proofErr w:type="spellStart"/>
      <w:r>
        <w:t>korrigativ</w:t>
      </w:r>
      <w:proofErr w:type="spellEnd"/>
      <w:r>
        <w:t>-stabilen Bereich liegen, während andere stärker persistent oder volatil ausfallen. Finanztechnisch bedeutet das, dass nicht nur die Kennzahl selbst, sondern auch die Art des Geschäftsmodells und der zugrunde liegenden Bilanz- und Ertragsstruktur die Dynamik beeinflusst.</w:t>
      </w:r>
    </w:p>
    <w:p w14:paraId="73AE3E1B" w14:textId="7D3DF010" w:rsidR="00082CBE" w:rsidRDefault="00082CBE" w:rsidP="00082CBE">
      <w:r>
        <w:t xml:space="preserve">Die dritte Forschungsfrage untersucht den Zusammenhang zwischen Dynamiktypen und Unternehmensmerkmalen. Die Ergebnisse deuten darauf hin, dass sich die Dynamik von Finanzkennzahlen mit strukturellen Eigenschaften der </w:t>
      </w:r>
      <w:r>
        <w:lastRenderedPageBreak/>
        <w:t>Unternehmen verbindet. Größere oder etabliertere Unternehmen dürften dabei häufiger stabilere Muster aufweisen, während Unternehmen mit höherer operativer Unsicherheit oder stärkerer Anpassung an Marktveränderungen volatilere Verläufe zeigen können. Besonders bei Kennzahlen mit ausgeprägter Mean Reversion wird sichtbar, dass finanzielle Anpassungsprozesse nicht zufällig verlaufen, sondern auf reale wirtschaftliche Korrekturmechanismen zurückgehen. Dazu zählen operative Gegenbewegungen, Anpassungen im Umsatz- und Kostenverhältnis sowie bilanzielle Reaktionen auf vorherige Veränderungen.</w:t>
      </w:r>
    </w:p>
    <w:p w14:paraId="6F92EA05" w14:textId="7E918485" w:rsidR="00284FA6" w:rsidRDefault="00082CBE">
      <w:r>
        <w:t xml:space="preserve">Auf methodischer Ebene leistet die Arbeit einen Beitrag, indem Mean Reversion, Volatilität und </w:t>
      </w:r>
      <w:proofErr w:type="spellStart"/>
      <w:r>
        <w:t>Quadrantenlogik</w:t>
      </w:r>
      <w:proofErr w:type="spellEnd"/>
      <w:r>
        <w:t xml:space="preserve"> in einem einheitlichen Analyseansatz kombiniert werden. Dadurch wird eine vergleichbare Betrachtung verschiedener Kennzahlen und Unternehmen ermöglicht. Die Ergebnisse verdeutlichen, dass Finanzkennzahlen nicht nur als statische Größen, sondern als dynamische Prozesse verstanden werden sollten, deren Entwicklung wertvolle Hinweise auf Unternehmensverhalten, Strukturunterschiede und finanzwirtschaftliche Anpassungsmechanismen liefert.</w:t>
      </w:r>
    </w:p>
    <w:p w14:paraId="0A790DEB" w14:textId="77777777" w:rsidR="00BD5205" w:rsidRDefault="00BD5205">
      <w:bookmarkStart w:id="250" w:name="_Ref491742270"/>
      <w:bookmarkStart w:id="251" w:name="_Ref491742277"/>
      <w:bookmarkStart w:id="252" w:name="_Toc229482020"/>
      <w:bookmarkEnd w:id="13"/>
    </w:p>
    <w:p w14:paraId="6F265FA8" w14:textId="77777777" w:rsidR="00BD5205" w:rsidRDefault="00BD5205"/>
    <w:p w14:paraId="163922FE" w14:textId="77777777" w:rsidR="00BD5205" w:rsidRDefault="00BD5205">
      <w:pPr>
        <w:sectPr w:rsidR="00BD5205" w:rsidSect="00FB07CF">
          <w:headerReference w:type="default" r:id="rId68"/>
          <w:type w:val="continuous"/>
          <w:pgSz w:w="11906" w:h="16838" w:code="9"/>
          <w:pgMar w:top="1418" w:right="1416" w:bottom="1134" w:left="1985" w:header="720" w:footer="720" w:gutter="0"/>
          <w:pgNumType w:start="0"/>
          <w:cols w:space="720"/>
          <w:docGrid w:linePitch="299"/>
        </w:sectPr>
      </w:pPr>
    </w:p>
    <w:p w14:paraId="585D85D0" w14:textId="77777777" w:rsidR="00BD5205" w:rsidRDefault="00BD5205"/>
    <w:p w14:paraId="6F92EA06" w14:textId="51958014" w:rsidR="00284FA6" w:rsidRDefault="00284FA6" w:rsidP="00873F96">
      <w:pPr>
        <w:pStyle w:val="ber1oN"/>
      </w:pPr>
      <w:r>
        <w:lastRenderedPageBreak/>
        <w:t xml:space="preserve">Anhang A: Beispiele für </w:t>
      </w:r>
      <w:r w:rsidR="00583AA1">
        <w:t>Abschlussarbeiten</w:t>
      </w:r>
      <w:bookmarkEnd w:id="250"/>
      <w:bookmarkEnd w:id="251"/>
      <w:bookmarkEnd w:id="252"/>
    </w:p>
    <w:p w14:paraId="6F92EA07" w14:textId="77777777" w:rsidR="00284FA6" w:rsidRDefault="00284FA6">
      <w:r>
        <w:t>Die nachfolgenden Gliederungen stellen lediglich Vorschläge dar, die stets am konkreten Fall überprüft und in der Regel angepasst werden müssen.</w:t>
      </w:r>
    </w:p>
    <w:p w14:paraId="6F92EA08" w14:textId="17D25EE9" w:rsidR="00284FA6" w:rsidRDefault="00284FA6">
      <w:pPr>
        <w:pStyle w:val="berschrift2"/>
        <w:numPr>
          <w:ilvl w:val="0"/>
          <w:numId w:val="0"/>
        </w:numPr>
      </w:pPr>
      <w:bookmarkStart w:id="253" w:name="_Toc229482021"/>
      <w:r>
        <w:t xml:space="preserve">A.1 </w:t>
      </w:r>
      <w:r w:rsidR="00C75C9F">
        <w:t>Platzhalter 1</w:t>
      </w:r>
      <w:bookmarkEnd w:id="253"/>
    </w:p>
    <w:p w14:paraId="05323C01" w14:textId="77777777" w:rsidR="00A44724" w:rsidRDefault="00A44724"/>
    <w:p w14:paraId="03F9BDFF" w14:textId="77777777" w:rsidR="00A44724" w:rsidRDefault="00A44724"/>
    <w:p w14:paraId="2CE1DB63" w14:textId="77777777" w:rsidR="00A44724" w:rsidRDefault="00A44724"/>
    <w:p w14:paraId="3789EDAB" w14:textId="77777777" w:rsidR="00A44724" w:rsidRDefault="00A44724"/>
    <w:p w14:paraId="6F92EA10" w14:textId="326F5D54" w:rsidR="00284FA6" w:rsidRDefault="00284FA6">
      <w:pPr>
        <w:pStyle w:val="berschrift2"/>
        <w:numPr>
          <w:ilvl w:val="0"/>
          <w:numId w:val="0"/>
        </w:numPr>
      </w:pPr>
      <w:bookmarkStart w:id="254" w:name="_Toc229482022"/>
      <w:r>
        <w:t xml:space="preserve">A.2 </w:t>
      </w:r>
      <w:r w:rsidR="00C75C9F">
        <w:t>Platzhalter 2</w:t>
      </w:r>
      <w:bookmarkEnd w:id="254"/>
    </w:p>
    <w:p w14:paraId="6F92EA19" w14:textId="751ACB5E" w:rsidR="00284FA6" w:rsidRDefault="00C75C9F">
      <w:r>
        <w:t>…</w:t>
      </w:r>
    </w:p>
    <w:bookmarkStart w:id="255" w:name="_Toc229482024" w:displacedByCustomXml="next"/>
    <w:sdt>
      <w:sdtPr>
        <w:rPr>
          <w:kern w:val="0"/>
          <w:sz w:val="24"/>
        </w:rPr>
        <w:id w:val="1195109877"/>
        <w:docPartObj>
          <w:docPartGallery w:val="Bibliographies"/>
          <w:docPartUnique/>
        </w:docPartObj>
      </w:sdtPr>
      <w:sdtEndPr>
        <w:rPr>
          <w:b w:val="0"/>
        </w:rPr>
      </w:sdtEndPr>
      <w:sdtContent>
        <w:p w14:paraId="60B5464B" w14:textId="0805C73F" w:rsidR="00AD2775" w:rsidRPr="0022030D" w:rsidRDefault="009651A1" w:rsidP="00873F96">
          <w:pPr>
            <w:pStyle w:val="ber1oN"/>
          </w:pPr>
          <w:r w:rsidRPr="0022030D">
            <w:t>Quellen</w:t>
          </w:r>
          <w:r w:rsidR="00AD2775" w:rsidRPr="0022030D">
            <w:t>verzeichnis</w:t>
          </w:r>
        </w:p>
        <w:sdt>
          <w:sdtPr>
            <w:id w:val="111145805"/>
            <w:bibliography/>
          </w:sdtPr>
          <w:sdtEndPr/>
          <w:sdtContent>
            <w:p w14:paraId="3FA25F4F" w14:textId="77777777" w:rsidR="0004311B" w:rsidRDefault="00AD2775">
              <w:pPr>
                <w:pStyle w:val="Literaturverzeichnis"/>
                <w:ind w:left="720" w:hanging="720"/>
                <w:rPr>
                  <w:noProof/>
                  <w:szCs w:val="24"/>
                </w:rPr>
              </w:pPr>
              <w:r>
                <w:fldChar w:fldCharType="begin"/>
              </w:r>
              <w:r w:rsidRPr="0022030D">
                <w:instrText>BIBLIOGRAPHY</w:instrText>
              </w:r>
              <w:r>
                <w:fldChar w:fldCharType="separate"/>
              </w:r>
              <w:r w:rsidR="0004311B">
                <w:rPr>
                  <w:noProof/>
                </w:rPr>
                <w:t xml:space="preserve">Adams, J., Hayunga, D., Mansi, S., Reeb, D., &amp; Verardi, V. (03. 06 2019). Identifying and treating outliers in finance. </w:t>
              </w:r>
              <w:r w:rsidR="0004311B">
                <w:rPr>
                  <w:i/>
                  <w:iCs/>
                  <w:noProof/>
                </w:rPr>
                <w:t>Financial Management</w:t>
              </w:r>
              <w:r w:rsidR="0004311B">
                <w:rPr>
                  <w:noProof/>
                </w:rPr>
                <w:t>, S. 353.</w:t>
              </w:r>
            </w:p>
            <w:p w14:paraId="532F393B" w14:textId="77777777" w:rsidR="0004311B" w:rsidRDefault="0004311B">
              <w:pPr>
                <w:pStyle w:val="Literaturverzeichnis"/>
                <w:ind w:left="720" w:hanging="720"/>
                <w:rPr>
                  <w:noProof/>
                </w:rPr>
              </w:pPr>
              <w:r>
                <w:rPr>
                  <w:noProof/>
                </w:rPr>
                <w:t xml:space="preserve">Baker, Malcom; Wurgler, Jefferey. (2002). </w:t>
              </w:r>
              <w:r>
                <w:rPr>
                  <w:i/>
                  <w:iCs/>
                  <w:noProof/>
                </w:rPr>
                <w:t>The Journal of Finance</w:t>
              </w:r>
              <w:r>
                <w:rPr>
                  <w:noProof/>
                </w:rPr>
                <w:t>, 1-32.</w:t>
              </w:r>
            </w:p>
            <w:p w14:paraId="55B37CFA" w14:textId="77777777" w:rsidR="0004311B" w:rsidRDefault="0004311B">
              <w:pPr>
                <w:pStyle w:val="Literaturverzeichnis"/>
                <w:ind w:left="720" w:hanging="720"/>
                <w:rPr>
                  <w:noProof/>
                </w:rPr>
              </w:pPr>
              <w:r>
                <w:rPr>
                  <w:noProof/>
                </w:rPr>
                <w:t xml:space="preserve">Bates, T. W., Kahle, K. M., &amp; Stulz, R. M. (2009). Why Do U.S. Firms Hold So Much More Cash than They Used To? </w:t>
              </w:r>
              <w:r>
                <w:rPr>
                  <w:i/>
                  <w:iCs/>
                  <w:noProof/>
                </w:rPr>
                <w:t>The Journal of Finance</w:t>
              </w:r>
              <w:r>
                <w:rPr>
                  <w:noProof/>
                </w:rPr>
                <w:t>, 1985-2021.</w:t>
              </w:r>
            </w:p>
            <w:p w14:paraId="61CE55EA" w14:textId="77777777" w:rsidR="0004311B" w:rsidRDefault="0004311B">
              <w:pPr>
                <w:pStyle w:val="Literaturverzeichnis"/>
                <w:ind w:left="720" w:hanging="720"/>
                <w:rPr>
                  <w:noProof/>
                </w:rPr>
              </w:pPr>
              <w:r>
                <w:rPr>
                  <w:noProof/>
                </w:rPr>
                <w:t xml:space="preserve">Comin, D., &amp; Philippon, T. (2005). The Rise in Firm-Level Volatility: Causes and Consequences. </w:t>
              </w:r>
              <w:r>
                <w:rPr>
                  <w:i/>
                  <w:iCs/>
                  <w:noProof/>
                </w:rPr>
                <w:t>CHICAGO JOURNALS</w:t>
              </w:r>
              <w:r>
                <w:rPr>
                  <w:noProof/>
                </w:rPr>
                <w:t>, 167-201.</w:t>
              </w:r>
            </w:p>
            <w:p w14:paraId="43C2DCB5" w14:textId="77777777" w:rsidR="0004311B" w:rsidRDefault="0004311B">
              <w:pPr>
                <w:pStyle w:val="Literaturverzeichnis"/>
                <w:ind w:left="720" w:hanging="720"/>
                <w:rPr>
                  <w:noProof/>
                </w:rPr>
              </w:pPr>
              <w:r>
                <w:rPr>
                  <w:noProof/>
                </w:rPr>
                <w:t xml:space="preserve">Dechow, P. M. (1994). Accounting earnings and cash flows as measures of firm performance: The role of accounting accruals. </w:t>
              </w:r>
              <w:r>
                <w:rPr>
                  <w:i/>
                  <w:iCs/>
                  <w:noProof/>
                </w:rPr>
                <w:t>Journal of Accounting and Economics</w:t>
              </w:r>
              <w:r>
                <w:rPr>
                  <w:noProof/>
                </w:rPr>
                <w:t>, 3-42.</w:t>
              </w:r>
            </w:p>
            <w:p w14:paraId="2599D868" w14:textId="77777777" w:rsidR="0004311B" w:rsidRDefault="0004311B">
              <w:pPr>
                <w:pStyle w:val="Literaturverzeichnis"/>
                <w:ind w:left="720" w:hanging="720"/>
                <w:rPr>
                  <w:noProof/>
                </w:rPr>
              </w:pPr>
              <w:r>
                <w:rPr>
                  <w:noProof/>
                </w:rPr>
                <w:t xml:space="preserve">Erten, B., &amp; Ocampo, J. A. (2012). </w:t>
              </w:r>
              <w:r>
                <w:rPr>
                  <w:i/>
                  <w:iCs/>
                  <w:noProof/>
                </w:rPr>
                <w:t>Super-cycles of commodity prices since the mid-nineteenth century.</w:t>
              </w:r>
              <w:r>
                <w:rPr>
                  <w:noProof/>
                </w:rPr>
                <w:t xml:space="preserve"> New York: UN-DESA.</w:t>
              </w:r>
            </w:p>
            <w:p w14:paraId="1A0FE0A8" w14:textId="77777777" w:rsidR="0004311B" w:rsidRDefault="0004311B">
              <w:pPr>
                <w:pStyle w:val="Literaturverzeichnis"/>
                <w:ind w:left="720" w:hanging="720"/>
                <w:rPr>
                  <w:noProof/>
                </w:rPr>
              </w:pPr>
              <w:r>
                <w:rPr>
                  <w:noProof/>
                </w:rPr>
                <w:t xml:space="preserve">Fairfield, P. M., &amp; Yohn, T. L. (2001). Using Asset Turnover and Profit Margin to Forecast Changes in Profitability. </w:t>
              </w:r>
              <w:r>
                <w:rPr>
                  <w:i/>
                  <w:iCs/>
                  <w:noProof/>
                </w:rPr>
                <w:t>Kluwer Academic Publishers</w:t>
              </w:r>
              <w:r>
                <w:rPr>
                  <w:noProof/>
                </w:rPr>
                <w:t>, 373.</w:t>
              </w:r>
            </w:p>
            <w:p w14:paraId="6E2A3C75" w14:textId="77777777" w:rsidR="0004311B" w:rsidRDefault="0004311B">
              <w:pPr>
                <w:pStyle w:val="Literaturverzeichnis"/>
                <w:ind w:left="720" w:hanging="720"/>
                <w:rPr>
                  <w:noProof/>
                </w:rPr>
              </w:pPr>
              <w:r>
                <w:rPr>
                  <w:noProof/>
                </w:rPr>
                <w:t xml:space="preserve">Fama, E. F., &amp; French, K. R. (1993). Common risk factors in the returns on stocks and bonds. </w:t>
              </w:r>
              <w:r>
                <w:rPr>
                  <w:i/>
                  <w:iCs/>
                  <w:noProof/>
                </w:rPr>
                <w:t>Journal of Financial Economics</w:t>
              </w:r>
              <w:r>
                <w:rPr>
                  <w:noProof/>
                </w:rPr>
                <w:t>, 10.</w:t>
              </w:r>
            </w:p>
            <w:p w14:paraId="655E53E1" w14:textId="77777777" w:rsidR="0004311B" w:rsidRDefault="0004311B">
              <w:pPr>
                <w:pStyle w:val="Literaturverzeichnis"/>
                <w:ind w:left="720" w:hanging="720"/>
                <w:rPr>
                  <w:noProof/>
                </w:rPr>
              </w:pPr>
              <w:r>
                <w:rPr>
                  <w:noProof/>
                </w:rPr>
                <w:t xml:space="preserve">Fama, E. F., &amp; French, K. R. (1999). Forecasting Profitability and Earnings. </w:t>
              </w:r>
              <w:r>
                <w:rPr>
                  <w:i/>
                  <w:iCs/>
                  <w:noProof/>
                </w:rPr>
                <w:t>The Journal of Business</w:t>
              </w:r>
              <w:r>
                <w:rPr>
                  <w:noProof/>
                </w:rPr>
                <w:t>.</w:t>
              </w:r>
            </w:p>
            <w:p w14:paraId="6EC4D6D9" w14:textId="77777777" w:rsidR="0004311B" w:rsidRDefault="0004311B">
              <w:pPr>
                <w:pStyle w:val="Literaturverzeichnis"/>
                <w:ind w:left="720" w:hanging="720"/>
                <w:rPr>
                  <w:noProof/>
                </w:rPr>
              </w:pPr>
              <w:r>
                <w:rPr>
                  <w:noProof/>
                </w:rPr>
                <w:t xml:space="preserve">Fama, E. F., &amp; French, K. R. (2000). Forecasting Profitability and Earnings. </w:t>
              </w:r>
              <w:r>
                <w:rPr>
                  <w:i/>
                  <w:iCs/>
                  <w:noProof/>
                </w:rPr>
                <w:t>The Journal of Business, Vol. 73, No. 2</w:t>
              </w:r>
              <w:r>
                <w:rPr>
                  <w:noProof/>
                </w:rPr>
                <w:t>, 14.</w:t>
              </w:r>
            </w:p>
            <w:p w14:paraId="10732331" w14:textId="77777777" w:rsidR="0004311B" w:rsidRDefault="0004311B">
              <w:pPr>
                <w:pStyle w:val="Literaturverzeichnis"/>
                <w:ind w:left="720" w:hanging="720"/>
                <w:rPr>
                  <w:noProof/>
                </w:rPr>
              </w:pPr>
              <w:r>
                <w:rPr>
                  <w:noProof/>
                </w:rPr>
                <w:t xml:space="preserve">Frank, M. Z., &amp; Goyal, V. K. (2009). Capital Structure Decisions: Which Factors Are Reliably Important? </w:t>
              </w:r>
              <w:r>
                <w:rPr>
                  <w:i/>
                  <w:iCs/>
                  <w:noProof/>
                </w:rPr>
                <w:t>Financial Management</w:t>
              </w:r>
              <w:r>
                <w:rPr>
                  <w:noProof/>
                </w:rPr>
                <w:t>, 1-37.</w:t>
              </w:r>
            </w:p>
            <w:p w14:paraId="2C19D8E8" w14:textId="77777777" w:rsidR="0004311B" w:rsidRDefault="0004311B">
              <w:pPr>
                <w:pStyle w:val="Literaturverzeichnis"/>
                <w:ind w:left="720" w:hanging="720"/>
                <w:rPr>
                  <w:noProof/>
                </w:rPr>
              </w:pPr>
              <w:r>
                <w:rPr>
                  <w:noProof/>
                </w:rPr>
                <w:t xml:space="preserve">Hamilton, J. D. (1994). </w:t>
              </w:r>
              <w:r>
                <w:rPr>
                  <w:i/>
                  <w:iCs/>
                  <w:noProof/>
                </w:rPr>
                <w:t>Time Series Analysis.</w:t>
              </w:r>
              <w:r>
                <w:rPr>
                  <w:noProof/>
                </w:rPr>
                <w:t xml:space="preserve"> 41 William St., Princeton, New Jersey 08540, : Princeton University Press.</w:t>
              </w:r>
            </w:p>
            <w:p w14:paraId="76A30868" w14:textId="77777777" w:rsidR="0004311B" w:rsidRDefault="0004311B">
              <w:pPr>
                <w:pStyle w:val="Literaturverzeichnis"/>
                <w:ind w:left="720" w:hanging="720"/>
                <w:rPr>
                  <w:noProof/>
                </w:rPr>
              </w:pPr>
              <w:r>
                <w:rPr>
                  <w:noProof/>
                </w:rPr>
                <w:t xml:space="preserve">Myers, S. C. (1984). The Capital Structure Puzzle. </w:t>
              </w:r>
              <w:r>
                <w:rPr>
                  <w:i/>
                  <w:iCs/>
                  <w:noProof/>
                </w:rPr>
                <w:t>The Journal of FINANCE</w:t>
              </w:r>
              <w:r>
                <w:rPr>
                  <w:noProof/>
                </w:rPr>
                <w:t>, 575-592.</w:t>
              </w:r>
            </w:p>
            <w:p w14:paraId="67866C99" w14:textId="77777777" w:rsidR="0004311B" w:rsidRDefault="0004311B">
              <w:pPr>
                <w:pStyle w:val="Literaturverzeichnis"/>
                <w:ind w:left="720" w:hanging="720"/>
                <w:rPr>
                  <w:noProof/>
                </w:rPr>
              </w:pPr>
              <w:r>
                <w:rPr>
                  <w:noProof/>
                </w:rPr>
                <w:t xml:space="preserve">Pesaran, M. H., &amp; Smith, R. (1995). Estimating long-run relationships from dynamic heterogeneous panels. </w:t>
              </w:r>
              <w:r>
                <w:rPr>
                  <w:i/>
                  <w:iCs/>
                  <w:noProof/>
                </w:rPr>
                <w:t>JOURNAL OF Econometrics</w:t>
              </w:r>
              <w:r>
                <w:rPr>
                  <w:noProof/>
                </w:rPr>
                <w:t>, 80.</w:t>
              </w:r>
            </w:p>
            <w:p w14:paraId="2B011C4D" w14:textId="77777777" w:rsidR="0004311B" w:rsidRDefault="0004311B">
              <w:pPr>
                <w:pStyle w:val="Literaturverzeichnis"/>
                <w:ind w:left="720" w:hanging="720"/>
                <w:rPr>
                  <w:noProof/>
                </w:rPr>
              </w:pPr>
              <w:r>
                <w:rPr>
                  <w:noProof/>
                </w:rPr>
                <w:t xml:space="preserve">Pesaran, M. H., &amp; Yang, L. (26. June 2024). Heterogeneous Autoregressions in Short T Panel Data Models. </w:t>
              </w:r>
              <w:r>
                <w:rPr>
                  <w:i/>
                  <w:iCs/>
                  <w:noProof/>
                </w:rPr>
                <w:t>Article</w:t>
              </w:r>
              <w:r>
                <w:rPr>
                  <w:noProof/>
                </w:rPr>
                <w:t>, S. 10.</w:t>
              </w:r>
            </w:p>
            <w:p w14:paraId="64A76CF8" w14:textId="77777777" w:rsidR="0004311B" w:rsidRDefault="0004311B">
              <w:pPr>
                <w:pStyle w:val="Literaturverzeichnis"/>
                <w:ind w:left="720" w:hanging="720"/>
                <w:rPr>
                  <w:noProof/>
                </w:rPr>
              </w:pPr>
              <w:r>
                <w:rPr>
                  <w:noProof/>
                </w:rPr>
                <w:lastRenderedPageBreak/>
                <w:t xml:space="preserve">Phillips. (03. 02 2025). </w:t>
              </w:r>
              <w:r>
                <w:rPr>
                  <w:i/>
                  <w:iCs/>
                  <w:noProof/>
                </w:rPr>
                <w:t>Wikipedia</w:t>
              </w:r>
              <w:r>
                <w:rPr>
                  <w:noProof/>
                </w:rPr>
                <w:t>. Abgerufen am 02. 05 2026 von www.wikipedia.de</w:t>
              </w:r>
            </w:p>
            <w:p w14:paraId="060C4C60" w14:textId="77777777" w:rsidR="0004311B" w:rsidRDefault="0004311B">
              <w:pPr>
                <w:pStyle w:val="Literaturverzeichnis"/>
                <w:ind w:left="720" w:hanging="720"/>
                <w:rPr>
                  <w:noProof/>
                </w:rPr>
              </w:pPr>
              <w:r>
                <w:rPr>
                  <w:noProof/>
                </w:rPr>
                <w:t xml:space="preserve">Rieckert, W.-F. (2001). </w:t>
              </w:r>
              <w:r>
                <w:rPr>
                  <w:i/>
                  <w:iCs/>
                  <w:noProof/>
                </w:rPr>
                <w:t>Abschlussarbeiten verfassen.</w:t>
              </w:r>
              <w:r>
                <w:rPr>
                  <w:noProof/>
                </w:rPr>
                <w:t xml:space="preserve"> Berlin: Springer Vieweg.</w:t>
              </w:r>
            </w:p>
            <w:p w14:paraId="20DAB008" w14:textId="77777777" w:rsidR="0004311B" w:rsidRDefault="0004311B">
              <w:pPr>
                <w:pStyle w:val="Literaturverzeichnis"/>
                <w:ind w:left="720" w:hanging="720"/>
                <w:rPr>
                  <w:noProof/>
                </w:rPr>
              </w:pPr>
              <w:r>
                <w:rPr>
                  <w:noProof/>
                </w:rPr>
                <w:t xml:space="preserve">Sloan, R. G. (1996). Do Stock Prices Fully Reflect Information in Accruals and Cash Flows About Future Earnings? </w:t>
              </w:r>
              <w:r>
                <w:rPr>
                  <w:i/>
                  <w:iCs/>
                  <w:noProof/>
                </w:rPr>
                <w:t>American Accounting Association</w:t>
              </w:r>
              <w:r>
                <w:rPr>
                  <w:noProof/>
                </w:rPr>
                <w:t>, 289-315.</w:t>
              </w:r>
            </w:p>
            <w:p w14:paraId="009FDC61" w14:textId="77777777" w:rsidR="0004311B" w:rsidRDefault="0004311B">
              <w:pPr>
                <w:pStyle w:val="Literaturverzeichnis"/>
                <w:ind w:left="720" w:hanging="720"/>
                <w:rPr>
                  <w:noProof/>
                </w:rPr>
              </w:pPr>
              <w:r>
                <w:rPr>
                  <w:noProof/>
                </w:rPr>
                <w:t xml:space="preserve">Stollhoff, R. (WS 2023/2024). </w:t>
              </w:r>
              <w:r>
                <w:rPr>
                  <w:i/>
                  <w:iCs/>
                  <w:noProof/>
                </w:rPr>
                <w:t>Moodle Lernplattform der TH Wildau</w:t>
              </w:r>
              <w:r>
                <w:rPr>
                  <w:noProof/>
                </w:rPr>
                <w:t>. Von https://elearning.th-wildau.de/pluginfile.php/529531/mod_resource/content/0/ARIMA_Theorie_V1.pdf abgerufen</w:t>
              </w:r>
            </w:p>
            <w:p w14:paraId="0FD634EE" w14:textId="77777777" w:rsidR="0004311B" w:rsidRDefault="0004311B">
              <w:pPr>
                <w:pStyle w:val="Literaturverzeichnis"/>
                <w:ind w:left="720" w:hanging="720"/>
                <w:rPr>
                  <w:noProof/>
                </w:rPr>
              </w:pPr>
              <w:r>
                <w:rPr>
                  <w:noProof/>
                </w:rPr>
                <w:t xml:space="preserve">Unicorn Data Services. (23. 10 2025). </w:t>
              </w:r>
              <w:r>
                <w:rPr>
                  <w:i/>
                  <w:iCs/>
                  <w:noProof/>
                </w:rPr>
                <w:t>eodhd.com; Full Documentation</w:t>
              </w:r>
              <w:r>
                <w:rPr>
                  <w:noProof/>
                </w:rPr>
                <w:t>. Abgerufen am 16. 05 2026 von https://eodhd.com/financial-apis/search-api-for-stocks-etfs-mutual-funds</w:t>
              </w:r>
            </w:p>
            <w:p w14:paraId="2556A335" w14:textId="3AE9BBB1" w:rsidR="00AD2775" w:rsidRDefault="00AD2775" w:rsidP="0007759D">
              <w:r>
                <w:rPr>
                  <w:b/>
                  <w:bCs/>
                </w:rPr>
                <w:fldChar w:fldCharType="end"/>
              </w:r>
            </w:p>
          </w:sdtContent>
        </w:sdt>
      </w:sdtContent>
    </w:sdt>
    <w:p w14:paraId="48B7F151" w14:textId="77777777" w:rsidR="00AD2775" w:rsidRPr="00AD2775" w:rsidRDefault="00AD2775" w:rsidP="00AD2775"/>
    <w:bookmarkEnd w:id="255"/>
    <w:p w14:paraId="6F92EA70" w14:textId="77777777" w:rsidR="00284FA6" w:rsidRDefault="00284FA6">
      <w:pPr>
        <w:sectPr w:rsidR="00284FA6" w:rsidSect="00D41AD9">
          <w:headerReference w:type="default" r:id="rId69"/>
          <w:type w:val="continuous"/>
          <w:pgSz w:w="11906" w:h="16838" w:code="9"/>
          <w:pgMar w:top="1418" w:right="1416" w:bottom="1134" w:left="1985" w:header="720" w:footer="720" w:gutter="0"/>
          <w:cols w:space="720"/>
          <w:docGrid w:linePitch="299"/>
        </w:sectPr>
      </w:pPr>
    </w:p>
    <w:p w14:paraId="3402186C" w14:textId="77777777" w:rsidR="00C0029F" w:rsidRDefault="00C0029F" w:rsidP="00873F96">
      <w:pPr>
        <w:pStyle w:val="ber1oN"/>
      </w:pPr>
      <w:bookmarkStart w:id="256" w:name="_Toc229482025"/>
      <w:r>
        <w:lastRenderedPageBreak/>
        <w:t>Erklärung</w:t>
      </w:r>
      <w:bookmarkEnd w:id="256"/>
    </w:p>
    <w:p w14:paraId="4F6FA5CD" w14:textId="65C41396" w:rsidR="00C0029F" w:rsidRDefault="00C0029F" w:rsidP="00C0029F">
      <w:pPr>
        <w:pStyle w:val="Textkrper"/>
        <w:spacing w:before="229"/>
        <w:ind w:right="140"/>
      </w:pPr>
      <w:r>
        <w:t>Hiermit erkläre ich, dass ich die vorliegende Diplomarbeit selbständig angefertigt habe. Es wurden nur die in der Arbeit ausdrücklich benannten Quellen und Hilfsmittel benutzt. Wörtlich oder sinngemäß übernommenes Gedankengut habe ich als solches kenntlich gemacht.</w:t>
      </w:r>
    </w:p>
    <w:p w14:paraId="093876A7" w14:textId="77777777" w:rsidR="00C0029F" w:rsidRDefault="00C0029F" w:rsidP="00C0029F">
      <w:pPr>
        <w:pStyle w:val="Textkrper"/>
        <w:rPr>
          <w:sz w:val="20"/>
        </w:rPr>
      </w:pPr>
    </w:p>
    <w:p w14:paraId="562C9B97" w14:textId="77777777" w:rsidR="00C0029F" w:rsidRDefault="00C0029F" w:rsidP="00C0029F">
      <w:pPr>
        <w:pStyle w:val="Textkrper"/>
        <w:rPr>
          <w:sz w:val="20"/>
        </w:rPr>
      </w:pPr>
    </w:p>
    <w:p w14:paraId="5C4D79B2" w14:textId="08E686F3" w:rsidR="007E7623" w:rsidRDefault="00C0029F" w:rsidP="004F54C1">
      <w:pPr>
        <w:pStyle w:val="Textkrper"/>
        <w:spacing w:before="16"/>
        <w:rPr>
          <w:spacing w:val="-2"/>
        </w:rPr>
        <w:sectPr w:rsidR="007E7623" w:rsidSect="00FB07CF">
          <w:headerReference w:type="first" r:id="rId70"/>
          <w:type w:val="continuous"/>
          <w:pgSz w:w="11906" w:h="16838" w:code="9"/>
          <w:pgMar w:top="1418" w:right="1418" w:bottom="1134" w:left="1985" w:header="720" w:footer="720" w:gutter="0"/>
          <w:cols w:space="720"/>
        </w:sectPr>
      </w:pPr>
      <w:r>
        <w:rPr>
          <w:noProof/>
          <w:sz w:val="20"/>
        </w:rPr>
        <mc:AlternateContent>
          <mc:Choice Requires="wps">
            <w:drawing>
              <wp:anchor distT="0" distB="0" distL="0" distR="0" simplePos="0" relativeHeight="251658247" behindDoc="1" locked="0" layoutInCell="1" allowOverlap="1" wp14:anchorId="161E85A7" wp14:editId="2D2574A2">
                <wp:simplePos x="0" y="0"/>
                <wp:positionH relativeFrom="page">
                  <wp:posOffset>1260347</wp:posOffset>
                </wp:positionH>
                <wp:positionV relativeFrom="paragraph">
                  <wp:posOffset>171992</wp:posOffset>
                </wp:positionV>
                <wp:extent cx="1800225" cy="762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7620"/>
                        </a:xfrm>
                        <a:custGeom>
                          <a:avLst/>
                          <a:gdLst/>
                          <a:ahLst/>
                          <a:cxnLst/>
                          <a:rect l="l" t="t" r="r" b="b"/>
                          <a:pathLst>
                            <a:path w="1800225" h="7620">
                              <a:moveTo>
                                <a:pt x="1799843" y="0"/>
                              </a:moveTo>
                              <a:lnTo>
                                <a:pt x="0" y="0"/>
                              </a:lnTo>
                              <a:lnTo>
                                <a:pt x="0" y="7620"/>
                              </a:lnTo>
                              <a:lnTo>
                                <a:pt x="1799843" y="7620"/>
                              </a:lnTo>
                              <a:lnTo>
                                <a:pt x="1799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FA2899" id="Graphic 24" o:spid="_x0000_s1026" style="position:absolute;margin-left:99.25pt;margin-top:13.55pt;width:141.75pt;height:.6pt;z-index:-251658233;visibility:visible;mso-wrap-style:square;mso-wrap-distance-left:0;mso-wrap-distance-top:0;mso-wrap-distance-right:0;mso-wrap-distance-bottom:0;mso-position-horizontal:absolute;mso-position-horizontal-relative:page;mso-position-vertical:absolute;mso-position-vertical-relative:text;v-text-anchor:top" coordsize="18002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" path="m1799843,l,,,7620r1799843,l1799843,xe" fillcolor="black" stroked="f">
                <v:path arrowok="t"/>
                <w10:wrap type="topAndBottom" anchorx="page"/>
              </v:shape>
            </w:pict>
          </mc:Fallback>
        </mc:AlternateContent>
      </w:r>
      <w:r>
        <w:rPr>
          <w:noProof/>
          <w:sz w:val="20"/>
        </w:rPr>
        <mc:AlternateContent>
          <mc:Choice Requires="wps">
            <w:drawing>
              <wp:anchor distT="0" distB="0" distL="0" distR="0" simplePos="0" relativeHeight="251658248" behindDoc="1" locked="0" layoutInCell="1" allowOverlap="1" wp14:anchorId="34EBC0B2" wp14:editId="10F83C9A">
                <wp:simplePos x="0" y="0"/>
                <wp:positionH relativeFrom="page">
                  <wp:posOffset>4411979</wp:posOffset>
                </wp:positionH>
                <wp:positionV relativeFrom="paragraph">
                  <wp:posOffset>171992</wp:posOffset>
                </wp:positionV>
                <wp:extent cx="1888489" cy="762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8489" cy="7620"/>
                        </a:xfrm>
                        <a:custGeom>
                          <a:avLst/>
                          <a:gdLst/>
                          <a:ahLst/>
                          <a:cxnLst/>
                          <a:rect l="l" t="t" r="r" b="b"/>
                          <a:pathLst>
                            <a:path w="1888489" h="7620">
                              <a:moveTo>
                                <a:pt x="1888236" y="0"/>
                              </a:moveTo>
                              <a:lnTo>
                                <a:pt x="0" y="0"/>
                              </a:lnTo>
                              <a:lnTo>
                                <a:pt x="0" y="7620"/>
                              </a:lnTo>
                              <a:lnTo>
                                <a:pt x="1888236" y="7620"/>
                              </a:lnTo>
                              <a:lnTo>
                                <a:pt x="18882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AA172F" id="Graphic 25" o:spid="_x0000_s1026" style="position:absolute;margin-left:347.4pt;margin-top:13.55pt;width:148.7pt;height:.6pt;z-index:-251658232;visibility:visible;mso-wrap-style:square;mso-wrap-distance-left:0;mso-wrap-distance-top:0;mso-wrap-distance-right:0;mso-wrap-distance-bottom:0;mso-position-horizontal:absolute;mso-position-horizontal-relative:page;mso-position-vertical:absolute;mso-position-vertical-relative:text;v-text-anchor:top" coordsize="188848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" path="m1888236,l,,,7620r1888236,l1888236,xe" fillcolor="black" stroked="f">
                <v:path arrowok="t"/>
                <w10:wrap type="topAndBottom" anchorx="page"/>
              </v:shape>
            </w:pict>
          </mc:Fallback>
        </mc:AlternateContent>
      </w:r>
      <w:r>
        <w:t>Ort,</w:t>
      </w:r>
      <w:r>
        <w:rPr>
          <w:spacing w:val="-2"/>
        </w:rPr>
        <w:t xml:space="preserve"> Datum</w:t>
      </w:r>
      <w:r>
        <w:tab/>
      </w:r>
      <w:r w:rsidR="00A21C40">
        <w:tab/>
      </w:r>
      <w:r w:rsidR="00A21C40">
        <w:tab/>
      </w:r>
      <w:r w:rsidR="00A21C40">
        <w:tab/>
      </w:r>
      <w:r w:rsidR="00A21C40">
        <w:tab/>
      </w:r>
      <w:r w:rsidR="00A21C40">
        <w:tab/>
      </w:r>
      <w:r w:rsidR="00A21C40">
        <w:tab/>
      </w:r>
      <w:r w:rsidR="00A21C40">
        <w:tab/>
      </w:r>
      <w:r w:rsidR="00A21C40">
        <w:tab/>
      </w:r>
      <w:r w:rsidR="00A21C40">
        <w:tab/>
      </w:r>
      <w:r w:rsidR="00A21C40">
        <w:tab/>
      </w:r>
      <w:r w:rsidR="00A21C40">
        <w:tab/>
      </w:r>
      <w:r>
        <w:rPr>
          <w:spacing w:val="-2"/>
        </w:rPr>
        <w:t>Unterschrift</w:t>
      </w:r>
    </w:p>
    <w:p w14:paraId="786D59E4" w14:textId="77777777" w:rsidR="00C0029F" w:rsidRDefault="00C0029F" w:rsidP="007E7623">
      <w:pPr>
        <w:pStyle w:val="Textkrper"/>
        <w:tabs>
          <w:tab w:val="left" w:pos="5530"/>
        </w:tabs>
        <w:spacing w:before="217"/>
      </w:pPr>
    </w:p>
    <w:p w14:paraId="6F92EA71" w14:textId="2F6BF5B4" w:rsidR="00284FA6" w:rsidRDefault="00284FA6" w:rsidP="00877F6C">
      <w:pPr>
        <w:pStyle w:val="ber1oN"/>
      </w:pPr>
      <w:bookmarkStart w:id="257" w:name="_Toc229482026"/>
      <w:r>
        <w:lastRenderedPageBreak/>
        <w:t>Stichwortverzeichnis</w:t>
      </w:r>
      <w:bookmarkEnd w:id="257"/>
    </w:p>
    <w:p w14:paraId="6F92EAB8" w14:textId="11D7A9A0" w:rsidR="00284FA6" w:rsidRDefault="0007759D">
      <w:r>
        <w:fldChar w:fldCharType="begin"/>
      </w:r>
      <w:r>
        <w:instrText xml:space="preserve"> INDEX \c "2" </w:instrText>
      </w:r>
      <w:r>
        <w:fldChar w:fldCharType="separate"/>
      </w:r>
      <w:r>
        <w:rPr>
          <w:b/>
          <w:bCs/>
          <w:noProof/>
        </w:rPr>
        <w:t>Keine Indexeinträge gefunden.</w:t>
      </w:r>
      <w:r>
        <w:rPr>
          <w:b/>
          <w:bCs/>
          <w:noProof/>
        </w:rPr>
        <w:fldChar w:fldCharType="end"/>
      </w:r>
    </w:p>
    <w:sectPr w:rsidR="00284FA6" w:rsidSect="00FB07CF">
      <w:type w:val="continuous"/>
      <w:pgSz w:w="11906" w:h="16838" w:code="9"/>
      <w:pgMar w:top="1418" w:right="1418"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5A08" w14:textId="77777777" w:rsidR="0004311B" w:rsidRDefault="0004311B">
      <w:pPr>
        <w:spacing w:before="0" w:line="240" w:lineRule="auto"/>
      </w:pPr>
      <w:r>
        <w:separator/>
      </w:r>
    </w:p>
  </w:endnote>
  <w:endnote w:type="continuationSeparator" w:id="0">
    <w:p w14:paraId="6F4FF487" w14:textId="77777777" w:rsidR="0004311B" w:rsidRDefault="0004311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0027" w14:textId="77777777" w:rsidR="008F3351" w:rsidRDefault="008F335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B5B8" w14:textId="77777777" w:rsidR="008F3351" w:rsidRDefault="008F335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E0A0" w14:textId="77777777" w:rsidR="008F3351" w:rsidRDefault="008F335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FDF3" w14:textId="77777777" w:rsidR="0004311B" w:rsidRDefault="0004311B">
      <w:pPr>
        <w:spacing w:before="0" w:line="240" w:lineRule="auto"/>
      </w:pPr>
      <w:r>
        <w:separator/>
      </w:r>
    </w:p>
  </w:footnote>
  <w:footnote w:type="continuationSeparator" w:id="0">
    <w:p w14:paraId="76CC08CF" w14:textId="77777777" w:rsidR="0004311B" w:rsidRDefault="0004311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AC93" w14:textId="77777777" w:rsidR="008F3351" w:rsidRDefault="008F335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EAD7" w14:textId="5FC52389" w:rsidR="007035C5" w:rsidRDefault="007035C5">
    <w:pPr>
      <w:pStyle w:val="Kopfzeile"/>
      <w:tabs>
        <w:tab w:val="clear" w:pos="7938"/>
        <w:tab w:val="right" w:pos="8505"/>
      </w:tabs>
    </w:pPr>
    <w:r>
      <w:fldChar w:fldCharType="begin"/>
    </w:r>
    <w:r>
      <w:instrText xml:space="preserve"> IF  </w:instrText>
    </w:r>
    <w:fldSimple w:instr=" STYLEREF &quot;Überschrift 1&quot; \n \* MERGEFORMAT ">
      <w:r w:rsidR="00762DC7">
        <w:rPr>
          <w:noProof/>
          <w:cs/>
        </w:rPr>
        <w:instrText>‎</w:instrText>
      </w:r>
      <w:r w:rsidR="00762DC7">
        <w:rPr>
          <w:noProof/>
        </w:rPr>
        <w:instrText>0</w:instrText>
      </w:r>
    </w:fldSimple>
    <w:r>
      <w:instrText xml:space="preserve">&lt;&gt;"0" </w:instrText>
    </w:r>
    <w:r>
      <w:fldChar w:fldCharType="begin"/>
    </w:r>
    <w:r>
      <w:instrText xml:space="preserve"> QUOTE </w:instrText>
    </w:r>
    <w:fldSimple w:instr=" STYLEREF &quot;Überschrift 1&quot; \n \* MERGEFORMAT ">
      <w:r w:rsidR="00762DC7">
        <w:rPr>
          <w:noProof/>
          <w:cs/>
        </w:rPr>
        <w:instrText>‎</w:instrText>
      </w:r>
      <w:r w:rsidR="00762DC7">
        <w:rPr>
          <w:noProof/>
        </w:rPr>
        <w:instrText>0</w:instrText>
      </w:r>
    </w:fldSimple>
    <w:r>
      <w:instrText xml:space="preserve"> " " \* MERGEFORMAT </w:instrText>
    </w:r>
    <w:r>
      <w:fldChar w:fldCharType="separate"/>
    </w:r>
    <w:r w:rsidR="00762DC7">
      <w:rPr>
        <w:noProof/>
        <w:cs/>
      </w:rPr>
      <w:instrText>‎</w:instrText>
    </w:r>
    <w:r w:rsidR="00762DC7">
      <w:instrText xml:space="preserve">0 </w:instrText>
    </w:r>
    <w:r>
      <w:fldChar w:fldCharType="end"/>
    </w:r>
    <w:r>
      <w:instrText xml:space="preserve"> \* MERGEFORMAT </w:instrText>
    </w:r>
    <w:r>
      <w:fldChar w:fldCharType="separate"/>
    </w:r>
    <w:r w:rsidR="00762DC7">
      <w:rPr>
        <w:noProof/>
        <w:cs/>
      </w:rPr>
      <w:t>‎</w:t>
    </w:r>
    <w:r w:rsidR="00762DC7">
      <w:rPr>
        <w:noProof/>
      </w:rPr>
      <w:t xml:space="preserve">0 </w:t>
    </w:r>
    <w:r>
      <w:fldChar w:fldCharType="end"/>
    </w:r>
    <w:fldSimple w:instr=" STYLEREF &quot;Überschrift 1&quot; \* MERGEFORMAT ">
      <w:r w:rsidR="00762DC7">
        <w:rPr>
          <w:noProof/>
        </w:rPr>
        <w:t>Kurzfassung</w:t>
      </w:r>
    </w:fldSimple>
    <w:r>
      <w:tab/>
    </w:r>
    <w:r>
      <w:fldChar w:fldCharType="begin"/>
    </w:r>
    <w:r>
      <w:instrText xml:space="preserve"> PAGE  \* MERGEFORMAT </w:instrText>
    </w:r>
    <w:r>
      <w:fldChar w:fldCharType="separate"/>
    </w:r>
    <w:r w:rsidR="005A4107">
      <w:rPr>
        <w:noProof/>
      </w:rPr>
      <w:t>9</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EADA" w14:textId="77777777" w:rsidR="007035C5" w:rsidRDefault="007035C5">
    <w:pPr>
      <w:pStyle w:val="Kopfzeil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09" w14:textId="2C16299E" w:rsidR="00C56A05" w:rsidRDefault="006F24F9">
    <w:pPr>
      <w:pStyle w:val="Kopfzeile"/>
      <w:tabs>
        <w:tab w:val="clear" w:pos="7938"/>
        <w:tab w:val="right" w:pos="8505"/>
      </w:tabs>
    </w:pPr>
    <w:fldSimple w:instr=" STYLEREF  Über1_o_N  \* MERGEFORMAT ">
      <w:r w:rsidR="00A50DAA">
        <w:rPr>
          <w:noProof/>
        </w:rPr>
        <w:t>Tabellenverzeichnis</w:t>
      </w:r>
    </w:fldSimple>
    <w:r w:rsidR="00C56A05">
      <w:tab/>
    </w:r>
    <w:r w:rsidR="00C56A05">
      <w:fldChar w:fldCharType="begin"/>
    </w:r>
    <w:r w:rsidR="00C56A05">
      <w:instrText xml:space="preserve"> PAGE  \* MERGEFORMAT </w:instrText>
    </w:r>
    <w:r w:rsidR="00C56A05">
      <w:fldChar w:fldCharType="separate"/>
    </w:r>
    <w:r w:rsidR="00C56A05">
      <w:rPr>
        <w:noProof/>
      </w:rPr>
      <w:t>9</w:t>
    </w:r>
    <w:r w:rsidR="00C56A05">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985E" w14:textId="7F0BADCE" w:rsidR="00D343EC" w:rsidRDefault="00E1434E">
    <w:pPr>
      <w:pStyle w:val="Kopfzeile"/>
      <w:tabs>
        <w:tab w:val="clear" w:pos="7938"/>
        <w:tab w:val="right" w:pos="8505"/>
      </w:tabs>
    </w:pPr>
    <w:r>
      <w:tab/>
    </w:r>
    <w:r>
      <w:fldChar w:fldCharType="begin"/>
    </w:r>
    <w:r>
      <w:instrText xml:space="preserve"> PAGE  \* MERGEFORMAT </w:instrText>
    </w:r>
    <w:r>
      <w:fldChar w:fldCharType="separate"/>
    </w:r>
    <w:r>
      <w:rPr>
        <w:noProof/>
      </w:rPr>
      <w:t>9</w:t>
    </w:r>
    <w:r>
      <w:fldChar w:fldCharType="end"/>
    </w:r>
    <w:ins w:id="8" w:author="Tobias Mourier" w:date="2026-05-21T19:11:00Z" w16du:dateUtc="2026-05-21T17:11:00Z">
      <w:r>
        <w:fldChar w:fldCharType="begin"/>
      </w:r>
      <w:r>
        <w:instrText xml:space="preserve"> IF  </w:instrText>
      </w:r>
      <w:r>
        <w:fldChar w:fldCharType="begin"/>
      </w:r>
      <w:r>
        <w:instrText xml:space="preserve"> STYLEREF "Überschrift 1" \n \* MERGEFORMAT </w:instrText>
      </w:r>
      <w:r>
        <w:fldChar w:fldCharType="separate"/>
      </w:r>
    </w:ins>
    <w:r w:rsidR="00A50DAA">
      <w:rPr>
        <w:noProof/>
      </w:rPr>
      <w:instrText>0</w:instrText>
    </w:r>
    <w:ins w:id="9" w:author="Tobias Mourier" w:date="2026-05-21T19:11:00Z" w16du:dateUtc="2026-05-21T17:11:00Z">
      <w:r>
        <w:rPr>
          <w:noProof/>
        </w:rPr>
        <w:fldChar w:fldCharType="end"/>
      </w:r>
      <w:r>
        <w:instrText xml:space="preserve">&lt;&gt;"0" </w:instrText>
      </w:r>
      <w:r>
        <w:fldChar w:fldCharType="begin"/>
      </w:r>
      <w:r>
        <w:instrText xml:space="preserve"> QUOTE </w:instrText>
      </w:r>
      <w:r>
        <w:fldChar w:fldCharType="begin"/>
      </w:r>
      <w:r>
        <w:instrText xml:space="preserve"> STYLEREF "Überschrift 1" \n \* MERGEFORMAT </w:instrText>
      </w:r>
      <w:r>
        <w:fldChar w:fldCharType="separate"/>
      </w:r>
      <w:r w:rsidR="00CB3418">
        <w:rPr>
          <w:noProof/>
          <w:cs/>
        </w:rPr>
        <w:instrText>‎</w:instrText>
      </w:r>
      <w:r w:rsidR="00CB3418">
        <w:rPr>
          <w:noProof/>
        </w:rPr>
        <w:instrText>0</w:instrText>
      </w:r>
      <w:r>
        <w:rPr>
          <w:noProof/>
        </w:rPr>
        <w:fldChar w:fldCharType="end"/>
      </w:r>
      <w:r>
        <w:instrText xml:space="preserve"> " " \* MERGEFORMAT </w:instrText>
      </w:r>
      <w:r>
        <w:fldChar w:fldCharType="separate"/>
      </w:r>
      <w:r w:rsidR="00CB3418">
        <w:rPr>
          <w:noProof/>
          <w:cs/>
        </w:rPr>
        <w:instrText>‎</w:instrText>
      </w:r>
      <w:r w:rsidR="00CB3418">
        <w:instrText xml:space="preserve">0 </w:instrText>
      </w:r>
      <w:r>
        <w:fldChar w:fldCharType="end"/>
      </w:r>
      <w:r>
        <w:instrText xml:space="preserve"> \* MERGEFORMAT </w:instrText>
      </w:r>
      <w:r>
        <w:fldChar w:fldCharType="end"/>
      </w:r>
      <w:r>
        <w:fldChar w:fldCharType="begin"/>
      </w:r>
      <w:r>
        <w:instrText xml:space="preserve"> STYLEREF "Überschrift 1" \* MERGEFORMAT </w:instrText>
      </w:r>
      <w:r>
        <w:fldChar w:fldCharType="separate"/>
      </w:r>
    </w:ins>
    <w:r w:rsidR="00A50DAA">
      <w:rPr>
        <w:noProof/>
      </w:rPr>
      <w:t>Abkürzungsverzeichnis</w:t>
    </w:r>
    <w:ins w:id="10" w:author="Tobias Mourier" w:date="2026-05-21T19:11:00Z" w16du:dateUtc="2026-05-21T17:11:00Z">
      <w:r>
        <w:rPr>
          <w:noProof/>
        </w:rPr>
        <w:fldChar w:fldCharType="end"/>
      </w:r>
      <w:r>
        <w:tab/>
      </w:r>
      <w:r>
        <w:fldChar w:fldCharType="begin"/>
      </w:r>
      <w:r>
        <w:instrText xml:space="preserve"> PAGE  \* MERGEFORMAT </w:instrText>
      </w:r>
      <w:r>
        <w:fldChar w:fldCharType="separate"/>
      </w:r>
      <w:r>
        <w:rPr>
          <w:noProof/>
        </w:rPr>
        <w:t>9</w:t>
      </w:r>
      <w:r>
        <w:fldChar w:fldCharType="end"/>
      </w:r>
    </w:ins>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D32E" w14:textId="2E66642C" w:rsidR="00E40D72" w:rsidRDefault="00CB3418">
    <w:pPr>
      <w:pStyle w:val="Kopfzeile"/>
      <w:tabs>
        <w:tab w:val="clear" w:pos="7938"/>
        <w:tab w:val="right" w:pos="8505"/>
      </w:tabs>
    </w:pPr>
    <w:r>
      <w:tab/>
    </w:r>
    <w:r w:rsidR="00E40D72">
      <w:fldChar w:fldCharType="begin"/>
    </w:r>
    <w:r w:rsidR="00E40D72">
      <w:instrText xml:space="preserve"> PAGE  \* MERGEFORMAT </w:instrText>
    </w:r>
    <w:r w:rsidR="00E40D72">
      <w:fldChar w:fldCharType="separate"/>
    </w:r>
    <w:r w:rsidR="00E40D72">
      <w:rPr>
        <w:noProof/>
      </w:rPr>
      <w:t>9</w:t>
    </w:r>
    <w:r w:rsidR="00E40D72">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B5F48" w14:textId="5EB3DF0B" w:rsidR="00073DD4" w:rsidRDefault="00873F96">
    <w:pPr>
      <w:pStyle w:val="Kopfzeile"/>
      <w:tabs>
        <w:tab w:val="clear" w:pos="7938"/>
        <w:tab w:val="right" w:pos="8505"/>
      </w:tabs>
    </w:pPr>
    <w:fldSimple w:instr=" STYLEREF  Über1_o_N  \* MERGEFORMAT ">
      <w:r w:rsidR="00A50DAA">
        <w:rPr>
          <w:noProof/>
        </w:rPr>
        <w:t>Stichwortverzeichnis</w:t>
      </w:r>
    </w:fldSimple>
    <w:r w:rsidR="00D41AD9">
      <w:tab/>
    </w:r>
    <w:r w:rsidR="00D41AD9">
      <w:fldChar w:fldCharType="begin"/>
    </w:r>
    <w:r w:rsidR="00D41AD9">
      <w:instrText xml:space="preserve"> PAGE  \* MERGEFORMAT </w:instrText>
    </w:r>
    <w:r w:rsidR="00D41AD9">
      <w:fldChar w:fldCharType="separate"/>
    </w:r>
    <w:r w:rsidR="00D41AD9">
      <w:rPr>
        <w:noProof/>
      </w:rPr>
      <w:t>9</w:t>
    </w:r>
    <w:r w:rsidR="00D41AD9">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EADC" w14:textId="77777777" w:rsidR="007035C5" w:rsidRDefault="007035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5F65CFD"/>
    <w:multiLevelType w:val="hybridMultilevel"/>
    <w:tmpl w:val="65DE8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3"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4"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6" w15:restartNumberingAfterBreak="0">
    <w:nsid w:val="2D9F6A22"/>
    <w:multiLevelType w:val="hybridMultilevel"/>
    <w:tmpl w:val="BD0E5B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E041763"/>
    <w:multiLevelType w:val="hybridMultilevel"/>
    <w:tmpl w:val="C3F658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9" w15:restartNumberingAfterBreak="0">
    <w:nsid w:val="36370D5B"/>
    <w:multiLevelType w:val="hybridMultilevel"/>
    <w:tmpl w:val="15FA89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7422B76"/>
    <w:multiLevelType w:val="hybridMultilevel"/>
    <w:tmpl w:val="8D8223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3FD33008"/>
    <w:multiLevelType w:val="hybridMultilevel"/>
    <w:tmpl w:val="9F86745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4373B61"/>
    <w:multiLevelType w:val="hybridMultilevel"/>
    <w:tmpl w:val="7BD2B0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6" w15:restartNumberingAfterBreak="0">
    <w:nsid w:val="454C4AB6"/>
    <w:multiLevelType w:val="hybridMultilevel"/>
    <w:tmpl w:val="FFEC84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56B4A86"/>
    <w:multiLevelType w:val="hybridMultilevel"/>
    <w:tmpl w:val="514E9C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4F937281"/>
    <w:multiLevelType w:val="multilevel"/>
    <w:tmpl w:val="AA1A56A4"/>
    <w:lvl w:ilvl="0">
      <w:start w:val="1"/>
      <w:numFmt w:val="decimal"/>
      <w:lvlText w:val="%1."/>
      <w:lvlJc w:val="left"/>
      <w:pPr>
        <w:ind w:left="241" w:hanging="240"/>
      </w:pPr>
      <w:rPr>
        <w:rFonts w:ascii="Arial" w:eastAsia="Times New Roman" w:hAnsi="Arial" w:cs="Arial" w:hint="default"/>
        <w:b w:val="0"/>
        <w:bCs w:val="0"/>
        <w:i w:val="0"/>
        <w:iCs w:val="0"/>
        <w:spacing w:val="0"/>
        <w:w w:val="100"/>
        <w:sz w:val="24"/>
        <w:szCs w:val="24"/>
        <w:lang w:val="de-DE" w:eastAsia="en-US" w:bidi="ar-SA"/>
      </w:rPr>
    </w:lvl>
    <w:lvl w:ilvl="1">
      <w:start w:val="1"/>
      <w:numFmt w:val="decimal"/>
      <w:lvlText w:val="%2"/>
      <w:lvlJc w:val="left"/>
      <w:pPr>
        <w:ind w:left="1247" w:hanging="680"/>
      </w:pPr>
      <w:rPr>
        <w:rFonts w:ascii="Times New Roman" w:eastAsia="Times New Roman" w:hAnsi="Times New Roman" w:cs="Times New Roman" w:hint="default"/>
        <w:b/>
        <w:bCs/>
        <w:i w:val="0"/>
        <w:iCs w:val="0"/>
        <w:spacing w:val="0"/>
        <w:w w:val="100"/>
        <w:sz w:val="24"/>
        <w:szCs w:val="24"/>
        <w:lang w:val="de-DE" w:eastAsia="en-US" w:bidi="ar-SA"/>
      </w:rPr>
    </w:lvl>
    <w:lvl w:ilvl="2">
      <w:start w:val="1"/>
      <w:numFmt w:val="decimal"/>
      <w:lvlText w:val="%2.%3"/>
      <w:lvlJc w:val="left"/>
      <w:pPr>
        <w:ind w:left="1247" w:hanging="680"/>
      </w:pPr>
      <w:rPr>
        <w:rFonts w:ascii="Times New Roman" w:eastAsia="Times New Roman" w:hAnsi="Times New Roman" w:cs="Times New Roman" w:hint="default"/>
        <w:b w:val="0"/>
        <w:bCs w:val="0"/>
        <w:i w:val="0"/>
        <w:iCs w:val="0"/>
        <w:spacing w:val="0"/>
        <w:w w:val="100"/>
        <w:sz w:val="24"/>
        <w:szCs w:val="24"/>
        <w:lang w:val="de-DE" w:eastAsia="en-US" w:bidi="ar-SA"/>
      </w:rPr>
    </w:lvl>
    <w:lvl w:ilvl="3">
      <w:numFmt w:val="bullet"/>
      <w:lvlText w:val="•"/>
      <w:lvlJc w:val="left"/>
      <w:pPr>
        <w:ind w:left="3012" w:hanging="680"/>
      </w:pPr>
      <w:rPr>
        <w:rFonts w:hint="default"/>
        <w:lang w:val="de-DE" w:eastAsia="en-US" w:bidi="ar-SA"/>
      </w:rPr>
    </w:lvl>
    <w:lvl w:ilvl="4">
      <w:numFmt w:val="bullet"/>
      <w:lvlText w:val="•"/>
      <w:lvlJc w:val="left"/>
      <w:pPr>
        <w:ind w:left="3898" w:hanging="680"/>
      </w:pPr>
      <w:rPr>
        <w:rFonts w:hint="default"/>
        <w:lang w:val="de-DE" w:eastAsia="en-US" w:bidi="ar-SA"/>
      </w:rPr>
    </w:lvl>
    <w:lvl w:ilvl="5">
      <w:numFmt w:val="bullet"/>
      <w:lvlText w:val="•"/>
      <w:lvlJc w:val="left"/>
      <w:pPr>
        <w:ind w:left="4784" w:hanging="680"/>
      </w:pPr>
      <w:rPr>
        <w:rFonts w:hint="default"/>
        <w:lang w:val="de-DE" w:eastAsia="en-US" w:bidi="ar-SA"/>
      </w:rPr>
    </w:lvl>
    <w:lvl w:ilvl="6">
      <w:numFmt w:val="bullet"/>
      <w:lvlText w:val="•"/>
      <w:lvlJc w:val="left"/>
      <w:pPr>
        <w:ind w:left="5670" w:hanging="680"/>
      </w:pPr>
      <w:rPr>
        <w:rFonts w:hint="default"/>
        <w:lang w:val="de-DE" w:eastAsia="en-US" w:bidi="ar-SA"/>
      </w:rPr>
    </w:lvl>
    <w:lvl w:ilvl="7">
      <w:numFmt w:val="bullet"/>
      <w:lvlText w:val="•"/>
      <w:lvlJc w:val="left"/>
      <w:pPr>
        <w:ind w:left="6556" w:hanging="680"/>
      </w:pPr>
      <w:rPr>
        <w:rFonts w:hint="default"/>
        <w:lang w:val="de-DE" w:eastAsia="en-US" w:bidi="ar-SA"/>
      </w:rPr>
    </w:lvl>
    <w:lvl w:ilvl="8">
      <w:numFmt w:val="bullet"/>
      <w:lvlText w:val="•"/>
      <w:lvlJc w:val="left"/>
      <w:pPr>
        <w:ind w:left="7442" w:hanging="680"/>
      </w:pPr>
      <w:rPr>
        <w:rFonts w:hint="default"/>
        <w:lang w:val="de-DE" w:eastAsia="en-US" w:bidi="ar-SA"/>
      </w:rPr>
    </w:lvl>
  </w:abstractNum>
  <w:abstractNum w:abstractNumId="30" w15:restartNumberingAfterBreak="0">
    <w:nsid w:val="50964DD9"/>
    <w:multiLevelType w:val="hybridMultilevel"/>
    <w:tmpl w:val="C68C8A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2"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33"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4"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4A85C6B"/>
    <w:multiLevelType w:val="hybridMultilevel"/>
    <w:tmpl w:val="82CE87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7"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8"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9"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0"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1" w15:restartNumberingAfterBreak="0">
    <w:nsid w:val="7AB25237"/>
    <w:multiLevelType w:val="hybridMultilevel"/>
    <w:tmpl w:val="7AE28C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C3D73A7"/>
    <w:multiLevelType w:val="hybridMultilevel"/>
    <w:tmpl w:val="490C9F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C7C0573"/>
    <w:multiLevelType w:val="hybridMultilevel"/>
    <w:tmpl w:val="47D087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45" w15:restartNumberingAfterBreak="0">
    <w:nsid w:val="7F83206A"/>
    <w:multiLevelType w:val="singleLevel"/>
    <w:tmpl w:val="0407000F"/>
    <w:lvl w:ilvl="0">
      <w:start w:val="1"/>
      <w:numFmt w:val="decimal"/>
      <w:lvlText w:val="%1."/>
      <w:lvlJc w:val="left"/>
      <w:pPr>
        <w:tabs>
          <w:tab w:val="num" w:pos="360"/>
        </w:tabs>
        <w:ind w:left="360" w:hanging="360"/>
      </w:pPr>
    </w:lvl>
  </w:abstractNum>
  <w:num w:numId="1" w16cid:durableId="667826778">
    <w:abstractNumId w:val="44"/>
  </w:num>
  <w:num w:numId="2" w16cid:durableId="5988105">
    <w:abstractNumId w:val="6"/>
  </w:num>
  <w:num w:numId="3" w16cid:durableId="217400479">
    <w:abstractNumId w:val="9"/>
  </w:num>
  <w:num w:numId="4" w16cid:durableId="719131616">
    <w:abstractNumId w:val="7"/>
  </w:num>
  <w:num w:numId="5" w16cid:durableId="986977242">
    <w:abstractNumId w:val="5"/>
  </w:num>
  <w:num w:numId="6" w16cid:durableId="1428962943">
    <w:abstractNumId w:val="4"/>
  </w:num>
  <w:num w:numId="7" w16cid:durableId="2011054245">
    <w:abstractNumId w:val="8"/>
  </w:num>
  <w:num w:numId="8" w16cid:durableId="1205825252">
    <w:abstractNumId w:val="3"/>
  </w:num>
  <w:num w:numId="9" w16cid:durableId="1882085574">
    <w:abstractNumId w:val="2"/>
  </w:num>
  <w:num w:numId="10" w16cid:durableId="2030063395">
    <w:abstractNumId w:val="1"/>
  </w:num>
  <w:num w:numId="11" w16cid:durableId="220794158">
    <w:abstractNumId w:val="0"/>
  </w:num>
  <w:num w:numId="12" w16cid:durableId="1478181348">
    <w:abstractNumId w:val="40"/>
  </w:num>
  <w:num w:numId="13" w16cid:durableId="1708942087">
    <w:abstractNumId w:val="39"/>
  </w:num>
  <w:num w:numId="14" w16cid:durableId="2019506147">
    <w:abstractNumId w:val="28"/>
  </w:num>
  <w:num w:numId="15" w16cid:durableId="1058939666">
    <w:abstractNumId w:val="15"/>
  </w:num>
  <w:num w:numId="16" w16cid:durableId="604312922">
    <w:abstractNumId w:val="18"/>
  </w:num>
  <w:num w:numId="17" w16cid:durableId="981425184">
    <w:abstractNumId w:val="13"/>
  </w:num>
  <w:num w:numId="18" w16cid:durableId="285046363">
    <w:abstractNumId w:val="36"/>
  </w:num>
  <w:num w:numId="19" w16cid:durableId="505704883">
    <w:abstractNumId w:val="34"/>
  </w:num>
  <w:num w:numId="20" w16cid:durableId="1608467179">
    <w:abstractNumId w:val="14"/>
  </w:num>
  <w:num w:numId="21" w16cid:durableId="962467591">
    <w:abstractNumId w:val="12"/>
  </w:num>
  <w:num w:numId="22" w16cid:durableId="1254506937">
    <w:abstractNumId w:val="32"/>
  </w:num>
  <w:num w:numId="23" w16cid:durableId="931351891">
    <w:abstractNumId w:val="38"/>
  </w:num>
  <w:num w:numId="24" w16cid:durableId="1911501208">
    <w:abstractNumId w:val="37"/>
  </w:num>
  <w:num w:numId="25" w16cid:durableId="198513167">
    <w:abstractNumId w:val="21"/>
  </w:num>
  <w:num w:numId="26" w16cid:durableId="1750229722">
    <w:abstractNumId w:val="25"/>
  </w:num>
  <w:num w:numId="27" w16cid:durableId="1957787106">
    <w:abstractNumId w:val="10"/>
  </w:num>
  <w:num w:numId="28" w16cid:durableId="1239560299">
    <w:abstractNumId w:val="22"/>
  </w:num>
  <w:num w:numId="29" w16cid:durableId="584804374">
    <w:abstractNumId w:val="33"/>
  </w:num>
  <w:num w:numId="30" w16cid:durableId="1996567889">
    <w:abstractNumId w:val="31"/>
  </w:num>
  <w:num w:numId="31" w16cid:durableId="536351459">
    <w:abstractNumId w:val="29"/>
  </w:num>
  <w:num w:numId="32" w16cid:durableId="1149321698">
    <w:abstractNumId w:val="45"/>
  </w:num>
  <w:num w:numId="33" w16cid:durableId="628390701">
    <w:abstractNumId w:val="26"/>
  </w:num>
  <w:num w:numId="34" w16cid:durableId="1724866040">
    <w:abstractNumId w:val="17"/>
  </w:num>
  <w:num w:numId="35" w16cid:durableId="383409436">
    <w:abstractNumId w:val="24"/>
  </w:num>
  <w:num w:numId="36" w16cid:durableId="930626642">
    <w:abstractNumId w:val="27"/>
  </w:num>
  <w:num w:numId="37" w16cid:durableId="340474940">
    <w:abstractNumId w:val="11"/>
  </w:num>
  <w:num w:numId="38" w16cid:durableId="895774933">
    <w:abstractNumId w:val="35"/>
  </w:num>
  <w:num w:numId="39" w16cid:durableId="219755424">
    <w:abstractNumId w:val="30"/>
  </w:num>
  <w:num w:numId="40" w16cid:durableId="496463420">
    <w:abstractNumId w:val="23"/>
  </w:num>
  <w:num w:numId="41" w16cid:durableId="220101159">
    <w:abstractNumId w:val="43"/>
  </w:num>
  <w:num w:numId="42" w16cid:durableId="344983806">
    <w:abstractNumId w:val="19"/>
  </w:num>
  <w:num w:numId="43" w16cid:durableId="744839223">
    <w:abstractNumId w:val="42"/>
  </w:num>
  <w:num w:numId="44" w16cid:durableId="689573985">
    <w:abstractNumId w:val="41"/>
  </w:num>
  <w:num w:numId="45" w16cid:durableId="1986617197">
    <w:abstractNumId w:val="16"/>
  </w:num>
  <w:num w:numId="46" w16cid:durableId="1541937201">
    <w:abstractNumId w:val="20"/>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bias Mourier">
    <w15:presenceInfo w15:providerId="Windows Live" w15:userId="e8658e8513740b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2D"/>
    <w:rsid w:val="00000486"/>
    <w:rsid w:val="00000E42"/>
    <w:rsid w:val="00001378"/>
    <w:rsid w:val="00002172"/>
    <w:rsid w:val="00002350"/>
    <w:rsid w:val="00002EF1"/>
    <w:rsid w:val="00003233"/>
    <w:rsid w:val="00003A1E"/>
    <w:rsid w:val="00005CDB"/>
    <w:rsid w:val="000062E4"/>
    <w:rsid w:val="000065C5"/>
    <w:rsid w:val="00006E41"/>
    <w:rsid w:val="00010336"/>
    <w:rsid w:val="00010C0F"/>
    <w:rsid w:val="00011AD0"/>
    <w:rsid w:val="00012638"/>
    <w:rsid w:val="0001351E"/>
    <w:rsid w:val="00013647"/>
    <w:rsid w:val="00013728"/>
    <w:rsid w:val="00013D13"/>
    <w:rsid w:val="000150E2"/>
    <w:rsid w:val="000151F2"/>
    <w:rsid w:val="000160DB"/>
    <w:rsid w:val="0001630F"/>
    <w:rsid w:val="00017564"/>
    <w:rsid w:val="00020058"/>
    <w:rsid w:val="00020308"/>
    <w:rsid w:val="00020730"/>
    <w:rsid w:val="00020B4F"/>
    <w:rsid w:val="0002120F"/>
    <w:rsid w:val="000216BF"/>
    <w:rsid w:val="00021993"/>
    <w:rsid w:val="00021D1E"/>
    <w:rsid w:val="000223B3"/>
    <w:rsid w:val="00023572"/>
    <w:rsid w:val="0002434E"/>
    <w:rsid w:val="00024815"/>
    <w:rsid w:val="00024F64"/>
    <w:rsid w:val="00025753"/>
    <w:rsid w:val="00025F3E"/>
    <w:rsid w:val="000261EB"/>
    <w:rsid w:val="00026820"/>
    <w:rsid w:val="00026C06"/>
    <w:rsid w:val="000278C5"/>
    <w:rsid w:val="0003011C"/>
    <w:rsid w:val="00030B85"/>
    <w:rsid w:val="00030EF0"/>
    <w:rsid w:val="000310B4"/>
    <w:rsid w:val="0003242D"/>
    <w:rsid w:val="000326B3"/>
    <w:rsid w:val="00033081"/>
    <w:rsid w:val="00033B75"/>
    <w:rsid w:val="0003441A"/>
    <w:rsid w:val="000358C4"/>
    <w:rsid w:val="00035962"/>
    <w:rsid w:val="00035E45"/>
    <w:rsid w:val="00036A66"/>
    <w:rsid w:val="00037897"/>
    <w:rsid w:val="00037AA0"/>
    <w:rsid w:val="00037AEB"/>
    <w:rsid w:val="00041301"/>
    <w:rsid w:val="00041B2D"/>
    <w:rsid w:val="00041D0F"/>
    <w:rsid w:val="0004251E"/>
    <w:rsid w:val="00042B57"/>
    <w:rsid w:val="00042E2E"/>
    <w:rsid w:val="0004311B"/>
    <w:rsid w:val="000438CA"/>
    <w:rsid w:val="00043AC6"/>
    <w:rsid w:val="000446E5"/>
    <w:rsid w:val="000466E3"/>
    <w:rsid w:val="00046E3D"/>
    <w:rsid w:val="00047397"/>
    <w:rsid w:val="00047C57"/>
    <w:rsid w:val="00050FA8"/>
    <w:rsid w:val="0005196C"/>
    <w:rsid w:val="000521C7"/>
    <w:rsid w:val="00053A08"/>
    <w:rsid w:val="00053D09"/>
    <w:rsid w:val="0005439A"/>
    <w:rsid w:val="00054A2D"/>
    <w:rsid w:val="0005659E"/>
    <w:rsid w:val="00060790"/>
    <w:rsid w:val="00060E5F"/>
    <w:rsid w:val="0006362A"/>
    <w:rsid w:val="00063D3E"/>
    <w:rsid w:val="00064A6E"/>
    <w:rsid w:val="00064C4E"/>
    <w:rsid w:val="000653F6"/>
    <w:rsid w:val="00065E4D"/>
    <w:rsid w:val="00066B7A"/>
    <w:rsid w:val="000672FF"/>
    <w:rsid w:val="00067D81"/>
    <w:rsid w:val="00067FAA"/>
    <w:rsid w:val="00070154"/>
    <w:rsid w:val="000712D4"/>
    <w:rsid w:val="00072114"/>
    <w:rsid w:val="00072B9A"/>
    <w:rsid w:val="00073DD4"/>
    <w:rsid w:val="00073FFB"/>
    <w:rsid w:val="000747D3"/>
    <w:rsid w:val="00075F58"/>
    <w:rsid w:val="0007656B"/>
    <w:rsid w:val="00076EB7"/>
    <w:rsid w:val="00077021"/>
    <w:rsid w:val="00077556"/>
    <w:rsid w:val="0007759D"/>
    <w:rsid w:val="000779CA"/>
    <w:rsid w:val="00077AD7"/>
    <w:rsid w:val="000801BA"/>
    <w:rsid w:val="000804D2"/>
    <w:rsid w:val="00080B9A"/>
    <w:rsid w:val="00082BD5"/>
    <w:rsid w:val="00082CBE"/>
    <w:rsid w:val="0008368D"/>
    <w:rsid w:val="000837CC"/>
    <w:rsid w:val="00083D75"/>
    <w:rsid w:val="00084248"/>
    <w:rsid w:val="0008482A"/>
    <w:rsid w:val="0008491E"/>
    <w:rsid w:val="00084E27"/>
    <w:rsid w:val="00085707"/>
    <w:rsid w:val="0008589B"/>
    <w:rsid w:val="000877AE"/>
    <w:rsid w:val="00087AEA"/>
    <w:rsid w:val="00090056"/>
    <w:rsid w:val="000905E8"/>
    <w:rsid w:val="00090756"/>
    <w:rsid w:val="00090C9B"/>
    <w:rsid w:val="000920F5"/>
    <w:rsid w:val="0009260E"/>
    <w:rsid w:val="00092798"/>
    <w:rsid w:val="00094329"/>
    <w:rsid w:val="0009444F"/>
    <w:rsid w:val="00094EF8"/>
    <w:rsid w:val="00096301"/>
    <w:rsid w:val="00096A9F"/>
    <w:rsid w:val="00097107"/>
    <w:rsid w:val="00097B2B"/>
    <w:rsid w:val="000A058F"/>
    <w:rsid w:val="000A06FE"/>
    <w:rsid w:val="000A120E"/>
    <w:rsid w:val="000A20EE"/>
    <w:rsid w:val="000A24B1"/>
    <w:rsid w:val="000A2E26"/>
    <w:rsid w:val="000A3640"/>
    <w:rsid w:val="000A3FA5"/>
    <w:rsid w:val="000A40D1"/>
    <w:rsid w:val="000A5A51"/>
    <w:rsid w:val="000A7299"/>
    <w:rsid w:val="000B07F7"/>
    <w:rsid w:val="000B0AB6"/>
    <w:rsid w:val="000B0E54"/>
    <w:rsid w:val="000B15DB"/>
    <w:rsid w:val="000B227A"/>
    <w:rsid w:val="000B28DD"/>
    <w:rsid w:val="000B38CD"/>
    <w:rsid w:val="000B481E"/>
    <w:rsid w:val="000B5613"/>
    <w:rsid w:val="000B6874"/>
    <w:rsid w:val="000B6B7A"/>
    <w:rsid w:val="000C0790"/>
    <w:rsid w:val="000C2123"/>
    <w:rsid w:val="000C2695"/>
    <w:rsid w:val="000C3D47"/>
    <w:rsid w:val="000C548E"/>
    <w:rsid w:val="000C5DC9"/>
    <w:rsid w:val="000C5EF6"/>
    <w:rsid w:val="000C60C5"/>
    <w:rsid w:val="000C6CD4"/>
    <w:rsid w:val="000C754B"/>
    <w:rsid w:val="000D09E5"/>
    <w:rsid w:val="000D20EF"/>
    <w:rsid w:val="000D24A9"/>
    <w:rsid w:val="000D2B25"/>
    <w:rsid w:val="000D2BF6"/>
    <w:rsid w:val="000D2F8C"/>
    <w:rsid w:val="000D438A"/>
    <w:rsid w:val="000D57C4"/>
    <w:rsid w:val="000D7094"/>
    <w:rsid w:val="000D7E0F"/>
    <w:rsid w:val="000D7E32"/>
    <w:rsid w:val="000E0186"/>
    <w:rsid w:val="000E41FB"/>
    <w:rsid w:val="000E51DB"/>
    <w:rsid w:val="000E58E1"/>
    <w:rsid w:val="000E6237"/>
    <w:rsid w:val="000E6492"/>
    <w:rsid w:val="000E7F4A"/>
    <w:rsid w:val="000F055D"/>
    <w:rsid w:val="000F06E5"/>
    <w:rsid w:val="000F0E7D"/>
    <w:rsid w:val="000F1C18"/>
    <w:rsid w:val="000F1C22"/>
    <w:rsid w:val="000F3764"/>
    <w:rsid w:val="000F4B60"/>
    <w:rsid w:val="000F5111"/>
    <w:rsid w:val="000F57DC"/>
    <w:rsid w:val="000F65B7"/>
    <w:rsid w:val="000F670D"/>
    <w:rsid w:val="000F6C55"/>
    <w:rsid w:val="000F7512"/>
    <w:rsid w:val="0010179D"/>
    <w:rsid w:val="001035B8"/>
    <w:rsid w:val="00103CBE"/>
    <w:rsid w:val="00104214"/>
    <w:rsid w:val="0010611D"/>
    <w:rsid w:val="001066FC"/>
    <w:rsid w:val="0010684D"/>
    <w:rsid w:val="00106932"/>
    <w:rsid w:val="00107924"/>
    <w:rsid w:val="00111AC6"/>
    <w:rsid w:val="00111FD8"/>
    <w:rsid w:val="00112684"/>
    <w:rsid w:val="00113740"/>
    <w:rsid w:val="001141CE"/>
    <w:rsid w:val="00114CD0"/>
    <w:rsid w:val="0011507B"/>
    <w:rsid w:val="00115096"/>
    <w:rsid w:val="001151AC"/>
    <w:rsid w:val="001152D2"/>
    <w:rsid w:val="0011640B"/>
    <w:rsid w:val="00117D79"/>
    <w:rsid w:val="001208A5"/>
    <w:rsid w:val="001216ED"/>
    <w:rsid w:val="00121B3E"/>
    <w:rsid w:val="00121B7E"/>
    <w:rsid w:val="00122490"/>
    <w:rsid w:val="00122619"/>
    <w:rsid w:val="001229A1"/>
    <w:rsid w:val="001230C0"/>
    <w:rsid w:val="001235D6"/>
    <w:rsid w:val="001236A3"/>
    <w:rsid w:val="00123829"/>
    <w:rsid w:val="001242B1"/>
    <w:rsid w:val="0012535A"/>
    <w:rsid w:val="00125B71"/>
    <w:rsid w:val="0012648D"/>
    <w:rsid w:val="001305F6"/>
    <w:rsid w:val="00131C69"/>
    <w:rsid w:val="00131E1A"/>
    <w:rsid w:val="00132B49"/>
    <w:rsid w:val="001330C3"/>
    <w:rsid w:val="00133400"/>
    <w:rsid w:val="00133EB9"/>
    <w:rsid w:val="00134B09"/>
    <w:rsid w:val="00134D43"/>
    <w:rsid w:val="00135484"/>
    <w:rsid w:val="0013571E"/>
    <w:rsid w:val="00135AD3"/>
    <w:rsid w:val="00135E76"/>
    <w:rsid w:val="001374EE"/>
    <w:rsid w:val="001376B6"/>
    <w:rsid w:val="00140D2C"/>
    <w:rsid w:val="0014122A"/>
    <w:rsid w:val="0014312F"/>
    <w:rsid w:val="0014339D"/>
    <w:rsid w:val="001435E4"/>
    <w:rsid w:val="00143B98"/>
    <w:rsid w:val="0014423D"/>
    <w:rsid w:val="001456BD"/>
    <w:rsid w:val="001458BE"/>
    <w:rsid w:val="001466B3"/>
    <w:rsid w:val="001476DB"/>
    <w:rsid w:val="00147898"/>
    <w:rsid w:val="00147ACE"/>
    <w:rsid w:val="00147DAC"/>
    <w:rsid w:val="0015020B"/>
    <w:rsid w:val="0015159A"/>
    <w:rsid w:val="001521E4"/>
    <w:rsid w:val="00152537"/>
    <w:rsid w:val="00152960"/>
    <w:rsid w:val="00152AFE"/>
    <w:rsid w:val="00152E55"/>
    <w:rsid w:val="0015418E"/>
    <w:rsid w:val="001541DD"/>
    <w:rsid w:val="00155422"/>
    <w:rsid w:val="001558B9"/>
    <w:rsid w:val="00156192"/>
    <w:rsid w:val="001573FD"/>
    <w:rsid w:val="001578BA"/>
    <w:rsid w:val="00157E3C"/>
    <w:rsid w:val="00160447"/>
    <w:rsid w:val="00160979"/>
    <w:rsid w:val="00161468"/>
    <w:rsid w:val="00163293"/>
    <w:rsid w:val="00163D6B"/>
    <w:rsid w:val="00164355"/>
    <w:rsid w:val="00165D2F"/>
    <w:rsid w:val="001705E1"/>
    <w:rsid w:val="00170729"/>
    <w:rsid w:val="00170C00"/>
    <w:rsid w:val="00170EFD"/>
    <w:rsid w:val="00171423"/>
    <w:rsid w:val="00171BD4"/>
    <w:rsid w:val="00171E56"/>
    <w:rsid w:val="001721E4"/>
    <w:rsid w:val="00172A8B"/>
    <w:rsid w:val="001735C3"/>
    <w:rsid w:val="00173A59"/>
    <w:rsid w:val="001745CF"/>
    <w:rsid w:val="00174E90"/>
    <w:rsid w:val="001757E7"/>
    <w:rsid w:val="00175FAF"/>
    <w:rsid w:val="001761BF"/>
    <w:rsid w:val="001775E1"/>
    <w:rsid w:val="00180417"/>
    <w:rsid w:val="0018099C"/>
    <w:rsid w:val="00180FD2"/>
    <w:rsid w:val="00181204"/>
    <w:rsid w:val="001827B0"/>
    <w:rsid w:val="001831F3"/>
    <w:rsid w:val="0018424E"/>
    <w:rsid w:val="00184527"/>
    <w:rsid w:val="0019005B"/>
    <w:rsid w:val="001924F5"/>
    <w:rsid w:val="00192AC3"/>
    <w:rsid w:val="0019377D"/>
    <w:rsid w:val="00193975"/>
    <w:rsid w:val="00194D2C"/>
    <w:rsid w:val="0019585B"/>
    <w:rsid w:val="001960A6"/>
    <w:rsid w:val="00196614"/>
    <w:rsid w:val="0019705E"/>
    <w:rsid w:val="00197A7E"/>
    <w:rsid w:val="001A110C"/>
    <w:rsid w:val="001A16BA"/>
    <w:rsid w:val="001A21AC"/>
    <w:rsid w:val="001A220E"/>
    <w:rsid w:val="001A28D6"/>
    <w:rsid w:val="001A2998"/>
    <w:rsid w:val="001A3B6C"/>
    <w:rsid w:val="001A43F5"/>
    <w:rsid w:val="001A4657"/>
    <w:rsid w:val="001A4765"/>
    <w:rsid w:val="001A5BD4"/>
    <w:rsid w:val="001A6725"/>
    <w:rsid w:val="001A6F2E"/>
    <w:rsid w:val="001B01E8"/>
    <w:rsid w:val="001B05AB"/>
    <w:rsid w:val="001B0B3D"/>
    <w:rsid w:val="001B0E19"/>
    <w:rsid w:val="001B147C"/>
    <w:rsid w:val="001B1709"/>
    <w:rsid w:val="001B2021"/>
    <w:rsid w:val="001B2749"/>
    <w:rsid w:val="001B2DE6"/>
    <w:rsid w:val="001B3D04"/>
    <w:rsid w:val="001B60A4"/>
    <w:rsid w:val="001B6707"/>
    <w:rsid w:val="001B7147"/>
    <w:rsid w:val="001B7887"/>
    <w:rsid w:val="001C1406"/>
    <w:rsid w:val="001C17D3"/>
    <w:rsid w:val="001C28B2"/>
    <w:rsid w:val="001C2A7F"/>
    <w:rsid w:val="001C2B56"/>
    <w:rsid w:val="001C32AB"/>
    <w:rsid w:val="001C47F9"/>
    <w:rsid w:val="001C4CD8"/>
    <w:rsid w:val="001C6599"/>
    <w:rsid w:val="001C6C7E"/>
    <w:rsid w:val="001C73CA"/>
    <w:rsid w:val="001C76D2"/>
    <w:rsid w:val="001C7EA3"/>
    <w:rsid w:val="001D0328"/>
    <w:rsid w:val="001D0BDE"/>
    <w:rsid w:val="001D10FC"/>
    <w:rsid w:val="001D1DE8"/>
    <w:rsid w:val="001D4502"/>
    <w:rsid w:val="001D4FA0"/>
    <w:rsid w:val="001D6435"/>
    <w:rsid w:val="001D6B8A"/>
    <w:rsid w:val="001D70A2"/>
    <w:rsid w:val="001D70BD"/>
    <w:rsid w:val="001D7C5B"/>
    <w:rsid w:val="001D7F07"/>
    <w:rsid w:val="001E011E"/>
    <w:rsid w:val="001E09CC"/>
    <w:rsid w:val="001E1049"/>
    <w:rsid w:val="001E3411"/>
    <w:rsid w:val="001E52AB"/>
    <w:rsid w:val="001E5DF1"/>
    <w:rsid w:val="001E6ED1"/>
    <w:rsid w:val="001E6F3A"/>
    <w:rsid w:val="001E70A1"/>
    <w:rsid w:val="001E78F0"/>
    <w:rsid w:val="001E7F4E"/>
    <w:rsid w:val="001F0900"/>
    <w:rsid w:val="001F0BCF"/>
    <w:rsid w:val="001F159D"/>
    <w:rsid w:val="001F2595"/>
    <w:rsid w:val="001F379C"/>
    <w:rsid w:val="001F420D"/>
    <w:rsid w:val="001F4B0E"/>
    <w:rsid w:val="001F4C78"/>
    <w:rsid w:val="001F4E7F"/>
    <w:rsid w:val="001F5A12"/>
    <w:rsid w:val="001F5AF2"/>
    <w:rsid w:val="001F5FF0"/>
    <w:rsid w:val="001F61F5"/>
    <w:rsid w:val="001F6C5B"/>
    <w:rsid w:val="001F73C0"/>
    <w:rsid w:val="00200255"/>
    <w:rsid w:val="00200B88"/>
    <w:rsid w:val="00201333"/>
    <w:rsid w:val="002013C5"/>
    <w:rsid w:val="002017C2"/>
    <w:rsid w:val="00203644"/>
    <w:rsid w:val="002039CB"/>
    <w:rsid w:val="00203E0A"/>
    <w:rsid w:val="00204401"/>
    <w:rsid w:val="002051FE"/>
    <w:rsid w:val="002053AC"/>
    <w:rsid w:val="002060F9"/>
    <w:rsid w:val="00206369"/>
    <w:rsid w:val="00206586"/>
    <w:rsid w:val="00207056"/>
    <w:rsid w:val="002071FB"/>
    <w:rsid w:val="002107C2"/>
    <w:rsid w:val="002108DC"/>
    <w:rsid w:val="00210AAE"/>
    <w:rsid w:val="00211554"/>
    <w:rsid w:val="00211EB8"/>
    <w:rsid w:val="002127F5"/>
    <w:rsid w:val="00213552"/>
    <w:rsid w:val="00214B84"/>
    <w:rsid w:val="00214DE0"/>
    <w:rsid w:val="0021565F"/>
    <w:rsid w:val="00215A44"/>
    <w:rsid w:val="00215AE8"/>
    <w:rsid w:val="00215C14"/>
    <w:rsid w:val="002168FF"/>
    <w:rsid w:val="00216C62"/>
    <w:rsid w:val="00217AC5"/>
    <w:rsid w:val="0022030D"/>
    <w:rsid w:val="00220340"/>
    <w:rsid w:val="00220410"/>
    <w:rsid w:val="002215C0"/>
    <w:rsid w:val="00221D41"/>
    <w:rsid w:val="0022210D"/>
    <w:rsid w:val="00222307"/>
    <w:rsid w:val="002224D5"/>
    <w:rsid w:val="00223E05"/>
    <w:rsid w:val="002244CD"/>
    <w:rsid w:val="00224E8E"/>
    <w:rsid w:val="002263E3"/>
    <w:rsid w:val="0022694D"/>
    <w:rsid w:val="002276AA"/>
    <w:rsid w:val="0023073E"/>
    <w:rsid w:val="00230B40"/>
    <w:rsid w:val="00230D8C"/>
    <w:rsid w:val="00231D57"/>
    <w:rsid w:val="00232024"/>
    <w:rsid w:val="002337DB"/>
    <w:rsid w:val="00233A63"/>
    <w:rsid w:val="00234BF8"/>
    <w:rsid w:val="00234F64"/>
    <w:rsid w:val="00235D92"/>
    <w:rsid w:val="00236AEE"/>
    <w:rsid w:val="0023747B"/>
    <w:rsid w:val="00240CBE"/>
    <w:rsid w:val="00240E60"/>
    <w:rsid w:val="00241292"/>
    <w:rsid w:val="00241EF7"/>
    <w:rsid w:val="00241F1F"/>
    <w:rsid w:val="002422C3"/>
    <w:rsid w:val="0024291D"/>
    <w:rsid w:val="00242B6C"/>
    <w:rsid w:val="0024304F"/>
    <w:rsid w:val="002446AE"/>
    <w:rsid w:val="00244E7C"/>
    <w:rsid w:val="0024519C"/>
    <w:rsid w:val="002454CD"/>
    <w:rsid w:val="00245C99"/>
    <w:rsid w:val="00246090"/>
    <w:rsid w:val="00247604"/>
    <w:rsid w:val="00251597"/>
    <w:rsid w:val="002516C9"/>
    <w:rsid w:val="00253880"/>
    <w:rsid w:val="002545F7"/>
    <w:rsid w:val="00256B10"/>
    <w:rsid w:val="00257873"/>
    <w:rsid w:val="00257947"/>
    <w:rsid w:val="00257F3F"/>
    <w:rsid w:val="0026062D"/>
    <w:rsid w:val="00260763"/>
    <w:rsid w:val="00262055"/>
    <w:rsid w:val="002628B1"/>
    <w:rsid w:val="002629D1"/>
    <w:rsid w:val="0026311E"/>
    <w:rsid w:val="0026369E"/>
    <w:rsid w:val="00264161"/>
    <w:rsid w:val="00264DA4"/>
    <w:rsid w:val="00264F2D"/>
    <w:rsid w:val="00264F6C"/>
    <w:rsid w:val="0026616F"/>
    <w:rsid w:val="00266196"/>
    <w:rsid w:val="00266322"/>
    <w:rsid w:val="0026685E"/>
    <w:rsid w:val="00267723"/>
    <w:rsid w:val="00267A36"/>
    <w:rsid w:val="00270314"/>
    <w:rsid w:val="0027035F"/>
    <w:rsid w:val="00270E62"/>
    <w:rsid w:val="00272405"/>
    <w:rsid w:val="002725A3"/>
    <w:rsid w:val="002727FB"/>
    <w:rsid w:val="00273324"/>
    <w:rsid w:val="00276363"/>
    <w:rsid w:val="0027642C"/>
    <w:rsid w:val="00276A41"/>
    <w:rsid w:val="00276D44"/>
    <w:rsid w:val="00276F17"/>
    <w:rsid w:val="00277879"/>
    <w:rsid w:val="002800DE"/>
    <w:rsid w:val="00280250"/>
    <w:rsid w:val="00282071"/>
    <w:rsid w:val="00283046"/>
    <w:rsid w:val="00283441"/>
    <w:rsid w:val="0028389F"/>
    <w:rsid w:val="00284FA6"/>
    <w:rsid w:val="00285E9A"/>
    <w:rsid w:val="00286B65"/>
    <w:rsid w:val="00286C11"/>
    <w:rsid w:val="00287067"/>
    <w:rsid w:val="00290262"/>
    <w:rsid w:val="00290FAD"/>
    <w:rsid w:val="00291041"/>
    <w:rsid w:val="00291DD0"/>
    <w:rsid w:val="00291EBC"/>
    <w:rsid w:val="0029256E"/>
    <w:rsid w:val="00292AAB"/>
    <w:rsid w:val="002936EC"/>
    <w:rsid w:val="002937D7"/>
    <w:rsid w:val="002939B2"/>
    <w:rsid w:val="00293E38"/>
    <w:rsid w:val="002943A7"/>
    <w:rsid w:val="002947A0"/>
    <w:rsid w:val="002949C4"/>
    <w:rsid w:val="0029592F"/>
    <w:rsid w:val="00295D53"/>
    <w:rsid w:val="00296173"/>
    <w:rsid w:val="002962FF"/>
    <w:rsid w:val="002965CA"/>
    <w:rsid w:val="00296A4C"/>
    <w:rsid w:val="002A007D"/>
    <w:rsid w:val="002A03B9"/>
    <w:rsid w:val="002A11F4"/>
    <w:rsid w:val="002A2E0B"/>
    <w:rsid w:val="002A3F79"/>
    <w:rsid w:val="002A43EC"/>
    <w:rsid w:val="002A474B"/>
    <w:rsid w:val="002A4D9C"/>
    <w:rsid w:val="002A5382"/>
    <w:rsid w:val="002A6165"/>
    <w:rsid w:val="002A639B"/>
    <w:rsid w:val="002A666B"/>
    <w:rsid w:val="002A6ED3"/>
    <w:rsid w:val="002B0294"/>
    <w:rsid w:val="002B095F"/>
    <w:rsid w:val="002B0BAA"/>
    <w:rsid w:val="002B104D"/>
    <w:rsid w:val="002B17EA"/>
    <w:rsid w:val="002B2440"/>
    <w:rsid w:val="002B2783"/>
    <w:rsid w:val="002B2A76"/>
    <w:rsid w:val="002B3254"/>
    <w:rsid w:val="002B3B22"/>
    <w:rsid w:val="002B43F5"/>
    <w:rsid w:val="002B484D"/>
    <w:rsid w:val="002B4B8A"/>
    <w:rsid w:val="002B4DA2"/>
    <w:rsid w:val="002B511C"/>
    <w:rsid w:val="002B59C3"/>
    <w:rsid w:val="002B5E6A"/>
    <w:rsid w:val="002B6928"/>
    <w:rsid w:val="002B6B82"/>
    <w:rsid w:val="002B7501"/>
    <w:rsid w:val="002B76AE"/>
    <w:rsid w:val="002C0E22"/>
    <w:rsid w:val="002C15D8"/>
    <w:rsid w:val="002C2890"/>
    <w:rsid w:val="002C314D"/>
    <w:rsid w:val="002C3615"/>
    <w:rsid w:val="002C4088"/>
    <w:rsid w:val="002C5539"/>
    <w:rsid w:val="002C5666"/>
    <w:rsid w:val="002C599C"/>
    <w:rsid w:val="002C5E9B"/>
    <w:rsid w:val="002C67C6"/>
    <w:rsid w:val="002C78CD"/>
    <w:rsid w:val="002C7C26"/>
    <w:rsid w:val="002D05FF"/>
    <w:rsid w:val="002D06AE"/>
    <w:rsid w:val="002D0925"/>
    <w:rsid w:val="002D164B"/>
    <w:rsid w:val="002D2783"/>
    <w:rsid w:val="002D2D02"/>
    <w:rsid w:val="002D2F35"/>
    <w:rsid w:val="002D3948"/>
    <w:rsid w:val="002D3A9B"/>
    <w:rsid w:val="002D4E53"/>
    <w:rsid w:val="002D688C"/>
    <w:rsid w:val="002D753E"/>
    <w:rsid w:val="002D7C88"/>
    <w:rsid w:val="002E01D2"/>
    <w:rsid w:val="002E07CE"/>
    <w:rsid w:val="002E0C09"/>
    <w:rsid w:val="002E2A74"/>
    <w:rsid w:val="002E2C77"/>
    <w:rsid w:val="002E35B9"/>
    <w:rsid w:val="002E4693"/>
    <w:rsid w:val="002E4F3A"/>
    <w:rsid w:val="002E4F9A"/>
    <w:rsid w:val="002E6050"/>
    <w:rsid w:val="002E6266"/>
    <w:rsid w:val="002E64A3"/>
    <w:rsid w:val="002E708E"/>
    <w:rsid w:val="002E70D1"/>
    <w:rsid w:val="002E72A9"/>
    <w:rsid w:val="002E77CE"/>
    <w:rsid w:val="002F05C9"/>
    <w:rsid w:val="002F2113"/>
    <w:rsid w:val="002F3621"/>
    <w:rsid w:val="002F409E"/>
    <w:rsid w:val="002F4389"/>
    <w:rsid w:val="002F47CF"/>
    <w:rsid w:val="002F51CE"/>
    <w:rsid w:val="002F5607"/>
    <w:rsid w:val="002F6336"/>
    <w:rsid w:val="002F68A6"/>
    <w:rsid w:val="002F6EB5"/>
    <w:rsid w:val="002F6F68"/>
    <w:rsid w:val="002F748B"/>
    <w:rsid w:val="002F7503"/>
    <w:rsid w:val="002F77FC"/>
    <w:rsid w:val="002F7DB3"/>
    <w:rsid w:val="003008D7"/>
    <w:rsid w:val="0030131B"/>
    <w:rsid w:val="00301395"/>
    <w:rsid w:val="0030154F"/>
    <w:rsid w:val="00303328"/>
    <w:rsid w:val="003036D2"/>
    <w:rsid w:val="003036FE"/>
    <w:rsid w:val="003038F0"/>
    <w:rsid w:val="00304769"/>
    <w:rsid w:val="00304818"/>
    <w:rsid w:val="00304933"/>
    <w:rsid w:val="00305005"/>
    <w:rsid w:val="003050F8"/>
    <w:rsid w:val="0030539B"/>
    <w:rsid w:val="00305A7C"/>
    <w:rsid w:val="00305F00"/>
    <w:rsid w:val="00307343"/>
    <w:rsid w:val="0030752A"/>
    <w:rsid w:val="00307D2A"/>
    <w:rsid w:val="00310663"/>
    <w:rsid w:val="00311645"/>
    <w:rsid w:val="00311FCC"/>
    <w:rsid w:val="0031358E"/>
    <w:rsid w:val="00313838"/>
    <w:rsid w:val="00314224"/>
    <w:rsid w:val="0031440A"/>
    <w:rsid w:val="0031444F"/>
    <w:rsid w:val="00314AAE"/>
    <w:rsid w:val="00315837"/>
    <w:rsid w:val="00316228"/>
    <w:rsid w:val="00316C83"/>
    <w:rsid w:val="0031770D"/>
    <w:rsid w:val="003177DA"/>
    <w:rsid w:val="003179B0"/>
    <w:rsid w:val="00317BB8"/>
    <w:rsid w:val="00320518"/>
    <w:rsid w:val="003209E3"/>
    <w:rsid w:val="00320C71"/>
    <w:rsid w:val="00320FAC"/>
    <w:rsid w:val="003228B3"/>
    <w:rsid w:val="00322F11"/>
    <w:rsid w:val="00323DC2"/>
    <w:rsid w:val="00324604"/>
    <w:rsid w:val="00324683"/>
    <w:rsid w:val="003248B7"/>
    <w:rsid w:val="00324C2C"/>
    <w:rsid w:val="00324DFD"/>
    <w:rsid w:val="003251C2"/>
    <w:rsid w:val="003251ED"/>
    <w:rsid w:val="003279A2"/>
    <w:rsid w:val="00327D82"/>
    <w:rsid w:val="0033034F"/>
    <w:rsid w:val="003308A6"/>
    <w:rsid w:val="00331573"/>
    <w:rsid w:val="00331EFB"/>
    <w:rsid w:val="00332BB5"/>
    <w:rsid w:val="0033414F"/>
    <w:rsid w:val="00334177"/>
    <w:rsid w:val="00334AC6"/>
    <w:rsid w:val="00334F76"/>
    <w:rsid w:val="0033522F"/>
    <w:rsid w:val="003359DF"/>
    <w:rsid w:val="00336B56"/>
    <w:rsid w:val="00336C98"/>
    <w:rsid w:val="00337153"/>
    <w:rsid w:val="0033765A"/>
    <w:rsid w:val="00340216"/>
    <w:rsid w:val="00341113"/>
    <w:rsid w:val="0034286E"/>
    <w:rsid w:val="0034288E"/>
    <w:rsid w:val="003436E8"/>
    <w:rsid w:val="0034616E"/>
    <w:rsid w:val="00346C1E"/>
    <w:rsid w:val="0034705B"/>
    <w:rsid w:val="0034709C"/>
    <w:rsid w:val="00350191"/>
    <w:rsid w:val="003501EC"/>
    <w:rsid w:val="00350C27"/>
    <w:rsid w:val="00352096"/>
    <w:rsid w:val="00352670"/>
    <w:rsid w:val="0035297D"/>
    <w:rsid w:val="003540F6"/>
    <w:rsid w:val="0035479B"/>
    <w:rsid w:val="00355CFA"/>
    <w:rsid w:val="00356015"/>
    <w:rsid w:val="00356A58"/>
    <w:rsid w:val="00357C76"/>
    <w:rsid w:val="00357DC1"/>
    <w:rsid w:val="00357FD6"/>
    <w:rsid w:val="00357FFB"/>
    <w:rsid w:val="003622A7"/>
    <w:rsid w:val="00362DE0"/>
    <w:rsid w:val="00363BBD"/>
    <w:rsid w:val="0036489F"/>
    <w:rsid w:val="003656BE"/>
    <w:rsid w:val="00365A88"/>
    <w:rsid w:val="00366428"/>
    <w:rsid w:val="00366AEE"/>
    <w:rsid w:val="00367523"/>
    <w:rsid w:val="003703DC"/>
    <w:rsid w:val="00371304"/>
    <w:rsid w:val="003717CD"/>
    <w:rsid w:val="0037204E"/>
    <w:rsid w:val="0037259D"/>
    <w:rsid w:val="003735D6"/>
    <w:rsid w:val="003739FD"/>
    <w:rsid w:val="0037559C"/>
    <w:rsid w:val="003769E4"/>
    <w:rsid w:val="00376DCD"/>
    <w:rsid w:val="00380063"/>
    <w:rsid w:val="00380526"/>
    <w:rsid w:val="00380A76"/>
    <w:rsid w:val="00381138"/>
    <w:rsid w:val="00381B19"/>
    <w:rsid w:val="003823A3"/>
    <w:rsid w:val="0038433E"/>
    <w:rsid w:val="00384D59"/>
    <w:rsid w:val="00384DA0"/>
    <w:rsid w:val="0038538D"/>
    <w:rsid w:val="0038566E"/>
    <w:rsid w:val="00385E92"/>
    <w:rsid w:val="003869F2"/>
    <w:rsid w:val="00386B51"/>
    <w:rsid w:val="00390068"/>
    <w:rsid w:val="0039039A"/>
    <w:rsid w:val="00390E0A"/>
    <w:rsid w:val="003911C0"/>
    <w:rsid w:val="003914A1"/>
    <w:rsid w:val="003922AB"/>
    <w:rsid w:val="003923EF"/>
    <w:rsid w:val="00392867"/>
    <w:rsid w:val="00392E68"/>
    <w:rsid w:val="00393A84"/>
    <w:rsid w:val="00394128"/>
    <w:rsid w:val="00394F02"/>
    <w:rsid w:val="00396460"/>
    <w:rsid w:val="003969EF"/>
    <w:rsid w:val="0039782F"/>
    <w:rsid w:val="0039784A"/>
    <w:rsid w:val="00397BDF"/>
    <w:rsid w:val="00397EB0"/>
    <w:rsid w:val="003A0172"/>
    <w:rsid w:val="003A0A96"/>
    <w:rsid w:val="003A0C28"/>
    <w:rsid w:val="003A0C80"/>
    <w:rsid w:val="003A3AA7"/>
    <w:rsid w:val="003A3CBC"/>
    <w:rsid w:val="003A4046"/>
    <w:rsid w:val="003A44AC"/>
    <w:rsid w:val="003A499A"/>
    <w:rsid w:val="003A4C50"/>
    <w:rsid w:val="003A51AD"/>
    <w:rsid w:val="003A5612"/>
    <w:rsid w:val="003A5726"/>
    <w:rsid w:val="003A59C6"/>
    <w:rsid w:val="003A6E17"/>
    <w:rsid w:val="003A7AF9"/>
    <w:rsid w:val="003A7E7A"/>
    <w:rsid w:val="003B0141"/>
    <w:rsid w:val="003B022C"/>
    <w:rsid w:val="003B0D05"/>
    <w:rsid w:val="003B0D21"/>
    <w:rsid w:val="003B13D7"/>
    <w:rsid w:val="003B151E"/>
    <w:rsid w:val="003B21E0"/>
    <w:rsid w:val="003B29D9"/>
    <w:rsid w:val="003B3C3C"/>
    <w:rsid w:val="003B4226"/>
    <w:rsid w:val="003B4347"/>
    <w:rsid w:val="003B4FDA"/>
    <w:rsid w:val="003B63D7"/>
    <w:rsid w:val="003B6AF2"/>
    <w:rsid w:val="003B7FD2"/>
    <w:rsid w:val="003C0BEB"/>
    <w:rsid w:val="003C0EE9"/>
    <w:rsid w:val="003C145A"/>
    <w:rsid w:val="003C1586"/>
    <w:rsid w:val="003C324C"/>
    <w:rsid w:val="003C4CCF"/>
    <w:rsid w:val="003C59D0"/>
    <w:rsid w:val="003C5EB6"/>
    <w:rsid w:val="003C608E"/>
    <w:rsid w:val="003D08FD"/>
    <w:rsid w:val="003D1492"/>
    <w:rsid w:val="003D1540"/>
    <w:rsid w:val="003D15BB"/>
    <w:rsid w:val="003D1D70"/>
    <w:rsid w:val="003D1E70"/>
    <w:rsid w:val="003D2C97"/>
    <w:rsid w:val="003D2CCB"/>
    <w:rsid w:val="003D3029"/>
    <w:rsid w:val="003D35EF"/>
    <w:rsid w:val="003D3D96"/>
    <w:rsid w:val="003D3F68"/>
    <w:rsid w:val="003D4FDD"/>
    <w:rsid w:val="003D507D"/>
    <w:rsid w:val="003D67E0"/>
    <w:rsid w:val="003D6CA6"/>
    <w:rsid w:val="003E01A0"/>
    <w:rsid w:val="003E09BB"/>
    <w:rsid w:val="003E0A9B"/>
    <w:rsid w:val="003E20C0"/>
    <w:rsid w:val="003E2E45"/>
    <w:rsid w:val="003E3A43"/>
    <w:rsid w:val="003E3C3A"/>
    <w:rsid w:val="003E45B5"/>
    <w:rsid w:val="003E4A26"/>
    <w:rsid w:val="003E4D22"/>
    <w:rsid w:val="003E541B"/>
    <w:rsid w:val="003E5A89"/>
    <w:rsid w:val="003E5CE5"/>
    <w:rsid w:val="003E5FE1"/>
    <w:rsid w:val="003E604E"/>
    <w:rsid w:val="003E60EE"/>
    <w:rsid w:val="003E65C1"/>
    <w:rsid w:val="003E7D49"/>
    <w:rsid w:val="003F0265"/>
    <w:rsid w:val="003F11B9"/>
    <w:rsid w:val="003F1F31"/>
    <w:rsid w:val="003F2BEF"/>
    <w:rsid w:val="003F3C1F"/>
    <w:rsid w:val="003F4464"/>
    <w:rsid w:val="003F4A4A"/>
    <w:rsid w:val="003F56B3"/>
    <w:rsid w:val="003F6105"/>
    <w:rsid w:val="003F788D"/>
    <w:rsid w:val="003F7985"/>
    <w:rsid w:val="00400132"/>
    <w:rsid w:val="0040108D"/>
    <w:rsid w:val="004025CD"/>
    <w:rsid w:val="00402A9B"/>
    <w:rsid w:val="00403311"/>
    <w:rsid w:val="00404C6A"/>
    <w:rsid w:val="0040504F"/>
    <w:rsid w:val="00405307"/>
    <w:rsid w:val="00405800"/>
    <w:rsid w:val="004067FF"/>
    <w:rsid w:val="00410C4C"/>
    <w:rsid w:val="004114C6"/>
    <w:rsid w:val="00411AA6"/>
    <w:rsid w:val="00411BB0"/>
    <w:rsid w:val="0041207C"/>
    <w:rsid w:val="00412250"/>
    <w:rsid w:val="004133D9"/>
    <w:rsid w:val="004134DC"/>
    <w:rsid w:val="00413A4F"/>
    <w:rsid w:val="00413C29"/>
    <w:rsid w:val="00414373"/>
    <w:rsid w:val="00414463"/>
    <w:rsid w:val="004144EE"/>
    <w:rsid w:val="004146B6"/>
    <w:rsid w:val="00417206"/>
    <w:rsid w:val="00420346"/>
    <w:rsid w:val="004204C9"/>
    <w:rsid w:val="00421157"/>
    <w:rsid w:val="00421EDB"/>
    <w:rsid w:val="00422254"/>
    <w:rsid w:val="004227F9"/>
    <w:rsid w:val="00422CE0"/>
    <w:rsid w:val="00422EB0"/>
    <w:rsid w:val="004258CE"/>
    <w:rsid w:val="004258DA"/>
    <w:rsid w:val="00425ADC"/>
    <w:rsid w:val="00426E12"/>
    <w:rsid w:val="004270C9"/>
    <w:rsid w:val="004310E4"/>
    <w:rsid w:val="00431B7E"/>
    <w:rsid w:val="004327C5"/>
    <w:rsid w:val="00432AE6"/>
    <w:rsid w:val="00433A75"/>
    <w:rsid w:val="00433FD3"/>
    <w:rsid w:val="004342FB"/>
    <w:rsid w:val="0043498B"/>
    <w:rsid w:val="00434BEE"/>
    <w:rsid w:val="004358CB"/>
    <w:rsid w:val="00435906"/>
    <w:rsid w:val="00435EE4"/>
    <w:rsid w:val="0043601B"/>
    <w:rsid w:val="00436C2F"/>
    <w:rsid w:val="004379E3"/>
    <w:rsid w:val="00437E2C"/>
    <w:rsid w:val="004409EE"/>
    <w:rsid w:val="00440B96"/>
    <w:rsid w:val="00440D21"/>
    <w:rsid w:val="00441583"/>
    <w:rsid w:val="00442E5B"/>
    <w:rsid w:val="00443199"/>
    <w:rsid w:val="004434E3"/>
    <w:rsid w:val="00443BB9"/>
    <w:rsid w:val="0044406B"/>
    <w:rsid w:val="00444262"/>
    <w:rsid w:val="0044512B"/>
    <w:rsid w:val="00445D6E"/>
    <w:rsid w:val="00446018"/>
    <w:rsid w:val="00446364"/>
    <w:rsid w:val="00446641"/>
    <w:rsid w:val="00446DBB"/>
    <w:rsid w:val="00446ED9"/>
    <w:rsid w:val="004508CA"/>
    <w:rsid w:val="004517D6"/>
    <w:rsid w:val="00451FB3"/>
    <w:rsid w:val="0045246B"/>
    <w:rsid w:val="00452979"/>
    <w:rsid w:val="0045322F"/>
    <w:rsid w:val="004538C5"/>
    <w:rsid w:val="004552E6"/>
    <w:rsid w:val="00455A49"/>
    <w:rsid w:val="00455C06"/>
    <w:rsid w:val="00455F05"/>
    <w:rsid w:val="004567A3"/>
    <w:rsid w:val="004572D0"/>
    <w:rsid w:val="00457DFE"/>
    <w:rsid w:val="00460744"/>
    <w:rsid w:val="00461367"/>
    <w:rsid w:val="004613AF"/>
    <w:rsid w:val="00462095"/>
    <w:rsid w:val="00462A23"/>
    <w:rsid w:val="00462DE8"/>
    <w:rsid w:val="004656A9"/>
    <w:rsid w:val="0046756D"/>
    <w:rsid w:val="00470A6C"/>
    <w:rsid w:val="00470B57"/>
    <w:rsid w:val="004717DE"/>
    <w:rsid w:val="004720DE"/>
    <w:rsid w:val="00473048"/>
    <w:rsid w:val="00473C9B"/>
    <w:rsid w:val="00473F5C"/>
    <w:rsid w:val="004740CB"/>
    <w:rsid w:val="004740D1"/>
    <w:rsid w:val="0047411B"/>
    <w:rsid w:val="00474312"/>
    <w:rsid w:val="00474468"/>
    <w:rsid w:val="004745AC"/>
    <w:rsid w:val="00475644"/>
    <w:rsid w:val="004767CD"/>
    <w:rsid w:val="004804EF"/>
    <w:rsid w:val="004805D8"/>
    <w:rsid w:val="0048063E"/>
    <w:rsid w:val="004811B8"/>
    <w:rsid w:val="00481A68"/>
    <w:rsid w:val="00482FA5"/>
    <w:rsid w:val="004831AD"/>
    <w:rsid w:val="0048326F"/>
    <w:rsid w:val="0048348C"/>
    <w:rsid w:val="00483B78"/>
    <w:rsid w:val="00483F6F"/>
    <w:rsid w:val="00484EED"/>
    <w:rsid w:val="00485797"/>
    <w:rsid w:val="0048582F"/>
    <w:rsid w:val="0048673F"/>
    <w:rsid w:val="004876FE"/>
    <w:rsid w:val="0049151E"/>
    <w:rsid w:val="004915D1"/>
    <w:rsid w:val="004915D7"/>
    <w:rsid w:val="004915DC"/>
    <w:rsid w:val="00491912"/>
    <w:rsid w:val="00491D05"/>
    <w:rsid w:val="004926E9"/>
    <w:rsid w:val="00495E37"/>
    <w:rsid w:val="0049624A"/>
    <w:rsid w:val="004964CA"/>
    <w:rsid w:val="0049714D"/>
    <w:rsid w:val="0049715F"/>
    <w:rsid w:val="00497202"/>
    <w:rsid w:val="00497D7F"/>
    <w:rsid w:val="004A0686"/>
    <w:rsid w:val="004A0C6C"/>
    <w:rsid w:val="004A12AE"/>
    <w:rsid w:val="004A3A38"/>
    <w:rsid w:val="004A3B01"/>
    <w:rsid w:val="004A3BA2"/>
    <w:rsid w:val="004A3FF8"/>
    <w:rsid w:val="004A4070"/>
    <w:rsid w:val="004A4CCA"/>
    <w:rsid w:val="004A6CEE"/>
    <w:rsid w:val="004A72C7"/>
    <w:rsid w:val="004A7897"/>
    <w:rsid w:val="004A7A67"/>
    <w:rsid w:val="004A7C18"/>
    <w:rsid w:val="004B12F3"/>
    <w:rsid w:val="004B1386"/>
    <w:rsid w:val="004B2342"/>
    <w:rsid w:val="004B26CF"/>
    <w:rsid w:val="004B2E53"/>
    <w:rsid w:val="004B2E9D"/>
    <w:rsid w:val="004B369D"/>
    <w:rsid w:val="004B49AF"/>
    <w:rsid w:val="004B57AD"/>
    <w:rsid w:val="004B5BD2"/>
    <w:rsid w:val="004B6E8F"/>
    <w:rsid w:val="004B710A"/>
    <w:rsid w:val="004B72C8"/>
    <w:rsid w:val="004C0247"/>
    <w:rsid w:val="004C066B"/>
    <w:rsid w:val="004C0FA6"/>
    <w:rsid w:val="004C1F1B"/>
    <w:rsid w:val="004C2313"/>
    <w:rsid w:val="004C2346"/>
    <w:rsid w:val="004C25AA"/>
    <w:rsid w:val="004C2DA3"/>
    <w:rsid w:val="004C2FA7"/>
    <w:rsid w:val="004C40C2"/>
    <w:rsid w:val="004C609C"/>
    <w:rsid w:val="004C683B"/>
    <w:rsid w:val="004C68FE"/>
    <w:rsid w:val="004D0279"/>
    <w:rsid w:val="004D13E9"/>
    <w:rsid w:val="004D1D40"/>
    <w:rsid w:val="004D27FB"/>
    <w:rsid w:val="004D2937"/>
    <w:rsid w:val="004D4583"/>
    <w:rsid w:val="004D466A"/>
    <w:rsid w:val="004D4BB8"/>
    <w:rsid w:val="004D4D50"/>
    <w:rsid w:val="004D649F"/>
    <w:rsid w:val="004D6D52"/>
    <w:rsid w:val="004D7201"/>
    <w:rsid w:val="004D72B9"/>
    <w:rsid w:val="004D7434"/>
    <w:rsid w:val="004E0323"/>
    <w:rsid w:val="004E1484"/>
    <w:rsid w:val="004E16C6"/>
    <w:rsid w:val="004E20D5"/>
    <w:rsid w:val="004E331F"/>
    <w:rsid w:val="004E3AC9"/>
    <w:rsid w:val="004E47D7"/>
    <w:rsid w:val="004E48BF"/>
    <w:rsid w:val="004E4EA7"/>
    <w:rsid w:val="004E556C"/>
    <w:rsid w:val="004E5898"/>
    <w:rsid w:val="004E5CCA"/>
    <w:rsid w:val="004E6684"/>
    <w:rsid w:val="004E6A78"/>
    <w:rsid w:val="004E6AE7"/>
    <w:rsid w:val="004E78E2"/>
    <w:rsid w:val="004F0596"/>
    <w:rsid w:val="004F0C57"/>
    <w:rsid w:val="004F0E1A"/>
    <w:rsid w:val="004F2F82"/>
    <w:rsid w:val="004F3390"/>
    <w:rsid w:val="004F4244"/>
    <w:rsid w:val="004F4FF4"/>
    <w:rsid w:val="004F5426"/>
    <w:rsid w:val="004F54C1"/>
    <w:rsid w:val="004F5F02"/>
    <w:rsid w:val="004F5F89"/>
    <w:rsid w:val="004F6099"/>
    <w:rsid w:val="004F64F9"/>
    <w:rsid w:val="004F65FC"/>
    <w:rsid w:val="004F706B"/>
    <w:rsid w:val="004F735D"/>
    <w:rsid w:val="004F77D7"/>
    <w:rsid w:val="004F78F7"/>
    <w:rsid w:val="004F7A54"/>
    <w:rsid w:val="00501777"/>
    <w:rsid w:val="005019FB"/>
    <w:rsid w:val="005020EC"/>
    <w:rsid w:val="00502B63"/>
    <w:rsid w:val="00502CB5"/>
    <w:rsid w:val="00502FB5"/>
    <w:rsid w:val="0050318C"/>
    <w:rsid w:val="005037A6"/>
    <w:rsid w:val="00503D55"/>
    <w:rsid w:val="00503FBA"/>
    <w:rsid w:val="005045A4"/>
    <w:rsid w:val="005046C1"/>
    <w:rsid w:val="0050597C"/>
    <w:rsid w:val="00505FDC"/>
    <w:rsid w:val="00506A5B"/>
    <w:rsid w:val="00506B28"/>
    <w:rsid w:val="0050736F"/>
    <w:rsid w:val="0050784F"/>
    <w:rsid w:val="005107B2"/>
    <w:rsid w:val="005122CE"/>
    <w:rsid w:val="005122EB"/>
    <w:rsid w:val="005126FB"/>
    <w:rsid w:val="00512A05"/>
    <w:rsid w:val="00513308"/>
    <w:rsid w:val="005134ED"/>
    <w:rsid w:val="00513F6C"/>
    <w:rsid w:val="00514765"/>
    <w:rsid w:val="00514852"/>
    <w:rsid w:val="0051524E"/>
    <w:rsid w:val="00515685"/>
    <w:rsid w:val="0051570E"/>
    <w:rsid w:val="0051674C"/>
    <w:rsid w:val="00516B73"/>
    <w:rsid w:val="00516CD6"/>
    <w:rsid w:val="00516DC2"/>
    <w:rsid w:val="005178A0"/>
    <w:rsid w:val="00520100"/>
    <w:rsid w:val="0052014F"/>
    <w:rsid w:val="00520164"/>
    <w:rsid w:val="005215F4"/>
    <w:rsid w:val="005221B5"/>
    <w:rsid w:val="005222ED"/>
    <w:rsid w:val="00523616"/>
    <w:rsid w:val="0052439A"/>
    <w:rsid w:val="0052466F"/>
    <w:rsid w:val="00524818"/>
    <w:rsid w:val="00525941"/>
    <w:rsid w:val="00525BC5"/>
    <w:rsid w:val="005261D1"/>
    <w:rsid w:val="00526CDE"/>
    <w:rsid w:val="00527650"/>
    <w:rsid w:val="00531E9F"/>
    <w:rsid w:val="00532418"/>
    <w:rsid w:val="00533386"/>
    <w:rsid w:val="00533E00"/>
    <w:rsid w:val="0053408C"/>
    <w:rsid w:val="005346A3"/>
    <w:rsid w:val="005346C0"/>
    <w:rsid w:val="00534F53"/>
    <w:rsid w:val="0053571D"/>
    <w:rsid w:val="005367E5"/>
    <w:rsid w:val="0053704D"/>
    <w:rsid w:val="00537360"/>
    <w:rsid w:val="00537615"/>
    <w:rsid w:val="00537992"/>
    <w:rsid w:val="005401CA"/>
    <w:rsid w:val="00540247"/>
    <w:rsid w:val="0054047D"/>
    <w:rsid w:val="00542330"/>
    <w:rsid w:val="0054296B"/>
    <w:rsid w:val="00542FD7"/>
    <w:rsid w:val="00543260"/>
    <w:rsid w:val="00544FFE"/>
    <w:rsid w:val="00545DAF"/>
    <w:rsid w:val="00546422"/>
    <w:rsid w:val="005472D7"/>
    <w:rsid w:val="0054782E"/>
    <w:rsid w:val="00550345"/>
    <w:rsid w:val="0055229F"/>
    <w:rsid w:val="00552BB5"/>
    <w:rsid w:val="00553079"/>
    <w:rsid w:val="00553236"/>
    <w:rsid w:val="00553260"/>
    <w:rsid w:val="0055353A"/>
    <w:rsid w:val="00554B62"/>
    <w:rsid w:val="00554B6B"/>
    <w:rsid w:val="00554DBE"/>
    <w:rsid w:val="0055540E"/>
    <w:rsid w:val="00555965"/>
    <w:rsid w:val="005559F6"/>
    <w:rsid w:val="00555D28"/>
    <w:rsid w:val="00557438"/>
    <w:rsid w:val="005575A8"/>
    <w:rsid w:val="00561EA9"/>
    <w:rsid w:val="005622CC"/>
    <w:rsid w:val="005626F9"/>
    <w:rsid w:val="005629EE"/>
    <w:rsid w:val="00562D73"/>
    <w:rsid w:val="00563855"/>
    <w:rsid w:val="00563B57"/>
    <w:rsid w:val="00563DC0"/>
    <w:rsid w:val="00564CC7"/>
    <w:rsid w:val="00564D7A"/>
    <w:rsid w:val="005650C4"/>
    <w:rsid w:val="0056568D"/>
    <w:rsid w:val="005665BC"/>
    <w:rsid w:val="00566DA2"/>
    <w:rsid w:val="005673B3"/>
    <w:rsid w:val="005702F6"/>
    <w:rsid w:val="0057063B"/>
    <w:rsid w:val="005707E2"/>
    <w:rsid w:val="00570A13"/>
    <w:rsid w:val="00570EEF"/>
    <w:rsid w:val="00570F8A"/>
    <w:rsid w:val="0057244A"/>
    <w:rsid w:val="0057249F"/>
    <w:rsid w:val="00573189"/>
    <w:rsid w:val="00573AE6"/>
    <w:rsid w:val="00575277"/>
    <w:rsid w:val="0057527F"/>
    <w:rsid w:val="0058003A"/>
    <w:rsid w:val="005800E9"/>
    <w:rsid w:val="0058013E"/>
    <w:rsid w:val="0058108E"/>
    <w:rsid w:val="005813CA"/>
    <w:rsid w:val="00581FF1"/>
    <w:rsid w:val="0058334D"/>
    <w:rsid w:val="0058376D"/>
    <w:rsid w:val="00583AA1"/>
    <w:rsid w:val="00584261"/>
    <w:rsid w:val="005871B6"/>
    <w:rsid w:val="0059033B"/>
    <w:rsid w:val="005906C5"/>
    <w:rsid w:val="00590CB8"/>
    <w:rsid w:val="00590F08"/>
    <w:rsid w:val="005916F5"/>
    <w:rsid w:val="00591A00"/>
    <w:rsid w:val="00591AB1"/>
    <w:rsid w:val="005921A2"/>
    <w:rsid w:val="00594DC4"/>
    <w:rsid w:val="00595BA4"/>
    <w:rsid w:val="0059644C"/>
    <w:rsid w:val="00596833"/>
    <w:rsid w:val="00596ACC"/>
    <w:rsid w:val="00596EBF"/>
    <w:rsid w:val="0059717A"/>
    <w:rsid w:val="00597851"/>
    <w:rsid w:val="005979C3"/>
    <w:rsid w:val="005A0568"/>
    <w:rsid w:val="005A0C35"/>
    <w:rsid w:val="005A1B47"/>
    <w:rsid w:val="005A24DE"/>
    <w:rsid w:val="005A4107"/>
    <w:rsid w:val="005A466D"/>
    <w:rsid w:val="005A5A30"/>
    <w:rsid w:val="005A5E4E"/>
    <w:rsid w:val="005A651E"/>
    <w:rsid w:val="005A6688"/>
    <w:rsid w:val="005A67C3"/>
    <w:rsid w:val="005A6FF5"/>
    <w:rsid w:val="005A7185"/>
    <w:rsid w:val="005A745B"/>
    <w:rsid w:val="005A7674"/>
    <w:rsid w:val="005B2334"/>
    <w:rsid w:val="005B2828"/>
    <w:rsid w:val="005B3BE4"/>
    <w:rsid w:val="005B4262"/>
    <w:rsid w:val="005B44DB"/>
    <w:rsid w:val="005B4553"/>
    <w:rsid w:val="005B4823"/>
    <w:rsid w:val="005B497E"/>
    <w:rsid w:val="005B49A8"/>
    <w:rsid w:val="005B5897"/>
    <w:rsid w:val="005B6908"/>
    <w:rsid w:val="005B6BCB"/>
    <w:rsid w:val="005B6BDD"/>
    <w:rsid w:val="005B6C35"/>
    <w:rsid w:val="005B747E"/>
    <w:rsid w:val="005B7481"/>
    <w:rsid w:val="005B7D6F"/>
    <w:rsid w:val="005C03E4"/>
    <w:rsid w:val="005C08F9"/>
    <w:rsid w:val="005C1168"/>
    <w:rsid w:val="005C226F"/>
    <w:rsid w:val="005C241A"/>
    <w:rsid w:val="005C2E5F"/>
    <w:rsid w:val="005C3E25"/>
    <w:rsid w:val="005C4CA3"/>
    <w:rsid w:val="005C4F3C"/>
    <w:rsid w:val="005C66C5"/>
    <w:rsid w:val="005C69C2"/>
    <w:rsid w:val="005D0970"/>
    <w:rsid w:val="005D0EC3"/>
    <w:rsid w:val="005D1D79"/>
    <w:rsid w:val="005D2057"/>
    <w:rsid w:val="005D26BD"/>
    <w:rsid w:val="005D28AB"/>
    <w:rsid w:val="005D3ACE"/>
    <w:rsid w:val="005D3B8E"/>
    <w:rsid w:val="005D4007"/>
    <w:rsid w:val="005D4542"/>
    <w:rsid w:val="005D4752"/>
    <w:rsid w:val="005D483B"/>
    <w:rsid w:val="005D4B2D"/>
    <w:rsid w:val="005D4C20"/>
    <w:rsid w:val="005D4E89"/>
    <w:rsid w:val="005D6DBD"/>
    <w:rsid w:val="005D7592"/>
    <w:rsid w:val="005D7CA3"/>
    <w:rsid w:val="005E1370"/>
    <w:rsid w:val="005E1960"/>
    <w:rsid w:val="005E1D82"/>
    <w:rsid w:val="005E21F0"/>
    <w:rsid w:val="005E4819"/>
    <w:rsid w:val="005E4967"/>
    <w:rsid w:val="005E49DE"/>
    <w:rsid w:val="005E598E"/>
    <w:rsid w:val="005E5ED9"/>
    <w:rsid w:val="005E6009"/>
    <w:rsid w:val="005E6322"/>
    <w:rsid w:val="005E7DD4"/>
    <w:rsid w:val="005F05F2"/>
    <w:rsid w:val="005F0600"/>
    <w:rsid w:val="005F10B1"/>
    <w:rsid w:val="005F144D"/>
    <w:rsid w:val="005F1732"/>
    <w:rsid w:val="005F1D97"/>
    <w:rsid w:val="005F2FCB"/>
    <w:rsid w:val="005F3D97"/>
    <w:rsid w:val="005F3DE1"/>
    <w:rsid w:val="005F4343"/>
    <w:rsid w:val="005F5568"/>
    <w:rsid w:val="005F62CF"/>
    <w:rsid w:val="005F67B9"/>
    <w:rsid w:val="005F76DE"/>
    <w:rsid w:val="0060002D"/>
    <w:rsid w:val="006001E0"/>
    <w:rsid w:val="0060056F"/>
    <w:rsid w:val="006014CF"/>
    <w:rsid w:val="006019F6"/>
    <w:rsid w:val="00601A86"/>
    <w:rsid w:val="00601E6D"/>
    <w:rsid w:val="006029AB"/>
    <w:rsid w:val="00602AA1"/>
    <w:rsid w:val="00603C4C"/>
    <w:rsid w:val="00603CA3"/>
    <w:rsid w:val="00603D3D"/>
    <w:rsid w:val="00604248"/>
    <w:rsid w:val="006054B4"/>
    <w:rsid w:val="006054FA"/>
    <w:rsid w:val="006058FC"/>
    <w:rsid w:val="0060634E"/>
    <w:rsid w:val="006074D1"/>
    <w:rsid w:val="0060797A"/>
    <w:rsid w:val="006104A0"/>
    <w:rsid w:val="006107D3"/>
    <w:rsid w:val="0061153C"/>
    <w:rsid w:val="00611A39"/>
    <w:rsid w:val="00611F54"/>
    <w:rsid w:val="0061293A"/>
    <w:rsid w:val="00612CD1"/>
    <w:rsid w:val="00612EDB"/>
    <w:rsid w:val="00613325"/>
    <w:rsid w:val="0061359B"/>
    <w:rsid w:val="006137B6"/>
    <w:rsid w:val="00615B96"/>
    <w:rsid w:val="006160F6"/>
    <w:rsid w:val="0061639D"/>
    <w:rsid w:val="006163C0"/>
    <w:rsid w:val="00616495"/>
    <w:rsid w:val="00616A26"/>
    <w:rsid w:val="006171AE"/>
    <w:rsid w:val="0062048B"/>
    <w:rsid w:val="006208F5"/>
    <w:rsid w:val="00620AF3"/>
    <w:rsid w:val="00620CC8"/>
    <w:rsid w:val="00620FD4"/>
    <w:rsid w:val="00621C38"/>
    <w:rsid w:val="0062236B"/>
    <w:rsid w:val="006224D4"/>
    <w:rsid w:val="0062296A"/>
    <w:rsid w:val="00624006"/>
    <w:rsid w:val="006243BA"/>
    <w:rsid w:val="00624E2D"/>
    <w:rsid w:val="00624F74"/>
    <w:rsid w:val="006251C1"/>
    <w:rsid w:val="00625A98"/>
    <w:rsid w:val="00627632"/>
    <w:rsid w:val="00630B19"/>
    <w:rsid w:val="0063139F"/>
    <w:rsid w:val="00631AAE"/>
    <w:rsid w:val="00632500"/>
    <w:rsid w:val="00633709"/>
    <w:rsid w:val="00634468"/>
    <w:rsid w:val="00635503"/>
    <w:rsid w:val="00635D79"/>
    <w:rsid w:val="00635F5E"/>
    <w:rsid w:val="006361E8"/>
    <w:rsid w:val="00636572"/>
    <w:rsid w:val="00636698"/>
    <w:rsid w:val="00636B8B"/>
    <w:rsid w:val="00636D49"/>
    <w:rsid w:val="006375C5"/>
    <w:rsid w:val="00640544"/>
    <w:rsid w:val="00640FAC"/>
    <w:rsid w:val="006420C2"/>
    <w:rsid w:val="00642161"/>
    <w:rsid w:val="006427A2"/>
    <w:rsid w:val="00642B16"/>
    <w:rsid w:val="00643017"/>
    <w:rsid w:val="00643056"/>
    <w:rsid w:val="006436C8"/>
    <w:rsid w:val="00643E1E"/>
    <w:rsid w:val="006448CE"/>
    <w:rsid w:val="00645BAE"/>
    <w:rsid w:val="006470AD"/>
    <w:rsid w:val="006474CB"/>
    <w:rsid w:val="00647D94"/>
    <w:rsid w:val="006512BF"/>
    <w:rsid w:val="00651EB8"/>
    <w:rsid w:val="0065230A"/>
    <w:rsid w:val="00652786"/>
    <w:rsid w:val="00652AD9"/>
    <w:rsid w:val="00653634"/>
    <w:rsid w:val="00653A38"/>
    <w:rsid w:val="00653A95"/>
    <w:rsid w:val="00653B8D"/>
    <w:rsid w:val="00653EF3"/>
    <w:rsid w:val="00654047"/>
    <w:rsid w:val="00654061"/>
    <w:rsid w:val="0065578D"/>
    <w:rsid w:val="006601FF"/>
    <w:rsid w:val="006602D9"/>
    <w:rsid w:val="00660514"/>
    <w:rsid w:val="00661EF9"/>
    <w:rsid w:val="00662B2A"/>
    <w:rsid w:val="006641D6"/>
    <w:rsid w:val="00664808"/>
    <w:rsid w:val="00664836"/>
    <w:rsid w:val="006648EE"/>
    <w:rsid w:val="00664E02"/>
    <w:rsid w:val="00665197"/>
    <w:rsid w:val="00665714"/>
    <w:rsid w:val="00665F77"/>
    <w:rsid w:val="0066613D"/>
    <w:rsid w:val="00666BDF"/>
    <w:rsid w:val="0066763B"/>
    <w:rsid w:val="006704F4"/>
    <w:rsid w:val="00670532"/>
    <w:rsid w:val="00670EA2"/>
    <w:rsid w:val="00671D9C"/>
    <w:rsid w:val="006723A7"/>
    <w:rsid w:val="0067302F"/>
    <w:rsid w:val="00673852"/>
    <w:rsid w:val="006741F1"/>
    <w:rsid w:val="00674512"/>
    <w:rsid w:val="00675A57"/>
    <w:rsid w:val="006761F6"/>
    <w:rsid w:val="00676417"/>
    <w:rsid w:val="006771C5"/>
    <w:rsid w:val="00677867"/>
    <w:rsid w:val="006779BE"/>
    <w:rsid w:val="00680035"/>
    <w:rsid w:val="00680368"/>
    <w:rsid w:val="00680F54"/>
    <w:rsid w:val="006811DB"/>
    <w:rsid w:val="006814F1"/>
    <w:rsid w:val="006815CF"/>
    <w:rsid w:val="00681C9A"/>
    <w:rsid w:val="00682DF5"/>
    <w:rsid w:val="00682E04"/>
    <w:rsid w:val="00683704"/>
    <w:rsid w:val="00683A63"/>
    <w:rsid w:val="00683AA2"/>
    <w:rsid w:val="0068534C"/>
    <w:rsid w:val="006868CB"/>
    <w:rsid w:val="00690A2D"/>
    <w:rsid w:val="00690BD8"/>
    <w:rsid w:val="006915F3"/>
    <w:rsid w:val="00693A58"/>
    <w:rsid w:val="006948A5"/>
    <w:rsid w:val="00694F6C"/>
    <w:rsid w:val="00695B50"/>
    <w:rsid w:val="0069610B"/>
    <w:rsid w:val="00696F46"/>
    <w:rsid w:val="0069770A"/>
    <w:rsid w:val="00697BF7"/>
    <w:rsid w:val="006A13A7"/>
    <w:rsid w:val="006A39A9"/>
    <w:rsid w:val="006A39BE"/>
    <w:rsid w:val="006A3D95"/>
    <w:rsid w:val="006A49EF"/>
    <w:rsid w:val="006A4C15"/>
    <w:rsid w:val="006A5017"/>
    <w:rsid w:val="006A5201"/>
    <w:rsid w:val="006A5681"/>
    <w:rsid w:val="006A6238"/>
    <w:rsid w:val="006A648E"/>
    <w:rsid w:val="006A68B0"/>
    <w:rsid w:val="006B05D4"/>
    <w:rsid w:val="006B0807"/>
    <w:rsid w:val="006B16D7"/>
    <w:rsid w:val="006B31E5"/>
    <w:rsid w:val="006B33CF"/>
    <w:rsid w:val="006B376A"/>
    <w:rsid w:val="006B4085"/>
    <w:rsid w:val="006B4411"/>
    <w:rsid w:val="006B44C8"/>
    <w:rsid w:val="006B5C7B"/>
    <w:rsid w:val="006B5FCB"/>
    <w:rsid w:val="006B72A0"/>
    <w:rsid w:val="006B77EF"/>
    <w:rsid w:val="006B7A06"/>
    <w:rsid w:val="006C0507"/>
    <w:rsid w:val="006C08D4"/>
    <w:rsid w:val="006C0936"/>
    <w:rsid w:val="006C0EAC"/>
    <w:rsid w:val="006C1700"/>
    <w:rsid w:val="006C1C90"/>
    <w:rsid w:val="006C2555"/>
    <w:rsid w:val="006C3676"/>
    <w:rsid w:val="006C42D7"/>
    <w:rsid w:val="006C55A0"/>
    <w:rsid w:val="006C5745"/>
    <w:rsid w:val="006C58BB"/>
    <w:rsid w:val="006C5C2E"/>
    <w:rsid w:val="006C72E9"/>
    <w:rsid w:val="006D022A"/>
    <w:rsid w:val="006D067E"/>
    <w:rsid w:val="006D142E"/>
    <w:rsid w:val="006D33BB"/>
    <w:rsid w:val="006D3513"/>
    <w:rsid w:val="006D3CD9"/>
    <w:rsid w:val="006D45A1"/>
    <w:rsid w:val="006D45AD"/>
    <w:rsid w:val="006D5A5C"/>
    <w:rsid w:val="006D6F56"/>
    <w:rsid w:val="006D6FEB"/>
    <w:rsid w:val="006D7626"/>
    <w:rsid w:val="006E0688"/>
    <w:rsid w:val="006E0735"/>
    <w:rsid w:val="006E0E08"/>
    <w:rsid w:val="006E0E0C"/>
    <w:rsid w:val="006E0F9D"/>
    <w:rsid w:val="006E2743"/>
    <w:rsid w:val="006E471E"/>
    <w:rsid w:val="006E5193"/>
    <w:rsid w:val="006E525E"/>
    <w:rsid w:val="006E532F"/>
    <w:rsid w:val="006E7126"/>
    <w:rsid w:val="006E74BB"/>
    <w:rsid w:val="006F0724"/>
    <w:rsid w:val="006F1419"/>
    <w:rsid w:val="006F2487"/>
    <w:rsid w:val="006F24F9"/>
    <w:rsid w:val="006F3075"/>
    <w:rsid w:val="006F402A"/>
    <w:rsid w:val="006F41EF"/>
    <w:rsid w:val="006F47E1"/>
    <w:rsid w:val="006F4B43"/>
    <w:rsid w:val="006F532A"/>
    <w:rsid w:val="006F55DF"/>
    <w:rsid w:val="006F65C4"/>
    <w:rsid w:val="006F695A"/>
    <w:rsid w:val="006F6A08"/>
    <w:rsid w:val="00700209"/>
    <w:rsid w:val="007011B2"/>
    <w:rsid w:val="0070198B"/>
    <w:rsid w:val="007019EE"/>
    <w:rsid w:val="007035C5"/>
    <w:rsid w:val="007037D6"/>
    <w:rsid w:val="007042E7"/>
    <w:rsid w:val="00704EE5"/>
    <w:rsid w:val="007061C3"/>
    <w:rsid w:val="007067A2"/>
    <w:rsid w:val="00706CEC"/>
    <w:rsid w:val="00706F40"/>
    <w:rsid w:val="007071DB"/>
    <w:rsid w:val="00710043"/>
    <w:rsid w:val="00710A3D"/>
    <w:rsid w:val="00710BE2"/>
    <w:rsid w:val="007111B1"/>
    <w:rsid w:val="00711501"/>
    <w:rsid w:val="00712CBB"/>
    <w:rsid w:val="007147F0"/>
    <w:rsid w:val="00714905"/>
    <w:rsid w:val="00714EE2"/>
    <w:rsid w:val="007150F4"/>
    <w:rsid w:val="007157C7"/>
    <w:rsid w:val="00715B08"/>
    <w:rsid w:val="00715F23"/>
    <w:rsid w:val="00716246"/>
    <w:rsid w:val="007168AF"/>
    <w:rsid w:val="007169FF"/>
    <w:rsid w:val="00716B8D"/>
    <w:rsid w:val="00716EE5"/>
    <w:rsid w:val="00721541"/>
    <w:rsid w:val="00721E96"/>
    <w:rsid w:val="007229C6"/>
    <w:rsid w:val="00722F2F"/>
    <w:rsid w:val="0072359A"/>
    <w:rsid w:val="00723714"/>
    <w:rsid w:val="00723DEF"/>
    <w:rsid w:val="00723E7B"/>
    <w:rsid w:val="007243CA"/>
    <w:rsid w:val="007259E7"/>
    <w:rsid w:val="00725C96"/>
    <w:rsid w:val="007265E9"/>
    <w:rsid w:val="00726C6D"/>
    <w:rsid w:val="00727067"/>
    <w:rsid w:val="00727307"/>
    <w:rsid w:val="007304D2"/>
    <w:rsid w:val="00731371"/>
    <w:rsid w:val="0073157F"/>
    <w:rsid w:val="007321E1"/>
    <w:rsid w:val="007322E6"/>
    <w:rsid w:val="00732835"/>
    <w:rsid w:val="0073287E"/>
    <w:rsid w:val="00732BF1"/>
    <w:rsid w:val="007330DD"/>
    <w:rsid w:val="00734163"/>
    <w:rsid w:val="007341E2"/>
    <w:rsid w:val="007342F6"/>
    <w:rsid w:val="00734A59"/>
    <w:rsid w:val="0073501D"/>
    <w:rsid w:val="00735D78"/>
    <w:rsid w:val="00735FD2"/>
    <w:rsid w:val="00737AAB"/>
    <w:rsid w:val="00737C07"/>
    <w:rsid w:val="007413A0"/>
    <w:rsid w:val="00741B67"/>
    <w:rsid w:val="007430C7"/>
    <w:rsid w:val="00745669"/>
    <w:rsid w:val="00745739"/>
    <w:rsid w:val="0074761F"/>
    <w:rsid w:val="007479FD"/>
    <w:rsid w:val="00750756"/>
    <w:rsid w:val="00750A83"/>
    <w:rsid w:val="00751BC5"/>
    <w:rsid w:val="00751E32"/>
    <w:rsid w:val="007536F2"/>
    <w:rsid w:val="0075380E"/>
    <w:rsid w:val="007542C7"/>
    <w:rsid w:val="0075537C"/>
    <w:rsid w:val="00756505"/>
    <w:rsid w:val="00756E58"/>
    <w:rsid w:val="0075760E"/>
    <w:rsid w:val="00757780"/>
    <w:rsid w:val="00760AEB"/>
    <w:rsid w:val="00760BEB"/>
    <w:rsid w:val="00762DC7"/>
    <w:rsid w:val="00763763"/>
    <w:rsid w:val="00763F15"/>
    <w:rsid w:val="007646CD"/>
    <w:rsid w:val="007648E0"/>
    <w:rsid w:val="007648FD"/>
    <w:rsid w:val="00764C55"/>
    <w:rsid w:val="00766CB9"/>
    <w:rsid w:val="00766F0F"/>
    <w:rsid w:val="007709D3"/>
    <w:rsid w:val="007713C4"/>
    <w:rsid w:val="00771720"/>
    <w:rsid w:val="0077198E"/>
    <w:rsid w:val="00771F3F"/>
    <w:rsid w:val="0077319F"/>
    <w:rsid w:val="007738C7"/>
    <w:rsid w:val="00773C1C"/>
    <w:rsid w:val="0077467D"/>
    <w:rsid w:val="00774738"/>
    <w:rsid w:val="007757F0"/>
    <w:rsid w:val="00776464"/>
    <w:rsid w:val="00781702"/>
    <w:rsid w:val="00781C00"/>
    <w:rsid w:val="00781FCD"/>
    <w:rsid w:val="007833A2"/>
    <w:rsid w:val="007836DA"/>
    <w:rsid w:val="00783E34"/>
    <w:rsid w:val="00784C3C"/>
    <w:rsid w:val="00785A64"/>
    <w:rsid w:val="00785EC9"/>
    <w:rsid w:val="007860FF"/>
    <w:rsid w:val="00786F0C"/>
    <w:rsid w:val="00787F2E"/>
    <w:rsid w:val="00790824"/>
    <w:rsid w:val="00791451"/>
    <w:rsid w:val="00792350"/>
    <w:rsid w:val="00792BEA"/>
    <w:rsid w:val="00793BBC"/>
    <w:rsid w:val="00793FA6"/>
    <w:rsid w:val="0079402E"/>
    <w:rsid w:val="00794229"/>
    <w:rsid w:val="00794899"/>
    <w:rsid w:val="007952CB"/>
    <w:rsid w:val="0079578F"/>
    <w:rsid w:val="00795F77"/>
    <w:rsid w:val="00796F2E"/>
    <w:rsid w:val="00797C5E"/>
    <w:rsid w:val="007A060E"/>
    <w:rsid w:val="007A06E9"/>
    <w:rsid w:val="007A2D3D"/>
    <w:rsid w:val="007A2D80"/>
    <w:rsid w:val="007A51D2"/>
    <w:rsid w:val="007A537A"/>
    <w:rsid w:val="007A5967"/>
    <w:rsid w:val="007A5D5B"/>
    <w:rsid w:val="007A734F"/>
    <w:rsid w:val="007A7A3E"/>
    <w:rsid w:val="007A7BB3"/>
    <w:rsid w:val="007B0B60"/>
    <w:rsid w:val="007B265D"/>
    <w:rsid w:val="007B273D"/>
    <w:rsid w:val="007B2920"/>
    <w:rsid w:val="007B2C16"/>
    <w:rsid w:val="007B3993"/>
    <w:rsid w:val="007B3D55"/>
    <w:rsid w:val="007B4873"/>
    <w:rsid w:val="007B48CD"/>
    <w:rsid w:val="007B5027"/>
    <w:rsid w:val="007B538E"/>
    <w:rsid w:val="007B5827"/>
    <w:rsid w:val="007B6F5D"/>
    <w:rsid w:val="007B7CA2"/>
    <w:rsid w:val="007C0E97"/>
    <w:rsid w:val="007C0F03"/>
    <w:rsid w:val="007C12A8"/>
    <w:rsid w:val="007C2EEB"/>
    <w:rsid w:val="007C35B3"/>
    <w:rsid w:val="007C35C2"/>
    <w:rsid w:val="007C3C50"/>
    <w:rsid w:val="007C46E5"/>
    <w:rsid w:val="007C58C6"/>
    <w:rsid w:val="007C5C40"/>
    <w:rsid w:val="007C5F9D"/>
    <w:rsid w:val="007C64AA"/>
    <w:rsid w:val="007C6530"/>
    <w:rsid w:val="007C6B5B"/>
    <w:rsid w:val="007C6B65"/>
    <w:rsid w:val="007D0BC4"/>
    <w:rsid w:val="007D2480"/>
    <w:rsid w:val="007D2D42"/>
    <w:rsid w:val="007D2F9A"/>
    <w:rsid w:val="007D373D"/>
    <w:rsid w:val="007D3976"/>
    <w:rsid w:val="007D3B4B"/>
    <w:rsid w:val="007D4151"/>
    <w:rsid w:val="007D44BE"/>
    <w:rsid w:val="007D5C41"/>
    <w:rsid w:val="007D607F"/>
    <w:rsid w:val="007D6493"/>
    <w:rsid w:val="007D6A54"/>
    <w:rsid w:val="007D6A89"/>
    <w:rsid w:val="007D7C68"/>
    <w:rsid w:val="007D7DB9"/>
    <w:rsid w:val="007D7DF8"/>
    <w:rsid w:val="007E0EE3"/>
    <w:rsid w:val="007E1D74"/>
    <w:rsid w:val="007E1F49"/>
    <w:rsid w:val="007E3319"/>
    <w:rsid w:val="007E3810"/>
    <w:rsid w:val="007E3A56"/>
    <w:rsid w:val="007E5FCE"/>
    <w:rsid w:val="007E6135"/>
    <w:rsid w:val="007E61CB"/>
    <w:rsid w:val="007E6B7F"/>
    <w:rsid w:val="007E706A"/>
    <w:rsid w:val="007E7623"/>
    <w:rsid w:val="007E7762"/>
    <w:rsid w:val="007E7C61"/>
    <w:rsid w:val="007E7E9D"/>
    <w:rsid w:val="007E7F8B"/>
    <w:rsid w:val="007F0416"/>
    <w:rsid w:val="007F06D4"/>
    <w:rsid w:val="007F1543"/>
    <w:rsid w:val="007F15B4"/>
    <w:rsid w:val="007F210D"/>
    <w:rsid w:val="007F2307"/>
    <w:rsid w:val="007F2489"/>
    <w:rsid w:val="007F3255"/>
    <w:rsid w:val="007F3EF9"/>
    <w:rsid w:val="007F51A1"/>
    <w:rsid w:val="007F51B1"/>
    <w:rsid w:val="007F5A9E"/>
    <w:rsid w:val="007F62EC"/>
    <w:rsid w:val="007F69D7"/>
    <w:rsid w:val="007F79FC"/>
    <w:rsid w:val="007F7D9C"/>
    <w:rsid w:val="007F7F54"/>
    <w:rsid w:val="0080031F"/>
    <w:rsid w:val="00800750"/>
    <w:rsid w:val="00800F6E"/>
    <w:rsid w:val="00800FA5"/>
    <w:rsid w:val="00801408"/>
    <w:rsid w:val="00801B20"/>
    <w:rsid w:val="00801D16"/>
    <w:rsid w:val="00802529"/>
    <w:rsid w:val="0080278E"/>
    <w:rsid w:val="00802C1F"/>
    <w:rsid w:val="00803077"/>
    <w:rsid w:val="008030A2"/>
    <w:rsid w:val="0080315F"/>
    <w:rsid w:val="00803693"/>
    <w:rsid w:val="00804CEB"/>
    <w:rsid w:val="00805799"/>
    <w:rsid w:val="00805867"/>
    <w:rsid w:val="00805892"/>
    <w:rsid w:val="008058E6"/>
    <w:rsid w:val="00805F7C"/>
    <w:rsid w:val="00806A18"/>
    <w:rsid w:val="00807CF3"/>
    <w:rsid w:val="00807D80"/>
    <w:rsid w:val="008103E6"/>
    <w:rsid w:val="00810B64"/>
    <w:rsid w:val="008123A9"/>
    <w:rsid w:val="00812626"/>
    <w:rsid w:val="0081365E"/>
    <w:rsid w:val="00815030"/>
    <w:rsid w:val="008156EA"/>
    <w:rsid w:val="0081580D"/>
    <w:rsid w:val="00815B9B"/>
    <w:rsid w:val="00815E9C"/>
    <w:rsid w:val="00817426"/>
    <w:rsid w:val="008204E0"/>
    <w:rsid w:val="0082217A"/>
    <w:rsid w:val="00822282"/>
    <w:rsid w:val="008222D6"/>
    <w:rsid w:val="00823E15"/>
    <w:rsid w:val="00823EFC"/>
    <w:rsid w:val="00824097"/>
    <w:rsid w:val="00824316"/>
    <w:rsid w:val="0082553F"/>
    <w:rsid w:val="00827606"/>
    <w:rsid w:val="008278A4"/>
    <w:rsid w:val="00830202"/>
    <w:rsid w:val="00830275"/>
    <w:rsid w:val="008303AF"/>
    <w:rsid w:val="00831177"/>
    <w:rsid w:val="00833279"/>
    <w:rsid w:val="008332C7"/>
    <w:rsid w:val="00833577"/>
    <w:rsid w:val="008336E5"/>
    <w:rsid w:val="008338CA"/>
    <w:rsid w:val="00834B93"/>
    <w:rsid w:val="00834F44"/>
    <w:rsid w:val="008352FC"/>
    <w:rsid w:val="00835D54"/>
    <w:rsid w:val="008368CE"/>
    <w:rsid w:val="008369BC"/>
    <w:rsid w:val="008374DC"/>
    <w:rsid w:val="00837ADD"/>
    <w:rsid w:val="0084080B"/>
    <w:rsid w:val="008409BD"/>
    <w:rsid w:val="008417FE"/>
    <w:rsid w:val="008417FF"/>
    <w:rsid w:val="00841A5A"/>
    <w:rsid w:val="00841D40"/>
    <w:rsid w:val="008422A4"/>
    <w:rsid w:val="00842AA8"/>
    <w:rsid w:val="00842C8A"/>
    <w:rsid w:val="00842D05"/>
    <w:rsid w:val="00843FF8"/>
    <w:rsid w:val="00844529"/>
    <w:rsid w:val="00845003"/>
    <w:rsid w:val="00845194"/>
    <w:rsid w:val="0084555E"/>
    <w:rsid w:val="00846047"/>
    <w:rsid w:val="008463BD"/>
    <w:rsid w:val="00847EEA"/>
    <w:rsid w:val="00850B16"/>
    <w:rsid w:val="0085165E"/>
    <w:rsid w:val="00851A22"/>
    <w:rsid w:val="00852FBD"/>
    <w:rsid w:val="00853136"/>
    <w:rsid w:val="008535DA"/>
    <w:rsid w:val="00853B7B"/>
    <w:rsid w:val="0085635D"/>
    <w:rsid w:val="008566DC"/>
    <w:rsid w:val="00856AA7"/>
    <w:rsid w:val="00857746"/>
    <w:rsid w:val="008579B3"/>
    <w:rsid w:val="00857D3E"/>
    <w:rsid w:val="00861F80"/>
    <w:rsid w:val="00862DDF"/>
    <w:rsid w:val="00864218"/>
    <w:rsid w:val="00864689"/>
    <w:rsid w:val="00864F3B"/>
    <w:rsid w:val="0086529C"/>
    <w:rsid w:val="00865799"/>
    <w:rsid w:val="00866E22"/>
    <w:rsid w:val="008672A1"/>
    <w:rsid w:val="0087050A"/>
    <w:rsid w:val="00870923"/>
    <w:rsid w:val="00870A7B"/>
    <w:rsid w:val="0087151C"/>
    <w:rsid w:val="00872BE4"/>
    <w:rsid w:val="008735C7"/>
    <w:rsid w:val="008735DD"/>
    <w:rsid w:val="008738B5"/>
    <w:rsid w:val="00873F96"/>
    <w:rsid w:val="0087492F"/>
    <w:rsid w:val="00874CF4"/>
    <w:rsid w:val="00875611"/>
    <w:rsid w:val="008760CE"/>
    <w:rsid w:val="0087683A"/>
    <w:rsid w:val="008772E9"/>
    <w:rsid w:val="00877F6C"/>
    <w:rsid w:val="00880EB4"/>
    <w:rsid w:val="00880EE7"/>
    <w:rsid w:val="008826B0"/>
    <w:rsid w:val="00883C9A"/>
    <w:rsid w:val="0088472E"/>
    <w:rsid w:val="00884DFF"/>
    <w:rsid w:val="008850FE"/>
    <w:rsid w:val="00885378"/>
    <w:rsid w:val="00885F11"/>
    <w:rsid w:val="008861E0"/>
    <w:rsid w:val="0088680F"/>
    <w:rsid w:val="00886C38"/>
    <w:rsid w:val="00886D36"/>
    <w:rsid w:val="008878A0"/>
    <w:rsid w:val="00887AEE"/>
    <w:rsid w:val="00891AF4"/>
    <w:rsid w:val="00891C98"/>
    <w:rsid w:val="00891F01"/>
    <w:rsid w:val="00892EF4"/>
    <w:rsid w:val="008930F1"/>
    <w:rsid w:val="00893A7C"/>
    <w:rsid w:val="00893D73"/>
    <w:rsid w:val="00894003"/>
    <w:rsid w:val="0089483B"/>
    <w:rsid w:val="008948A1"/>
    <w:rsid w:val="00895118"/>
    <w:rsid w:val="0089590A"/>
    <w:rsid w:val="008961A4"/>
    <w:rsid w:val="008979F5"/>
    <w:rsid w:val="008A0159"/>
    <w:rsid w:val="008A0D8F"/>
    <w:rsid w:val="008A17AC"/>
    <w:rsid w:val="008A1A93"/>
    <w:rsid w:val="008A20FB"/>
    <w:rsid w:val="008A2C20"/>
    <w:rsid w:val="008A34EF"/>
    <w:rsid w:val="008A40D1"/>
    <w:rsid w:val="008A4334"/>
    <w:rsid w:val="008A4682"/>
    <w:rsid w:val="008A4CB7"/>
    <w:rsid w:val="008A4E33"/>
    <w:rsid w:val="008A5546"/>
    <w:rsid w:val="008A5633"/>
    <w:rsid w:val="008A5E91"/>
    <w:rsid w:val="008A6CE1"/>
    <w:rsid w:val="008A6F87"/>
    <w:rsid w:val="008A7C4E"/>
    <w:rsid w:val="008A7E6D"/>
    <w:rsid w:val="008A7E87"/>
    <w:rsid w:val="008B0C6F"/>
    <w:rsid w:val="008B15F1"/>
    <w:rsid w:val="008B17EA"/>
    <w:rsid w:val="008B20AD"/>
    <w:rsid w:val="008B24BF"/>
    <w:rsid w:val="008B2EB8"/>
    <w:rsid w:val="008B390B"/>
    <w:rsid w:val="008B4D9E"/>
    <w:rsid w:val="008B53AE"/>
    <w:rsid w:val="008B5AA4"/>
    <w:rsid w:val="008B5E00"/>
    <w:rsid w:val="008B6A47"/>
    <w:rsid w:val="008C006D"/>
    <w:rsid w:val="008C02F3"/>
    <w:rsid w:val="008C0557"/>
    <w:rsid w:val="008C07EC"/>
    <w:rsid w:val="008C0DB6"/>
    <w:rsid w:val="008C0DFA"/>
    <w:rsid w:val="008C0E0B"/>
    <w:rsid w:val="008C1743"/>
    <w:rsid w:val="008C1C93"/>
    <w:rsid w:val="008C1FEE"/>
    <w:rsid w:val="008C32D1"/>
    <w:rsid w:val="008C3B92"/>
    <w:rsid w:val="008C44B0"/>
    <w:rsid w:val="008C44DD"/>
    <w:rsid w:val="008C5893"/>
    <w:rsid w:val="008C6A1A"/>
    <w:rsid w:val="008C794C"/>
    <w:rsid w:val="008D0318"/>
    <w:rsid w:val="008D11AC"/>
    <w:rsid w:val="008D1974"/>
    <w:rsid w:val="008D1AAB"/>
    <w:rsid w:val="008D1E32"/>
    <w:rsid w:val="008D41B2"/>
    <w:rsid w:val="008D4306"/>
    <w:rsid w:val="008D49C7"/>
    <w:rsid w:val="008D4C2C"/>
    <w:rsid w:val="008D59F6"/>
    <w:rsid w:val="008D5C2E"/>
    <w:rsid w:val="008D5D95"/>
    <w:rsid w:val="008E0252"/>
    <w:rsid w:val="008E0990"/>
    <w:rsid w:val="008E1192"/>
    <w:rsid w:val="008E14F2"/>
    <w:rsid w:val="008E2211"/>
    <w:rsid w:val="008E2D96"/>
    <w:rsid w:val="008E3136"/>
    <w:rsid w:val="008E38D9"/>
    <w:rsid w:val="008E39FE"/>
    <w:rsid w:val="008E3C1E"/>
    <w:rsid w:val="008E4E91"/>
    <w:rsid w:val="008E5369"/>
    <w:rsid w:val="008E6206"/>
    <w:rsid w:val="008E6690"/>
    <w:rsid w:val="008E6A7C"/>
    <w:rsid w:val="008E72E7"/>
    <w:rsid w:val="008E7CFE"/>
    <w:rsid w:val="008F0EE9"/>
    <w:rsid w:val="008F1DE0"/>
    <w:rsid w:val="008F23D4"/>
    <w:rsid w:val="008F2844"/>
    <w:rsid w:val="008F2BF3"/>
    <w:rsid w:val="008F2E4A"/>
    <w:rsid w:val="008F3351"/>
    <w:rsid w:val="008F45D2"/>
    <w:rsid w:val="008F462E"/>
    <w:rsid w:val="008F4B07"/>
    <w:rsid w:val="008F4B9E"/>
    <w:rsid w:val="008F4C46"/>
    <w:rsid w:val="008F602B"/>
    <w:rsid w:val="008F6BE5"/>
    <w:rsid w:val="00900225"/>
    <w:rsid w:val="00900364"/>
    <w:rsid w:val="00902939"/>
    <w:rsid w:val="0090379A"/>
    <w:rsid w:val="00903866"/>
    <w:rsid w:val="009038C8"/>
    <w:rsid w:val="00903BD1"/>
    <w:rsid w:val="00903FD9"/>
    <w:rsid w:val="0090404B"/>
    <w:rsid w:val="00905021"/>
    <w:rsid w:val="00905165"/>
    <w:rsid w:val="0090629D"/>
    <w:rsid w:val="009063C6"/>
    <w:rsid w:val="00906CDE"/>
    <w:rsid w:val="0090743F"/>
    <w:rsid w:val="00907730"/>
    <w:rsid w:val="00907896"/>
    <w:rsid w:val="00907FFC"/>
    <w:rsid w:val="0091029D"/>
    <w:rsid w:val="009105C1"/>
    <w:rsid w:val="00911674"/>
    <w:rsid w:val="00911AAD"/>
    <w:rsid w:val="00912464"/>
    <w:rsid w:val="009127B9"/>
    <w:rsid w:val="00913165"/>
    <w:rsid w:val="009146A8"/>
    <w:rsid w:val="0091470F"/>
    <w:rsid w:val="009162E3"/>
    <w:rsid w:val="00916777"/>
    <w:rsid w:val="0091692C"/>
    <w:rsid w:val="00916FB0"/>
    <w:rsid w:val="009170A6"/>
    <w:rsid w:val="00917AE8"/>
    <w:rsid w:val="009203B5"/>
    <w:rsid w:val="009206D4"/>
    <w:rsid w:val="00921696"/>
    <w:rsid w:val="0092189D"/>
    <w:rsid w:val="00921C0E"/>
    <w:rsid w:val="00921D5A"/>
    <w:rsid w:val="009222CA"/>
    <w:rsid w:val="0092232D"/>
    <w:rsid w:val="009234DC"/>
    <w:rsid w:val="0092421C"/>
    <w:rsid w:val="009242E7"/>
    <w:rsid w:val="00924B74"/>
    <w:rsid w:val="00925BCB"/>
    <w:rsid w:val="00926311"/>
    <w:rsid w:val="009269F5"/>
    <w:rsid w:val="00927970"/>
    <w:rsid w:val="009303F4"/>
    <w:rsid w:val="009306B8"/>
    <w:rsid w:val="0093090B"/>
    <w:rsid w:val="009312EE"/>
    <w:rsid w:val="009319A0"/>
    <w:rsid w:val="00931EFB"/>
    <w:rsid w:val="00932374"/>
    <w:rsid w:val="00932FE4"/>
    <w:rsid w:val="00933F04"/>
    <w:rsid w:val="00934263"/>
    <w:rsid w:val="0093442A"/>
    <w:rsid w:val="009346AA"/>
    <w:rsid w:val="00934A6C"/>
    <w:rsid w:val="00935DEE"/>
    <w:rsid w:val="009367BA"/>
    <w:rsid w:val="009367D6"/>
    <w:rsid w:val="00936A81"/>
    <w:rsid w:val="00936E71"/>
    <w:rsid w:val="0093773E"/>
    <w:rsid w:val="0093791B"/>
    <w:rsid w:val="00937BD9"/>
    <w:rsid w:val="009407E6"/>
    <w:rsid w:val="009411C7"/>
    <w:rsid w:val="00941F66"/>
    <w:rsid w:val="00941F7A"/>
    <w:rsid w:val="00942E2F"/>
    <w:rsid w:val="00942ED3"/>
    <w:rsid w:val="0094389E"/>
    <w:rsid w:val="00943EE6"/>
    <w:rsid w:val="00944D76"/>
    <w:rsid w:val="00946355"/>
    <w:rsid w:val="00946EBD"/>
    <w:rsid w:val="00947B3D"/>
    <w:rsid w:val="00950090"/>
    <w:rsid w:val="00950795"/>
    <w:rsid w:val="00951220"/>
    <w:rsid w:val="00952050"/>
    <w:rsid w:val="00952136"/>
    <w:rsid w:val="00953706"/>
    <w:rsid w:val="00953A68"/>
    <w:rsid w:val="009542D4"/>
    <w:rsid w:val="00954A5B"/>
    <w:rsid w:val="00954DB0"/>
    <w:rsid w:val="00955F88"/>
    <w:rsid w:val="00955FA8"/>
    <w:rsid w:val="009570AE"/>
    <w:rsid w:val="00957464"/>
    <w:rsid w:val="00957B8C"/>
    <w:rsid w:val="00957D20"/>
    <w:rsid w:val="00957D77"/>
    <w:rsid w:val="00960507"/>
    <w:rsid w:val="00960835"/>
    <w:rsid w:val="00960B68"/>
    <w:rsid w:val="00961040"/>
    <w:rsid w:val="00961DDB"/>
    <w:rsid w:val="009633D3"/>
    <w:rsid w:val="009636D3"/>
    <w:rsid w:val="0096423F"/>
    <w:rsid w:val="00964458"/>
    <w:rsid w:val="00964C71"/>
    <w:rsid w:val="00964E33"/>
    <w:rsid w:val="009651A1"/>
    <w:rsid w:val="00965938"/>
    <w:rsid w:val="009660D2"/>
    <w:rsid w:val="00966424"/>
    <w:rsid w:val="00966A78"/>
    <w:rsid w:val="00967BCF"/>
    <w:rsid w:val="009710A3"/>
    <w:rsid w:val="00971780"/>
    <w:rsid w:val="00971B5B"/>
    <w:rsid w:val="009731E5"/>
    <w:rsid w:val="00973279"/>
    <w:rsid w:val="00973BD5"/>
    <w:rsid w:val="00974B66"/>
    <w:rsid w:val="00974C1A"/>
    <w:rsid w:val="00976420"/>
    <w:rsid w:val="00976A58"/>
    <w:rsid w:val="00977BE5"/>
    <w:rsid w:val="00982145"/>
    <w:rsid w:val="009821AF"/>
    <w:rsid w:val="00982A5F"/>
    <w:rsid w:val="00982F71"/>
    <w:rsid w:val="009830C0"/>
    <w:rsid w:val="0098325C"/>
    <w:rsid w:val="009838A0"/>
    <w:rsid w:val="00984AB0"/>
    <w:rsid w:val="00984CA6"/>
    <w:rsid w:val="00984E83"/>
    <w:rsid w:val="00984EA9"/>
    <w:rsid w:val="00985041"/>
    <w:rsid w:val="00985301"/>
    <w:rsid w:val="00985C94"/>
    <w:rsid w:val="009865B6"/>
    <w:rsid w:val="00986839"/>
    <w:rsid w:val="00986A39"/>
    <w:rsid w:val="00986A9F"/>
    <w:rsid w:val="00986AD1"/>
    <w:rsid w:val="0099016B"/>
    <w:rsid w:val="009902DB"/>
    <w:rsid w:val="00990E9E"/>
    <w:rsid w:val="00992BE9"/>
    <w:rsid w:val="0099307D"/>
    <w:rsid w:val="009937EF"/>
    <w:rsid w:val="009938EA"/>
    <w:rsid w:val="00993F36"/>
    <w:rsid w:val="00994409"/>
    <w:rsid w:val="009946D2"/>
    <w:rsid w:val="00994E01"/>
    <w:rsid w:val="009958A9"/>
    <w:rsid w:val="0099598E"/>
    <w:rsid w:val="00995B4D"/>
    <w:rsid w:val="0099652A"/>
    <w:rsid w:val="00996C15"/>
    <w:rsid w:val="0099717F"/>
    <w:rsid w:val="009973EA"/>
    <w:rsid w:val="00997CB4"/>
    <w:rsid w:val="009A0877"/>
    <w:rsid w:val="009A09E9"/>
    <w:rsid w:val="009A09F2"/>
    <w:rsid w:val="009A102A"/>
    <w:rsid w:val="009A1596"/>
    <w:rsid w:val="009A274A"/>
    <w:rsid w:val="009A2F97"/>
    <w:rsid w:val="009A326C"/>
    <w:rsid w:val="009A52FA"/>
    <w:rsid w:val="009A6A35"/>
    <w:rsid w:val="009A6ADC"/>
    <w:rsid w:val="009A7449"/>
    <w:rsid w:val="009B124E"/>
    <w:rsid w:val="009B1602"/>
    <w:rsid w:val="009B16A1"/>
    <w:rsid w:val="009B17FB"/>
    <w:rsid w:val="009B1861"/>
    <w:rsid w:val="009B217A"/>
    <w:rsid w:val="009B21EB"/>
    <w:rsid w:val="009B261A"/>
    <w:rsid w:val="009B2700"/>
    <w:rsid w:val="009B2B5E"/>
    <w:rsid w:val="009B2FC1"/>
    <w:rsid w:val="009B3AA3"/>
    <w:rsid w:val="009B40F9"/>
    <w:rsid w:val="009B4F7C"/>
    <w:rsid w:val="009B50B5"/>
    <w:rsid w:val="009B7A7F"/>
    <w:rsid w:val="009C0345"/>
    <w:rsid w:val="009C086C"/>
    <w:rsid w:val="009C1D73"/>
    <w:rsid w:val="009C24E5"/>
    <w:rsid w:val="009C24EA"/>
    <w:rsid w:val="009C2E1B"/>
    <w:rsid w:val="009C3577"/>
    <w:rsid w:val="009C3958"/>
    <w:rsid w:val="009C4B9E"/>
    <w:rsid w:val="009C4BBA"/>
    <w:rsid w:val="009C569D"/>
    <w:rsid w:val="009C5E3C"/>
    <w:rsid w:val="009C63FD"/>
    <w:rsid w:val="009C6783"/>
    <w:rsid w:val="009D0844"/>
    <w:rsid w:val="009D0D64"/>
    <w:rsid w:val="009D1691"/>
    <w:rsid w:val="009D2EE9"/>
    <w:rsid w:val="009D3314"/>
    <w:rsid w:val="009D35FF"/>
    <w:rsid w:val="009D41E9"/>
    <w:rsid w:val="009D42D6"/>
    <w:rsid w:val="009D50EE"/>
    <w:rsid w:val="009D5637"/>
    <w:rsid w:val="009D755A"/>
    <w:rsid w:val="009D7A00"/>
    <w:rsid w:val="009E011A"/>
    <w:rsid w:val="009E03AA"/>
    <w:rsid w:val="009E0946"/>
    <w:rsid w:val="009E11E0"/>
    <w:rsid w:val="009E2CA6"/>
    <w:rsid w:val="009E3EE3"/>
    <w:rsid w:val="009E3F4F"/>
    <w:rsid w:val="009E43D5"/>
    <w:rsid w:val="009E51D1"/>
    <w:rsid w:val="009E53F5"/>
    <w:rsid w:val="009E56EC"/>
    <w:rsid w:val="009E5B1A"/>
    <w:rsid w:val="009E5D29"/>
    <w:rsid w:val="009E5FE7"/>
    <w:rsid w:val="009E6585"/>
    <w:rsid w:val="009E7582"/>
    <w:rsid w:val="009E7B4B"/>
    <w:rsid w:val="009F022B"/>
    <w:rsid w:val="009F03E0"/>
    <w:rsid w:val="009F14AB"/>
    <w:rsid w:val="009F36AD"/>
    <w:rsid w:val="009F4B4E"/>
    <w:rsid w:val="009F72AE"/>
    <w:rsid w:val="009F787D"/>
    <w:rsid w:val="009F7CBD"/>
    <w:rsid w:val="00A00FDF"/>
    <w:rsid w:val="00A019A6"/>
    <w:rsid w:val="00A037F8"/>
    <w:rsid w:val="00A03B13"/>
    <w:rsid w:val="00A03F57"/>
    <w:rsid w:val="00A047F4"/>
    <w:rsid w:val="00A04EFD"/>
    <w:rsid w:val="00A100D3"/>
    <w:rsid w:val="00A10C21"/>
    <w:rsid w:val="00A1112E"/>
    <w:rsid w:val="00A1166E"/>
    <w:rsid w:val="00A117CF"/>
    <w:rsid w:val="00A12A1D"/>
    <w:rsid w:val="00A13D68"/>
    <w:rsid w:val="00A149CA"/>
    <w:rsid w:val="00A16583"/>
    <w:rsid w:val="00A171DD"/>
    <w:rsid w:val="00A177E0"/>
    <w:rsid w:val="00A20492"/>
    <w:rsid w:val="00A21C40"/>
    <w:rsid w:val="00A245A5"/>
    <w:rsid w:val="00A249E1"/>
    <w:rsid w:val="00A251D8"/>
    <w:rsid w:val="00A260A7"/>
    <w:rsid w:val="00A26A13"/>
    <w:rsid w:val="00A27154"/>
    <w:rsid w:val="00A27262"/>
    <w:rsid w:val="00A27DB3"/>
    <w:rsid w:val="00A306FF"/>
    <w:rsid w:val="00A30A5A"/>
    <w:rsid w:val="00A313C8"/>
    <w:rsid w:val="00A32B16"/>
    <w:rsid w:val="00A32E92"/>
    <w:rsid w:val="00A33D86"/>
    <w:rsid w:val="00A33F24"/>
    <w:rsid w:val="00A33F63"/>
    <w:rsid w:val="00A34776"/>
    <w:rsid w:val="00A349CB"/>
    <w:rsid w:val="00A35092"/>
    <w:rsid w:val="00A352B9"/>
    <w:rsid w:val="00A361D3"/>
    <w:rsid w:val="00A362A0"/>
    <w:rsid w:val="00A36D05"/>
    <w:rsid w:val="00A3784F"/>
    <w:rsid w:val="00A413F8"/>
    <w:rsid w:val="00A41413"/>
    <w:rsid w:val="00A41461"/>
    <w:rsid w:val="00A428FB"/>
    <w:rsid w:val="00A44052"/>
    <w:rsid w:val="00A443B9"/>
    <w:rsid w:val="00A44724"/>
    <w:rsid w:val="00A4612E"/>
    <w:rsid w:val="00A461E6"/>
    <w:rsid w:val="00A4640E"/>
    <w:rsid w:val="00A467FD"/>
    <w:rsid w:val="00A46E12"/>
    <w:rsid w:val="00A47250"/>
    <w:rsid w:val="00A47A71"/>
    <w:rsid w:val="00A508A9"/>
    <w:rsid w:val="00A50DAA"/>
    <w:rsid w:val="00A50FDB"/>
    <w:rsid w:val="00A5114A"/>
    <w:rsid w:val="00A51339"/>
    <w:rsid w:val="00A51900"/>
    <w:rsid w:val="00A5229E"/>
    <w:rsid w:val="00A52E40"/>
    <w:rsid w:val="00A53D35"/>
    <w:rsid w:val="00A53DAA"/>
    <w:rsid w:val="00A53F4B"/>
    <w:rsid w:val="00A54339"/>
    <w:rsid w:val="00A54C73"/>
    <w:rsid w:val="00A55103"/>
    <w:rsid w:val="00A564E4"/>
    <w:rsid w:val="00A56A7E"/>
    <w:rsid w:val="00A56D0E"/>
    <w:rsid w:val="00A57C4F"/>
    <w:rsid w:val="00A60045"/>
    <w:rsid w:val="00A60B8A"/>
    <w:rsid w:val="00A6121B"/>
    <w:rsid w:val="00A615CB"/>
    <w:rsid w:val="00A615F5"/>
    <w:rsid w:val="00A62F04"/>
    <w:rsid w:val="00A6375D"/>
    <w:rsid w:val="00A63AC0"/>
    <w:rsid w:val="00A6430F"/>
    <w:rsid w:val="00A64A52"/>
    <w:rsid w:val="00A64CB5"/>
    <w:rsid w:val="00A65C88"/>
    <w:rsid w:val="00A65CD7"/>
    <w:rsid w:val="00A66085"/>
    <w:rsid w:val="00A662B1"/>
    <w:rsid w:val="00A6630A"/>
    <w:rsid w:val="00A67C67"/>
    <w:rsid w:val="00A70078"/>
    <w:rsid w:val="00A70F30"/>
    <w:rsid w:val="00A71546"/>
    <w:rsid w:val="00A71E4C"/>
    <w:rsid w:val="00A72112"/>
    <w:rsid w:val="00A72CB3"/>
    <w:rsid w:val="00A732D5"/>
    <w:rsid w:val="00A73661"/>
    <w:rsid w:val="00A743A3"/>
    <w:rsid w:val="00A74CB3"/>
    <w:rsid w:val="00A75E4C"/>
    <w:rsid w:val="00A75F6E"/>
    <w:rsid w:val="00A76A33"/>
    <w:rsid w:val="00A76D34"/>
    <w:rsid w:val="00A80084"/>
    <w:rsid w:val="00A8027C"/>
    <w:rsid w:val="00A81504"/>
    <w:rsid w:val="00A817DD"/>
    <w:rsid w:val="00A81900"/>
    <w:rsid w:val="00A81960"/>
    <w:rsid w:val="00A824C7"/>
    <w:rsid w:val="00A82D40"/>
    <w:rsid w:val="00A82F3C"/>
    <w:rsid w:val="00A8312E"/>
    <w:rsid w:val="00A841B5"/>
    <w:rsid w:val="00A842C8"/>
    <w:rsid w:val="00A85B93"/>
    <w:rsid w:val="00A8602A"/>
    <w:rsid w:val="00A87AEF"/>
    <w:rsid w:val="00A9035D"/>
    <w:rsid w:val="00A90BCB"/>
    <w:rsid w:val="00A91085"/>
    <w:rsid w:val="00A910EE"/>
    <w:rsid w:val="00A915F7"/>
    <w:rsid w:val="00A91ADB"/>
    <w:rsid w:val="00A951E2"/>
    <w:rsid w:val="00A957AA"/>
    <w:rsid w:val="00A95CC6"/>
    <w:rsid w:val="00A9771A"/>
    <w:rsid w:val="00A97E05"/>
    <w:rsid w:val="00A97FD3"/>
    <w:rsid w:val="00AA0009"/>
    <w:rsid w:val="00AA016B"/>
    <w:rsid w:val="00AA0A31"/>
    <w:rsid w:val="00AA1AF5"/>
    <w:rsid w:val="00AA257F"/>
    <w:rsid w:val="00AA301D"/>
    <w:rsid w:val="00AA3239"/>
    <w:rsid w:val="00AA39AA"/>
    <w:rsid w:val="00AA3F80"/>
    <w:rsid w:val="00AA4582"/>
    <w:rsid w:val="00AA586D"/>
    <w:rsid w:val="00AA59EF"/>
    <w:rsid w:val="00AA6521"/>
    <w:rsid w:val="00AA6982"/>
    <w:rsid w:val="00AA739F"/>
    <w:rsid w:val="00AA7445"/>
    <w:rsid w:val="00AA7CD2"/>
    <w:rsid w:val="00AA7FB1"/>
    <w:rsid w:val="00AB07E3"/>
    <w:rsid w:val="00AB0BBF"/>
    <w:rsid w:val="00AB0F32"/>
    <w:rsid w:val="00AB2CC8"/>
    <w:rsid w:val="00AB52FB"/>
    <w:rsid w:val="00AB53D9"/>
    <w:rsid w:val="00AB5B31"/>
    <w:rsid w:val="00AB68ED"/>
    <w:rsid w:val="00AB6C0F"/>
    <w:rsid w:val="00AB72C9"/>
    <w:rsid w:val="00AC060F"/>
    <w:rsid w:val="00AC0F83"/>
    <w:rsid w:val="00AC102A"/>
    <w:rsid w:val="00AC11EE"/>
    <w:rsid w:val="00AC135F"/>
    <w:rsid w:val="00AC147B"/>
    <w:rsid w:val="00AC1510"/>
    <w:rsid w:val="00AC248C"/>
    <w:rsid w:val="00AC2E23"/>
    <w:rsid w:val="00AC2F2E"/>
    <w:rsid w:val="00AC30C2"/>
    <w:rsid w:val="00AC3128"/>
    <w:rsid w:val="00AC3709"/>
    <w:rsid w:val="00AC3C09"/>
    <w:rsid w:val="00AC490B"/>
    <w:rsid w:val="00AC4E22"/>
    <w:rsid w:val="00AC4F69"/>
    <w:rsid w:val="00AC54F2"/>
    <w:rsid w:val="00AC599B"/>
    <w:rsid w:val="00AC6130"/>
    <w:rsid w:val="00AC7B1A"/>
    <w:rsid w:val="00AC7DEB"/>
    <w:rsid w:val="00AD0302"/>
    <w:rsid w:val="00AD03E8"/>
    <w:rsid w:val="00AD05BA"/>
    <w:rsid w:val="00AD2775"/>
    <w:rsid w:val="00AD3DCB"/>
    <w:rsid w:val="00AD3F7B"/>
    <w:rsid w:val="00AD4716"/>
    <w:rsid w:val="00AD4B88"/>
    <w:rsid w:val="00AD5043"/>
    <w:rsid w:val="00AD5E37"/>
    <w:rsid w:val="00AD609C"/>
    <w:rsid w:val="00AD66F2"/>
    <w:rsid w:val="00AD71C6"/>
    <w:rsid w:val="00AD793A"/>
    <w:rsid w:val="00AD7AE8"/>
    <w:rsid w:val="00AE0678"/>
    <w:rsid w:val="00AE0F2B"/>
    <w:rsid w:val="00AE11DF"/>
    <w:rsid w:val="00AE26B2"/>
    <w:rsid w:val="00AE26DA"/>
    <w:rsid w:val="00AE2C0F"/>
    <w:rsid w:val="00AE3491"/>
    <w:rsid w:val="00AE3D0F"/>
    <w:rsid w:val="00AE3E6A"/>
    <w:rsid w:val="00AE47D9"/>
    <w:rsid w:val="00AE4B6F"/>
    <w:rsid w:val="00AE4B9B"/>
    <w:rsid w:val="00AE4C11"/>
    <w:rsid w:val="00AE4D2B"/>
    <w:rsid w:val="00AE4D77"/>
    <w:rsid w:val="00AE56E4"/>
    <w:rsid w:val="00AE5FC1"/>
    <w:rsid w:val="00AE6B87"/>
    <w:rsid w:val="00AF0B09"/>
    <w:rsid w:val="00AF0C3A"/>
    <w:rsid w:val="00AF0CC3"/>
    <w:rsid w:val="00AF1880"/>
    <w:rsid w:val="00AF2249"/>
    <w:rsid w:val="00AF26C3"/>
    <w:rsid w:val="00AF29ED"/>
    <w:rsid w:val="00AF3529"/>
    <w:rsid w:val="00AF35A7"/>
    <w:rsid w:val="00AF3644"/>
    <w:rsid w:val="00AF3B2C"/>
    <w:rsid w:val="00AF3D02"/>
    <w:rsid w:val="00AF45DC"/>
    <w:rsid w:val="00AF4DB3"/>
    <w:rsid w:val="00AF51DA"/>
    <w:rsid w:val="00AF52A8"/>
    <w:rsid w:val="00AF5B7D"/>
    <w:rsid w:val="00AF5BDA"/>
    <w:rsid w:val="00AF5F74"/>
    <w:rsid w:val="00AF6515"/>
    <w:rsid w:val="00AF65BF"/>
    <w:rsid w:val="00AF71E2"/>
    <w:rsid w:val="00AF72B6"/>
    <w:rsid w:val="00AF78A7"/>
    <w:rsid w:val="00B00141"/>
    <w:rsid w:val="00B001DF"/>
    <w:rsid w:val="00B0167D"/>
    <w:rsid w:val="00B027E4"/>
    <w:rsid w:val="00B02DC6"/>
    <w:rsid w:val="00B03906"/>
    <w:rsid w:val="00B04FF1"/>
    <w:rsid w:val="00B07EF2"/>
    <w:rsid w:val="00B1047E"/>
    <w:rsid w:val="00B116C8"/>
    <w:rsid w:val="00B11A7F"/>
    <w:rsid w:val="00B11C3A"/>
    <w:rsid w:val="00B12010"/>
    <w:rsid w:val="00B136B4"/>
    <w:rsid w:val="00B1374B"/>
    <w:rsid w:val="00B13928"/>
    <w:rsid w:val="00B1395E"/>
    <w:rsid w:val="00B144ED"/>
    <w:rsid w:val="00B14FC9"/>
    <w:rsid w:val="00B152AE"/>
    <w:rsid w:val="00B15306"/>
    <w:rsid w:val="00B158EC"/>
    <w:rsid w:val="00B167D8"/>
    <w:rsid w:val="00B16C38"/>
    <w:rsid w:val="00B17D5C"/>
    <w:rsid w:val="00B2018B"/>
    <w:rsid w:val="00B206A3"/>
    <w:rsid w:val="00B20D2E"/>
    <w:rsid w:val="00B20D7D"/>
    <w:rsid w:val="00B230DC"/>
    <w:rsid w:val="00B24ADC"/>
    <w:rsid w:val="00B2573E"/>
    <w:rsid w:val="00B25D64"/>
    <w:rsid w:val="00B25F08"/>
    <w:rsid w:val="00B2751D"/>
    <w:rsid w:val="00B2794E"/>
    <w:rsid w:val="00B27EDC"/>
    <w:rsid w:val="00B27F37"/>
    <w:rsid w:val="00B300AB"/>
    <w:rsid w:val="00B301A3"/>
    <w:rsid w:val="00B3059F"/>
    <w:rsid w:val="00B30802"/>
    <w:rsid w:val="00B30A8F"/>
    <w:rsid w:val="00B31A5F"/>
    <w:rsid w:val="00B31D3C"/>
    <w:rsid w:val="00B31FBB"/>
    <w:rsid w:val="00B32297"/>
    <w:rsid w:val="00B32A2A"/>
    <w:rsid w:val="00B32D41"/>
    <w:rsid w:val="00B333E6"/>
    <w:rsid w:val="00B33717"/>
    <w:rsid w:val="00B34485"/>
    <w:rsid w:val="00B3561D"/>
    <w:rsid w:val="00B35BD1"/>
    <w:rsid w:val="00B36360"/>
    <w:rsid w:val="00B36BBC"/>
    <w:rsid w:val="00B40D28"/>
    <w:rsid w:val="00B413A9"/>
    <w:rsid w:val="00B42B0E"/>
    <w:rsid w:val="00B4387D"/>
    <w:rsid w:val="00B44EC9"/>
    <w:rsid w:val="00B45079"/>
    <w:rsid w:val="00B45245"/>
    <w:rsid w:val="00B45F28"/>
    <w:rsid w:val="00B46AFB"/>
    <w:rsid w:val="00B47607"/>
    <w:rsid w:val="00B47D39"/>
    <w:rsid w:val="00B50017"/>
    <w:rsid w:val="00B50763"/>
    <w:rsid w:val="00B5166D"/>
    <w:rsid w:val="00B51DE1"/>
    <w:rsid w:val="00B524BF"/>
    <w:rsid w:val="00B53097"/>
    <w:rsid w:val="00B53299"/>
    <w:rsid w:val="00B534F0"/>
    <w:rsid w:val="00B537C2"/>
    <w:rsid w:val="00B552B4"/>
    <w:rsid w:val="00B556B2"/>
    <w:rsid w:val="00B559F2"/>
    <w:rsid w:val="00B5703A"/>
    <w:rsid w:val="00B57D8C"/>
    <w:rsid w:val="00B608A9"/>
    <w:rsid w:val="00B62413"/>
    <w:rsid w:val="00B62CFF"/>
    <w:rsid w:val="00B641DA"/>
    <w:rsid w:val="00B64845"/>
    <w:rsid w:val="00B64981"/>
    <w:rsid w:val="00B65CD6"/>
    <w:rsid w:val="00B65DA2"/>
    <w:rsid w:val="00B65E38"/>
    <w:rsid w:val="00B70166"/>
    <w:rsid w:val="00B70259"/>
    <w:rsid w:val="00B706DD"/>
    <w:rsid w:val="00B7114D"/>
    <w:rsid w:val="00B71FD1"/>
    <w:rsid w:val="00B72123"/>
    <w:rsid w:val="00B7281F"/>
    <w:rsid w:val="00B731D9"/>
    <w:rsid w:val="00B736FB"/>
    <w:rsid w:val="00B74660"/>
    <w:rsid w:val="00B7483D"/>
    <w:rsid w:val="00B75924"/>
    <w:rsid w:val="00B7595C"/>
    <w:rsid w:val="00B75AE1"/>
    <w:rsid w:val="00B75BEC"/>
    <w:rsid w:val="00B75E50"/>
    <w:rsid w:val="00B76046"/>
    <w:rsid w:val="00B7680F"/>
    <w:rsid w:val="00B76DB6"/>
    <w:rsid w:val="00B76F1F"/>
    <w:rsid w:val="00B808BB"/>
    <w:rsid w:val="00B80B5B"/>
    <w:rsid w:val="00B8148C"/>
    <w:rsid w:val="00B81682"/>
    <w:rsid w:val="00B81E7A"/>
    <w:rsid w:val="00B81F4F"/>
    <w:rsid w:val="00B81F85"/>
    <w:rsid w:val="00B820DB"/>
    <w:rsid w:val="00B8242E"/>
    <w:rsid w:val="00B82858"/>
    <w:rsid w:val="00B8289E"/>
    <w:rsid w:val="00B82C5C"/>
    <w:rsid w:val="00B831B1"/>
    <w:rsid w:val="00B836B4"/>
    <w:rsid w:val="00B84E0A"/>
    <w:rsid w:val="00B859D2"/>
    <w:rsid w:val="00B86014"/>
    <w:rsid w:val="00B86180"/>
    <w:rsid w:val="00B86472"/>
    <w:rsid w:val="00B875A9"/>
    <w:rsid w:val="00B87A0A"/>
    <w:rsid w:val="00B9028F"/>
    <w:rsid w:val="00B902BA"/>
    <w:rsid w:val="00B910FC"/>
    <w:rsid w:val="00B911F7"/>
    <w:rsid w:val="00B92554"/>
    <w:rsid w:val="00B92BE5"/>
    <w:rsid w:val="00B93A94"/>
    <w:rsid w:val="00B94AE8"/>
    <w:rsid w:val="00B95111"/>
    <w:rsid w:val="00B961EA"/>
    <w:rsid w:val="00B963AD"/>
    <w:rsid w:val="00B96FA2"/>
    <w:rsid w:val="00B97546"/>
    <w:rsid w:val="00B97578"/>
    <w:rsid w:val="00BA0E04"/>
    <w:rsid w:val="00BA1440"/>
    <w:rsid w:val="00BA1564"/>
    <w:rsid w:val="00BA2577"/>
    <w:rsid w:val="00BA2805"/>
    <w:rsid w:val="00BA3AEB"/>
    <w:rsid w:val="00BA3D57"/>
    <w:rsid w:val="00BA4404"/>
    <w:rsid w:val="00BA4495"/>
    <w:rsid w:val="00BA4A57"/>
    <w:rsid w:val="00BA55A2"/>
    <w:rsid w:val="00BA5650"/>
    <w:rsid w:val="00BA693C"/>
    <w:rsid w:val="00BA6BE1"/>
    <w:rsid w:val="00BA7590"/>
    <w:rsid w:val="00BB013B"/>
    <w:rsid w:val="00BB0449"/>
    <w:rsid w:val="00BB0BE4"/>
    <w:rsid w:val="00BB1AA9"/>
    <w:rsid w:val="00BB1C63"/>
    <w:rsid w:val="00BB1C9E"/>
    <w:rsid w:val="00BB22C0"/>
    <w:rsid w:val="00BB27D7"/>
    <w:rsid w:val="00BB27E9"/>
    <w:rsid w:val="00BB2C44"/>
    <w:rsid w:val="00BB4DB1"/>
    <w:rsid w:val="00BB5252"/>
    <w:rsid w:val="00BB5EA7"/>
    <w:rsid w:val="00BB6337"/>
    <w:rsid w:val="00BB7075"/>
    <w:rsid w:val="00BB779B"/>
    <w:rsid w:val="00BC015F"/>
    <w:rsid w:val="00BC10BB"/>
    <w:rsid w:val="00BC1E0C"/>
    <w:rsid w:val="00BC1E94"/>
    <w:rsid w:val="00BC1FE0"/>
    <w:rsid w:val="00BC25A3"/>
    <w:rsid w:val="00BC31A2"/>
    <w:rsid w:val="00BC3359"/>
    <w:rsid w:val="00BC354E"/>
    <w:rsid w:val="00BC3F9A"/>
    <w:rsid w:val="00BC49CE"/>
    <w:rsid w:val="00BC60C6"/>
    <w:rsid w:val="00BD181B"/>
    <w:rsid w:val="00BD1A54"/>
    <w:rsid w:val="00BD1E5C"/>
    <w:rsid w:val="00BD1EAD"/>
    <w:rsid w:val="00BD2069"/>
    <w:rsid w:val="00BD2177"/>
    <w:rsid w:val="00BD27F5"/>
    <w:rsid w:val="00BD2B23"/>
    <w:rsid w:val="00BD3199"/>
    <w:rsid w:val="00BD3F50"/>
    <w:rsid w:val="00BD401A"/>
    <w:rsid w:val="00BD456F"/>
    <w:rsid w:val="00BD486C"/>
    <w:rsid w:val="00BD5205"/>
    <w:rsid w:val="00BD5D39"/>
    <w:rsid w:val="00BD6209"/>
    <w:rsid w:val="00BD631B"/>
    <w:rsid w:val="00BD7826"/>
    <w:rsid w:val="00BD7897"/>
    <w:rsid w:val="00BD7F3D"/>
    <w:rsid w:val="00BE0397"/>
    <w:rsid w:val="00BE0652"/>
    <w:rsid w:val="00BE262F"/>
    <w:rsid w:val="00BE294D"/>
    <w:rsid w:val="00BE3E54"/>
    <w:rsid w:val="00BE3F14"/>
    <w:rsid w:val="00BE4812"/>
    <w:rsid w:val="00BE56FF"/>
    <w:rsid w:val="00BE5AFE"/>
    <w:rsid w:val="00BE5E6D"/>
    <w:rsid w:val="00BF02E3"/>
    <w:rsid w:val="00BF0354"/>
    <w:rsid w:val="00BF2283"/>
    <w:rsid w:val="00BF2426"/>
    <w:rsid w:val="00BF2DC9"/>
    <w:rsid w:val="00BF41E7"/>
    <w:rsid w:val="00BF489C"/>
    <w:rsid w:val="00BF56A1"/>
    <w:rsid w:val="00BF577B"/>
    <w:rsid w:val="00BF5A85"/>
    <w:rsid w:val="00BF5F3A"/>
    <w:rsid w:val="00BF60DB"/>
    <w:rsid w:val="00BF6256"/>
    <w:rsid w:val="00BF667E"/>
    <w:rsid w:val="00BF66E6"/>
    <w:rsid w:val="00BF73A2"/>
    <w:rsid w:val="00BF7EB9"/>
    <w:rsid w:val="00BF7FDA"/>
    <w:rsid w:val="00C00005"/>
    <w:rsid w:val="00C0024D"/>
    <w:rsid w:val="00C0029F"/>
    <w:rsid w:val="00C00DA4"/>
    <w:rsid w:val="00C02082"/>
    <w:rsid w:val="00C0265E"/>
    <w:rsid w:val="00C038EB"/>
    <w:rsid w:val="00C04F04"/>
    <w:rsid w:val="00C04FED"/>
    <w:rsid w:val="00C0606B"/>
    <w:rsid w:val="00C06F5F"/>
    <w:rsid w:val="00C0736A"/>
    <w:rsid w:val="00C07CED"/>
    <w:rsid w:val="00C07FAE"/>
    <w:rsid w:val="00C10048"/>
    <w:rsid w:val="00C108D0"/>
    <w:rsid w:val="00C11AAA"/>
    <w:rsid w:val="00C12B39"/>
    <w:rsid w:val="00C133BA"/>
    <w:rsid w:val="00C13720"/>
    <w:rsid w:val="00C13A2A"/>
    <w:rsid w:val="00C14C97"/>
    <w:rsid w:val="00C15503"/>
    <w:rsid w:val="00C164A7"/>
    <w:rsid w:val="00C16E6E"/>
    <w:rsid w:val="00C17882"/>
    <w:rsid w:val="00C20AE6"/>
    <w:rsid w:val="00C20DAC"/>
    <w:rsid w:val="00C20E83"/>
    <w:rsid w:val="00C21DC9"/>
    <w:rsid w:val="00C221D9"/>
    <w:rsid w:val="00C22713"/>
    <w:rsid w:val="00C22CFB"/>
    <w:rsid w:val="00C22F2E"/>
    <w:rsid w:val="00C23229"/>
    <w:rsid w:val="00C2343D"/>
    <w:rsid w:val="00C24E59"/>
    <w:rsid w:val="00C26D91"/>
    <w:rsid w:val="00C26F45"/>
    <w:rsid w:val="00C274D2"/>
    <w:rsid w:val="00C30D2D"/>
    <w:rsid w:val="00C312DD"/>
    <w:rsid w:val="00C3147F"/>
    <w:rsid w:val="00C31AE7"/>
    <w:rsid w:val="00C31B16"/>
    <w:rsid w:val="00C32083"/>
    <w:rsid w:val="00C35E15"/>
    <w:rsid w:val="00C35E90"/>
    <w:rsid w:val="00C3647B"/>
    <w:rsid w:val="00C3703B"/>
    <w:rsid w:val="00C37966"/>
    <w:rsid w:val="00C37CD8"/>
    <w:rsid w:val="00C406A7"/>
    <w:rsid w:val="00C413CD"/>
    <w:rsid w:val="00C4195C"/>
    <w:rsid w:val="00C41A5E"/>
    <w:rsid w:val="00C41CA9"/>
    <w:rsid w:val="00C42D87"/>
    <w:rsid w:val="00C4306C"/>
    <w:rsid w:val="00C433CC"/>
    <w:rsid w:val="00C44092"/>
    <w:rsid w:val="00C44754"/>
    <w:rsid w:val="00C44D90"/>
    <w:rsid w:val="00C44DA5"/>
    <w:rsid w:val="00C455C7"/>
    <w:rsid w:val="00C45709"/>
    <w:rsid w:val="00C46E8C"/>
    <w:rsid w:val="00C47353"/>
    <w:rsid w:val="00C4737B"/>
    <w:rsid w:val="00C506B7"/>
    <w:rsid w:val="00C51187"/>
    <w:rsid w:val="00C511AF"/>
    <w:rsid w:val="00C52AE4"/>
    <w:rsid w:val="00C52C0A"/>
    <w:rsid w:val="00C541B7"/>
    <w:rsid w:val="00C5454A"/>
    <w:rsid w:val="00C54E7B"/>
    <w:rsid w:val="00C55331"/>
    <w:rsid w:val="00C55959"/>
    <w:rsid w:val="00C55C45"/>
    <w:rsid w:val="00C56A05"/>
    <w:rsid w:val="00C57005"/>
    <w:rsid w:val="00C5745F"/>
    <w:rsid w:val="00C6022F"/>
    <w:rsid w:val="00C606E3"/>
    <w:rsid w:val="00C60E6A"/>
    <w:rsid w:val="00C62540"/>
    <w:rsid w:val="00C6343E"/>
    <w:rsid w:val="00C6360C"/>
    <w:rsid w:val="00C6453D"/>
    <w:rsid w:val="00C64A68"/>
    <w:rsid w:val="00C64BBF"/>
    <w:rsid w:val="00C65C3C"/>
    <w:rsid w:val="00C65CE4"/>
    <w:rsid w:val="00C668C4"/>
    <w:rsid w:val="00C67202"/>
    <w:rsid w:val="00C6792D"/>
    <w:rsid w:val="00C70008"/>
    <w:rsid w:val="00C70A11"/>
    <w:rsid w:val="00C711E2"/>
    <w:rsid w:val="00C71206"/>
    <w:rsid w:val="00C71C37"/>
    <w:rsid w:val="00C7241F"/>
    <w:rsid w:val="00C72670"/>
    <w:rsid w:val="00C738C0"/>
    <w:rsid w:val="00C7433D"/>
    <w:rsid w:val="00C744FB"/>
    <w:rsid w:val="00C746ED"/>
    <w:rsid w:val="00C75950"/>
    <w:rsid w:val="00C75C9F"/>
    <w:rsid w:val="00C76256"/>
    <w:rsid w:val="00C76C66"/>
    <w:rsid w:val="00C76E79"/>
    <w:rsid w:val="00C776D0"/>
    <w:rsid w:val="00C805CA"/>
    <w:rsid w:val="00C81316"/>
    <w:rsid w:val="00C81C63"/>
    <w:rsid w:val="00C8465E"/>
    <w:rsid w:val="00C84B95"/>
    <w:rsid w:val="00C851FB"/>
    <w:rsid w:val="00C85431"/>
    <w:rsid w:val="00C85E55"/>
    <w:rsid w:val="00C85FCD"/>
    <w:rsid w:val="00C86EEA"/>
    <w:rsid w:val="00C87AEE"/>
    <w:rsid w:val="00C87DE7"/>
    <w:rsid w:val="00C91A79"/>
    <w:rsid w:val="00C944D5"/>
    <w:rsid w:val="00C949D0"/>
    <w:rsid w:val="00C95203"/>
    <w:rsid w:val="00C96979"/>
    <w:rsid w:val="00C969F6"/>
    <w:rsid w:val="00C96C6F"/>
    <w:rsid w:val="00C96D93"/>
    <w:rsid w:val="00CA0892"/>
    <w:rsid w:val="00CA1097"/>
    <w:rsid w:val="00CA23EA"/>
    <w:rsid w:val="00CA2CC4"/>
    <w:rsid w:val="00CA2E07"/>
    <w:rsid w:val="00CA3654"/>
    <w:rsid w:val="00CA3BED"/>
    <w:rsid w:val="00CA3F18"/>
    <w:rsid w:val="00CA5332"/>
    <w:rsid w:val="00CA5C85"/>
    <w:rsid w:val="00CA61E0"/>
    <w:rsid w:val="00CA69C1"/>
    <w:rsid w:val="00CA69C8"/>
    <w:rsid w:val="00CA6E7A"/>
    <w:rsid w:val="00CA7167"/>
    <w:rsid w:val="00CA7B84"/>
    <w:rsid w:val="00CA7C1E"/>
    <w:rsid w:val="00CA7C2E"/>
    <w:rsid w:val="00CB068D"/>
    <w:rsid w:val="00CB0E6B"/>
    <w:rsid w:val="00CB1218"/>
    <w:rsid w:val="00CB1380"/>
    <w:rsid w:val="00CB2156"/>
    <w:rsid w:val="00CB251E"/>
    <w:rsid w:val="00CB2F4E"/>
    <w:rsid w:val="00CB3418"/>
    <w:rsid w:val="00CB4FC8"/>
    <w:rsid w:val="00CB5BFC"/>
    <w:rsid w:val="00CB6421"/>
    <w:rsid w:val="00CB646A"/>
    <w:rsid w:val="00CB6B76"/>
    <w:rsid w:val="00CC0E28"/>
    <w:rsid w:val="00CC36E9"/>
    <w:rsid w:val="00CC4136"/>
    <w:rsid w:val="00CC42E2"/>
    <w:rsid w:val="00CC4494"/>
    <w:rsid w:val="00CC45CF"/>
    <w:rsid w:val="00CC4DB8"/>
    <w:rsid w:val="00CC4E33"/>
    <w:rsid w:val="00CC5C58"/>
    <w:rsid w:val="00CC65C1"/>
    <w:rsid w:val="00CC6982"/>
    <w:rsid w:val="00CC6E2E"/>
    <w:rsid w:val="00CD03E7"/>
    <w:rsid w:val="00CD074C"/>
    <w:rsid w:val="00CD0AEB"/>
    <w:rsid w:val="00CD17F6"/>
    <w:rsid w:val="00CD2DC1"/>
    <w:rsid w:val="00CD33AB"/>
    <w:rsid w:val="00CD365A"/>
    <w:rsid w:val="00CD367B"/>
    <w:rsid w:val="00CD4DF0"/>
    <w:rsid w:val="00CD545A"/>
    <w:rsid w:val="00CD566F"/>
    <w:rsid w:val="00CD65E5"/>
    <w:rsid w:val="00CD685A"/>
    <w:rsid w:val="00CD72BC"/>
    <w:rsid w:val="00CD72C1"/>
    <w:rsid w:val="00CD7301"/>
    <w:rsid w:val="00CD7DDA"/>
    <w:rsid w:val="00CE0027"/>
    <w:rsid w:val="00CE0451"/>
    <w:rsid w:val="00CE04CE"/>
    <w:rsid w:val="00CE0EF2"/>
    <w:rsid w:val="00CE1197"/>
    <w:rsid w:val="00CE15D7"/>
    <w:rsid w:val="00CE18CF"/>
    <w:rsid w:val="00CE27F9"/>
    <w:rsid w:val="00CE2CCF"/>
    <w:rsid w:val="00CE2CEE"/>
    <w:rsid w:val="00CE3444"/>
    <w:rsid w:val="00CE34CC"/>
    <w:rsid w:val="00CE42CB"/>
    <w:rsid w:val="00CE4AC4"/>
    <w:rsid w:val="00CE5BEE"/>
    <w:rsid w:val="00CE73C2"/>
    <w:rsid w:val="00CE764C"/>
    <w:rsid w:val="00CE767C"/>
    <w:rsid w:val="00CE7D06"/>
    <w:rsid w:val="00CF05F0"/>
    <w:rsid w:val="00CF069E"/>
    <w:rsid w:val="00CF074B"/>
    <w:rsid w:val="00CF0825"/>
    <w:rsid w:val="00CF0893"/>
    <w:rsid w:val="00CF14B2"/>
    <w:rsid w:val="00CF2B53"/>
    <w:rsid w:val="00CF2CEA"/>
    <w:rsid w:val="00CF33B7"/>
    <w:rsid w:val="00CF402A"/>
    <w:rsid w:val="00CF43E7"/>
    <w:rsid w:val="00CF5954"/>
    <w:rsid w:val="00CF6AA6"/>
    <w:rsid w:val="00CF7087"/>
    <w:rsid w:val="00CF7C9F"/>
    <w:rsid w:val="00D00923"/>
    <w:rsid w:val="00D00C58"/>
    <w:rsid w:val="00D0178E"/>
    <w:rsid w:val="00D01E1F"/>
    <w:rsid w:val="00D0293F"/>
    <w:rsid w:val="00D02A34"/>
    <w:rsid w:val="00D033E0"/>
    <w:rsid w:val="00D033ED"/>
    <w:rsid w:val="00D0389B"/>
    <w:rsid w:val="00D04700"/>
    <w:rsid w:val="00D05FB9"/>
    <w:rsid w:val="00D064BD"/>
    <w:rsid w:val="00D101FC"/>
    <w:rsid w:val="00D11B17"/>
    <w:rsid w:val="00D11B1B"/>
    <w:rsid w:val="00D13E35"/>
    <w:rsid w:val="00D1453B"/>
    <w:rsid w:val="00D1486D"/>
    <w:rsid w:val="00D152C8"/>
    <w:rsid w:val="00D168CF"/>
    <w:rsid w:val="00D16C81"/>
    <w:rsid w:val="00D16E73"/>
    <w:rsid w:val="00D17D72"/>
    <w:rsid w:val="00D200F4"/>
    <w:rsid w:val="00D20C85"/>
    <w:rsid w:val="00D225B5"/>
    <w:rsid w:val="00D22671"/>
    <w:rsid w:val="00D22A57"/>
    <w:rsid w:val="00D23563"/>
    <w:rsid w:val="00D239E7"/>
    <w:rsid w:val="00D240D5"/>
    <w:rsid w:val="00D2444E"/>
    <w:rsid w:val="00D24575"/>
    <w:rsid w:val="00D245AE"/>
    <w:rsid w:val="00D249CA"/>
    <w:rsid w:val="00D24E70"/>
    <w:rsid w:val="00D26255"/>
    <w:rsid w:val="00D272AA"/>
    <w:rsid w:val="00D27C10"/>
    <w:rsid w:val="00D30964"/>
    <w:rsid w:val="00D312C9"/>
    <w:rsid w:val="00D315EF"/>
    <w:rsid w:val="00D317AD"/>
    <w:rsid w:val="00D319BD"/>
    <w:rsid w:val="00D31F75"/>
    <w:rsid w:val="00D3207E"/>
    <w:rsid w:val="00D32651"/>
    <w:rsid w:val="00D3283D"/>
    <w:rsid w:val="00D32D15"/>
    <w:rsid w:val="00D33569"/>
    <w:rsid w:val="00D337E7"/>
    <w:rsid w:val="00D33C4A"/>
    <w:rsid w:val="00D343EC"/>
    <w:rsid w:val="00D34D48"/>
    <w:rsid w:val="00D36C7B"/>
    <w:rsid w:val="00D37A39"/>
    <w:rsid w:val="00D41AD9"/>
    <w:rsid w:val="00D420E7"/>
    <w:rsid w:val="00D423B1"/>
    <w:rsid w:val="00D43239"/>
    <w:rsid w:val="00D43807"/>
    <w:rsid w:val="00D444B7"/>
    <w:rsid w:val="00D44566"/>
    <w:rsid w:val="00D4524D"/>
    <w:rsid w:val="00D4546F"/>
    <w:rsid w:val="00D45E51"/>
    <w:rsid w:val="00D4631F"/>
    <w:rsid w:val="00D46839"/>
    <w:rsid w:val="00D46C20"/>
    <w:rsid w:val="00D46E6A"/>
    <w:rsid w:val="00D47170"/>
    <w:rsid w:val="00D47A9D"/>
    <w:rsid w:val="00D5000F"/>
    <w:rsid w:val="00D50521"/>
    <w:rsid w:val="00D5073E"/>
    <w:rsid w:val="00D51000"/>
    <w:rsid w:val="00D51363"/>
    <w:rsid w:val="00D5157D"/>
    <w:rsid w:val="00D52459"/>
    <w:rsid w:val="00D527EB"/>
    <w:rsid w:val="00D52873"/>
    <w:rsid w:val="00D529C0"/>
    <w:rsid w:val="00D5380B"/>
    <w:rsid w:val="00D53AE4"/>
    <w:rsid w:val="00D53C23"/>
    <w:rsid w:val="00D54041"/>
    <w:rsid w:val="00D545BB"/>
    <w:rsid w:val="00D54EB0"/>
    <w:rsid w:val="00D54EE8"/>
    <w:rsid w:val="00D55043"/>
    <w:rsid w:val="00D55A4B"/>
    <w:rsid w:val="00D55C95"/>
    <w:rsid w:val="00D55F4B"/>
    <w:rsid w:val="00D568CA"/>
    <w:rsid w:val="00D569D2"/>
    <w:rsid w:val="00D5767C"/>
    <w:rsid w:val="00D57A5C"/>
    <w:rsid w:val="00D607F3"/>
    <w:rsid w:val="00D60974"/>
    <w:rsid w:val="00D60CF2"/>
    <w:rsid w:val="00D60D40"/>
    <w:rsid w:val="00D627BB"/>
    <w:rsid w:val="00D63357"/>
    <w:rsid w:val="00D647A9"/>
    <w:rsid w:val="00D6779D"/>
    <w:rsid w:val="00D70F86"/>
    <w:rsid w:val="00D72E37"/>
    <w:rsid w:val="00D7335B"/>
    <w:rsid w:val="00D73C15"/>
    <w:rsid w:val="00D74465"/>
    <w:rsid w:val="00D7495E"/>
    <w:rsid w:val="00D74BAD"/>
    <w:rsid w:val="00D74D8A"/>
    <w:rsid w:val="00D75AE9"/>
    <w:rsid w:val="00D76013"/>
    <w:rsid w:val="00D76217"/>
    <w:rsid w:val="00D7657F"/>
    <w:rsid w:val="00D77556"/>
    <w:rsid w:val="00D77EA0"/>
    <w:rsid w:val="00D8072E"/>
    <w:rsid w:val="00D81040"/>
    <w:rsid w:val="00D811B0"/>
    <w:rsid w:val="00D81613"/>
    <w:rsid w:val="00D81FD5"/>
    <w:rsid w:val="00D82772"/>
    <w:rsid w:val="00D82A1A"/>
    <w:rsid w:val="00D841C7"/>
    <w:rsid w:val="00D854DB"/>
    <w:rsid w:val="00D85855"/>
    <w:rsid w:val="00D859B1"/>
    <w:rsid w:val="00D862CC"/>
    <w:rsid w:val="00D86378"/>
    <w:rsid w:val="00D87011"/>
    <w:rsid w:val="00D87D79"/>
    <w:rsid w:val="00D87E76"/>
    <w:rsid w:val="00D902B0"/>
    <w:rsid w:val="00D902C7"/>
    <w:rsid w:val="00D913AE"/>
    <w:rsid w:val="00D91BA9"/>
    <w:rsid w:val="00D922C1"/>
    <w:rsid w:val="00D9270E"/>
    <w:rsid w:val="00D93863"/>
    <w:rsid w:val="00D9389E"/>
    <w:rsid w:val="00D939F6"/>
    <w:rsid w:val="00D93B1C"/>
    <w:rsid w:val="00D93F05"/>
    <w:rsid w:val="00D9528E"/>
    <w:rsid w:val="00D95E2D"/>
    <w:rsid w:val="00D95EF0"/>
    <w:rsid w:val="00D9613B"/>
    <w:rsid w:val="00D961C1"/>
    <w:rsid w:val="00D9682D"/>
    <w:rsid w:val="00D9697B"/>
    <w:rsid w:val="00D96EA2"/>
    <w:rsid w:val="00D97D13"/>
    <w:rsid w:val="00DA168A"/>
    <w:rsid w:val="00DA17C2"/>
    <w:rsid w:val="00DA2319"/>
    <w:rsid w:val="00DA25CF"/>
    <w:rsid w:val="00DA2678"/>
    <w:rsid w:val="00DA296E"/>
    <w:rsid w:val="00DA380A"/>
    <w:rsid w:val="00DA3A69"/>
    <w:rsid w:val="00DA6388"/>
    <w:rsid w:val="00DA6AAC"/>
    <w:rsid w:val="00DA6C0B"/>
    <w:rsid w:val="00DA713A"/>
    <w:rsid w:val="00DA7C14"/>
    <w:rsid w:val="00DB03D0"/>
    <w:rsid w:val="00DB255E"/>
    <w:rsid w:val="00DB25F7"/>
    <w:rsid w:val="00DB2646"/>
    <w:rsid w:val="00DB265E"/>
    <w:rsid w:val="00DB31D5"/>
    <w:rsid w:val="00DB3504"/>
    <w:rsid w:val="00DB3A89"/>
    <w:rsid w:val="00DB543C"/>
    <w:rsid w:val="00DB5642"/>
    <w:rsid w:val="00DB5873"/>
    <w:rsid w:val="00DB5B72"/>
    <w:rsid w:val="00DB681E"/>
    <w:rsid w:val="00DB6939"/>
    <w:rsid w:val="00DC01C1"/>
    <w:rsid w:val="00DC08DD"/>
    <w:rsid w:val="00DC14AF"/>
    <w:rsid w:val="00DC14E7"/>
    <w:rsid w:val="00DC1FFE"/>
    <w:rsid w:val="00DC24FC"/>
    <w:rsid w:val="00DC2EE0"/>
    <w:rsid w:val="00DC4151"/>
    <w:rsid w:val="00DC4AC8"/>
    <w:rsid w:val="00DC78FE"/>
    <w:rsid w:val="00DC7AA3"/>
    <w:rsid w:val="00DC7E05"/>
    <w:rsid w:val="00DD06F3"/>
    <w:rsid w:val="00DD07E9"/>
    <w:rsid w:val="00DD14F7"/>
    <w:rsid w:val="00DD2148"/>
    <w:rsid w:val="00DD32E1"/>
    <w:rsid w:val="00DD3E2A"/>
    <w:rsid w:val="00DD433E"/>
    <w:rsid w:val="00DD4483"/>
    <w:rsid w:val="00DD5C1C"/>
    <w:rsid w:val="00DD5CC0"/>
    <w:rsid w:val="00DD601D"/>
    <w:rsid w:val="00DD689A"/>
    <w:rsid w:val="00DD7516"/>
    <w:rsid w:val="00DD7BB2"/>
    <w:rsid w:val="00DD7C01"/>
    <w:rsid w:val="00DE043F"/>
    <w:rsid w:val="00DE2D8F"/>
    <w:rsid w:val="00DE35A4"/>
    <w:rsid w:val="00DE42D2"/>
    <w:rsid w:val="00DE47F8"/>
    <w:rsid w:val="00DE50D5"/>
    <w:rsid w:val="00DE5370"/>
    <w:rsid w:val="00DE583A"/>
    <w:rsid w:val="00DE62B4"/>
    <w:rsid w:val="00DE64C3"/>
    <w:rsid w:val="00DE69AC"/>
    <w:rsid w:val="00DE6F62"/>
    <w:rsid w:val="00DE725D"/>
    <w:rsid w:val="00DE74E2"/>
    <w:rsid w:val="00DE79C8"/>
    <w:rsid w:val="00DF07E3"/>
    <w:rsid w:val="00DF11F1"/>
    <w:rsid w:val="00DF1A7E"/>
    <w:rsid w:val="00DF1D86"/>
    <w:rsid w:val="00DF3203"/>
    <w:rsid w:val="00DF3FAE"/>
    <w:rsid w:val="00DF5614"/>
    <w:rsid w:val="00DF5A44"/>
    <w:rsid w:val="00DF5FA9"/>
    <w:rsid w:val="00DF60A5"/>
    <w:rsid w:val="00DF68F1"/>
    <w:rsid w:val="00DF6B8A"/>
    <w:rsid w:val="00DF7198"/>
    <w:rsid w:val="00DF7EF1"/>
    <w:rsid w:val="00E004D7"/>
    <w:rsid w:val="00E00B14"/>
    <w:rsid w:val="00E00DFE"/>
    <w:rsid w:val="00E01492"/>
    <w:rsid w:val="00E01613"/>
    <w:rsid w:val="00E016C0"/>
    <w:rsid w:val="00E02E3C"/>
    <w:rsid w:val="00E04420"/>
    <w:rsid w:val="00E051A4"/>
    <w:rsid w:val="00E061E6"/>
    <w:rsid w:val="00E07352"/>
    <w:rsid w:val="00E07519"/>
    <w:rsid w:val="00E07B32"/>
    <w:rsid w:val="00E1076D"/>
    <w:rsid w:val="00E10C34"/>
    <w:rsid w:val="00E11A74"/>
    <w:rsid w:val="00E1229C"/>
    <w:rsid w:val="00E12606"/>
    <w:rsid w:val="00E1343B"/>
    <w:rsid w:val="00E13994"/>
    <w:rsid w:val="00E13F97"/>
    <w:rsid w:val="00E1415C"/>
    <w:rsid w:val="00E1434E"/>
    <w:rsid w:val="00E1444F"/>
    <w:rsid w:val="00E14569"/>
    <w:rsid w:val="00E14B38"/>
    <w:rsid w:val="00E15C09"/>
    <w:rsid w:val="00E15EBA"/>
    <w:rsid w:val="00E1639E"/>
    <w:rsid w:val="00E167B4"/>
    <w:rsid w:val="00E170D7"/>
    <w:rsid w:val="00E175FE"/>
    <w:rsid w:val="00E1795E"/>
    <w:rsid w:val="00E17C6D"/>
    <w:rsid w:val="00E20425"/>
    <w:rsid w:val="00E20FCE"/>
    <w:rsid w:val="00E21253"/>
    <w:rsid w:val="00E21452"/>
    <w:rsid w:val="00E21EF3"/>
    <w:rsid w:val="00E2241F"/>
    <w:rsid w:val="00E236FB"/>
    <w:rsid w:val="00E23802"/>
    <w:rsid w:val="00E23A37"/>
    <w:rsid w:val="00E23AD8"/>
    <w:rsid w:val="00E23B4D"/>
    <w:rsid w:val="00E24179"/>
    <w:rsid w:val="00E241BA"/>
    <w:rsid w:val="00E24812"/>
    <w:rsid w:val="00E25351"/>
    <w:rsid w:val="00E2540D"/>
    <w:rsid w:val="00E25C78"/>
    <w:rsid w:val="00E26A3E"/>
    <w:rsid w:val="00E27046"/>
    <w:rsid w:val="00E273B5"/>
    <w:rsid w:val="00E278A6"/>
    <w:rsid w:val="00E31036"/>
    <w:rsid w:val="00E340AB"/>
    <w:rsid w:val="00E34B7A"/>
    <w:rsid w:val="00E34E6F"/>
    <w:rsid w:val="00E363E0"/>
    <w:rsid w:val="00E3640E"/>
    <w:rsid w:val="00E3775A"/>
    <w:rsid w:val="00E37DAE"/>
    <w:rsid w:val="00E37F15"/>
    <w:rsid w:val="00E40D72"/>
    <w:rsid w:val="00E413BA"/>
    <w:rsid w:val="00E43238"/>
    <w:rsid w:val="00E4332C"/>
    <w:rsid w:val="00E43BFB"/>
    <w:rsid w:val="00E43F0F"/>
    <w:rsid w:val="00E45C34"/>
    <w:rsid w:val="00E45E8B"/>
    <w:rsid w:val="00E4640F"/>
    <w:rsid w:val="00E473FA"/>
    <w:rsid w:val="00E47647"/>
    <w:rsid w:val="00E4764A"/>
    <w:rsid w:val="00E47B43"/>
    <w:rsid w:val="00E501C7"/>
    <w:rsid w:val="00E50BDF"/>
    <w:rsid w:val="00E50E35"/>
    <w:rsid w:val="00E51AED"/>
    <w:rsid w:val="00E5201F"/>
    <w:rsid w:val="00E52634"/>
    <w:rsid w:val="00E53733"/>
    <w:rsid w:val="00E53ADA"/>
    <w:rsid w:val="00E53CD3"/>
    <w:rsid w:val="00E54C01"/>
    <w:rsid w:val="00E5578C"/>
    <w:rsid w:val="00E55963"/>
    <w:rsid w:val="00E55CC6"/>
    <w:rsid w:val="00E56FC4"/>
    <w:rsid w:val="00E5708B"/>
    <w:rsid w:val="00E57D54"/>
    <w:rsid w:val="00E606EE"/>
    <w:rsid w:val="00E60793"/>
    <w:rsid w:val="00E60AF1"/>
    <w:rsid w:val="00E6110C"/>
    <w:rsid w:val="00E615F1"/>
    <w:rsid w:val="00E61BA6"/>
    <w:rsid w:val="00E629CE"/>
    <w:rsid w:val="00E62F8E"/>
    <w:rsid w:val="00E6325D"/>
    <w:rsid w:val="00E64475"/>
    <w:rsid w:val="00E64D2C"/>
    <w:rsid w:val="00E65D05"/>
    <w:rsid w:val="00E65DA2"/>
    <w:rsid w:val="00E660CC"/>
    <w:rsid w:val="00E66CA1"/>
    <w:rsid w:val="00E66D42"/>
    <w:rsid w:val="00E70BA3"/>
    <w:rsid w:val="00E70F32"/>
    <w:rsid w:val="00E726C7"/>
    <w:rsid w:val="00E72E81"/>
    <w:rsid w:val="00E72EA1"/>
    <w:rsid w:val="00E730D1"/>
    <w:rsid w:val="00E73406"/>
    <w:rsid w:val="00E73CA3"/>
    <w:rsid w:val="00E747BE"/>
    <w:rsid w:val="00E75C14"/>
    <w:rsid w:val="00E77890"/>
    <w:rsid w:val="00E77BA9"/>
    <w:rsid w:val="00E80E8D"/>
    <w:rsid w:val="00E813B4"/>
    <w:rsid w:val="00E8174C"/>
    <w:rsid w:val="00E81AB8"/>
    <w:rsid w:val="00E81BBB"/>
    <w:rsid w:val="00E81E6A"/>
    <w:rsid w:val="00E81FCC"/>
    <w:rsid w:val="00E82C4C"/>
    <w:rsid w:val="00E837F9"/>
    <w:rsid w:val="00E844DA"/>
    <w:rsid w:val="00E84A38"/>
    <w:rsid w:val="00E84BAA"/>
    <w:rsid w:val="00E84DF3"/>
    <w:rsid w:val="00E85DD5"/>
    <w:rsid w:val="00E86D5D"/>
    <w:rsid w:val="00E86F06"/>
    <w:rsid w:val="00E87042"/>
    <w:rsid w:val="00E906E3"/>
    <w:rsid w:val="00E908C8"/>
    <w:rsid w:val="00E9259F"/>
    <w:rsid w:val="00E93841"/>
    <w:rsid w:val="00E94228"/>
    <w:rsid w:val="00E94463"/>
    <w:rsid w:val="00E95F4B"/>
    <w:rsid w:val="00E9753B"/>
    <w:rsid w:val="00E97653"/>
    <w:rsid w:val="00E97A78"/>
    <w:rsid w:val="00E97D7B"/>
    <w:rsid w:val="00EA0486"/>
    <w:rsid w:val="00EA0567"/>
    <w:rsid w:val="00EA2441"/>
    <w:rsid w:val="00EA2834"/>
    <w:rsid w:val="00EA3F23"/>
    <w:rsid w:val="00EA40AB"/>
    <w:rsid w:val="00EA42CC"/>
    <w:rsid w:val="00EA53DB"/>
    <w:rsid w:val="00EA5421"/>
    <w:rsid w:val="00EA5A88"/>
    <w:rsid w:val="00EA7992"/>
    <w:rsid w:val="00EA79A1"/>
    <w:rsid w:val="00EB036E"/>
    <w:rsid w:val="00EB1F9C"/>
    <w:rsid w:val="00EB25B1"/>
    <w:rsid w:val="00EB2E4F"/>
    <w:rsid w:val="00EB3563"/>
    <w:rsid w:val="00EB3AA1"/>
    <w:rsid w:val="00EB43A4"/>
    <w:rsid w:val="00EB47D3"/>
    <w:rsid w:val="00EB4C2E"/>
    <w:rsid w:val="00EB5299"/>
    <w:rsid w:val="00EB6386"/>
    <w:rsid w:val="00EB6FD9"/>
    <w:rsid w:val="00EB72D1"/>
    <w:rsid w:val="00EB7B0C"/>
    <w:rsid w:val="00EC0122"/>
    <w:rsid w:val="00EC06CB"/>
    <w:rsid w:val="00EC0816"/>
    <w:rsid w:val="00EC2656"/>
    <w:rsid w:val="00EC4ABF"/>
    <w:rsid w:val="00EC520D"/>
    <w:rsid w:val="00EC52D8"/>
    <w:rsid w:val="00EC53B1"/>
    <w:rsid w:val="00EC57F2"/>
    <w:rsid w:val="00EC6127"/>
    <w:rsid w:val="00EC625B"/>
    <w:rsid w:val="00EC62A3"/>
    <w:rsid w:val="00EC6961"/>
    <w:rsid w:val="00EC7342"/>
    <w:rsid w:val="00EC7AD2"/>
    <w:rsid w:val="00ED0A7F"/>
    <w:rsid w:val="00ED1574"/>
    <w:rsid w:val="00ED1E14"/>
    <w:rsid w:val="00ED1E8D"/>
    <w:rsid w:val="00ED2F77"/>
    <w:rsid w:val="00ED4067"/>
    <w:rsid w:val="00ED4179"/>
    <w:rsid w:val="00ED434F"/>
    <w:rsid w:val="00ED44B9"/>
    <w:rsid w:val="00ED478F"/>
    <w:rsid w:val="00ED5FF6"/>
    <w:rsid w:val="00ED61AD"/>
    <w:rsid w:val="00ED6579"/>
    <w:rsid w:val="00EE12B6"/>
    <w:rsid w:val="00EE191C"/>
    <w:rsid w:val="00EE1E79"/>
    <w:rsid w:val="00EE23EF"/>
    <w:rsid w:val="00EE2E05"/>
    <w:rsid w:val="00EE2F1E"/>
    <w:rsid w:val="00EE3288"/>
    <w:rsid w:val="00EE329D"/>
    <w:rsid w:val="00EE43CA"/>
    <w:rsid w:val="00EE49A5"/>
    <w:rsid w:val="00EE4B13"/>
    <w:rsid w:val="00EE4D40"/>
    <w:rsid w:val="00EE5647"/>
    <w:rsid w:val="00EE5655"/>
    <w:rsid w:val="00EE649A"/>
    <w:rsid w:val="00EE65FD"/>
    <w:rsid w:val="00EE6AC5"/>
    <w:rsid w:val="00EE7695"/>
    <w:rsid w:val="00EE78A6"/>
    <w:rsid w:val="00EE7AFA"/>
    <w:rsid w:val="00EE7BFD"/>
    <w:rsid w:val="00EE7F5F"/>
    <w:rsid w:val="00EF0ABC"/>
    <w:rsid w:val="00EF12E1"/>
    <w:rsid w:val="00EF199A"/>
    <w:rsid w:val="00EF1B2D"/>
    <w:rsid w:val="00EF1DE4"/>
    <w:rsid w:val="00EF1E05"/>
    <w:rsid w:val="00EF2A4A"/>
    <w:rsid w:val="00EF2E92"/>
    <w:rsid w:val="00EF369D"/>
    <w:rsid w:val="00EF41D3"/>
    <w:rsid w:val="00EF5111"/>
    <w:rsid w:val="00EF5335"/>
    <w:rsid w:val="00EF571C"/>
    <w:rsid w:val="00EF597D"/>
    <w:rsid w:val="00EF5EB0"/>
    <w:rsid w:val="00EF682F"/>
    <w:rsid w:val="00EF6C3E"/>
    <w:rsid w:val="00EF7C46"/>
    <w:rsid w:val="00EF7F73"/>
    <w:rsid w:val="00F00626"/>
    <w:rsid w:val="00F009B8"/>
    <w:rsid w:val="00F00B03"/>
    <w:rsid w:val="00F011E1"/>
    <w:rsid w:val="00F01C05"/>
    <w:rsid w:val="00F01EBA"/>
    <w:rsid w:val="00F02098"/>
    <w:rsid w:val="00F027AD"/>
    <w:rsid w:val="00F02911"/>
    <w:rsid w:val="00F02DA7"/>
    <w:rsid w:val="00F030E4"/>
    <w:rsid w:val="00F0324D"/>
    <w:rsid w:val="00F033A3"/>
    <w:rsid w:val="00F042F8"/>
    <w:rsid w:val="00F05E4D"/>
    <w:rsid w:val="00F06CFA"/>
    <w:rsid w:val="00F06EC9"/>
    <w:rsid w:val="00F103ED"/>
    <w:rsid w:val="00F106A5"/>
    <w:rsid w:val="00F1088B"/>
    <w:rsid w:val="00F108A7"/>
    <w:rsid w:val="00F12342"/>
    <w:rsid w:val="00F129D4"/>
    <w:rsid w:val="00F12A96"/>
    <w:rsid w:val="00F13137"/>
    <w:rsid w:val="00F1366B"/>
    <w:rsid w:val="00F15664"/>
    <w:rsid w:val="00F15827"/>
    <w:rsid w:val="00F166C4"/>
    <w:rsid w:val="00F20907"/>
    <w:rsid w:val="00F20A6D"/>
    <w:rsid w:val="00F21257"/>
    <w:rsid w:val="00F2138A"/>
    <w:rsid w:val="00F21E1E"/>
    <w:rsid w:val="00F22362"/>
    <w:rsid w:val="00F22698"/>
    <w:rsid w:val="00F2271C"/>
    <w:rsid w:val="00F22B0E"/>
    <w:rsid w:val="00F24013"/>
    <w:rsid w:val="00F247EC"/>
    <w:rsid w:val="00F24ADB"/>
    <w:rsid w:val="00F24CA8"/>
    <w:rsid w:val="00F24F21"/>
    <w:rsid w:val="00F25CA2"/>
    <w:rsid w:val="00F25FEF"/>
    <w:rsid w:val="00F30235"/>
    <w:rsid w:val="00F304F2"/>
    <w:rsid w:val="00F30BCD"/>
    <w:rsid w:val="00F3231F"/>
    <w:rsid w:val="00F32D63"/>
    <w:rsid w:val="00F33BC9"/>
    <w:rsid w:val="00F368A2"/>
    <w:rsid w:val="00F37305"/>
    <w:rsid w:val="00F37376"/>
    <w:rsid w:val="00F37425"/>
    <w:rsid w:val="00F40AC2"/>
    <w:rsid w:val="00F411FD"/>
    <w:rsid w:val="00F413D2"/>
    <w:rsid w:val="00F4145E"/>
    <w:rsid w:val="00F41F6B"/>
    <w:rsid w:val="00F42945"/>
    <w:rsid w:val="00F42D0F"/>
    <w:rsid w:val="00F44DFF"/>
    <w:rsid w:val="00F455BF"/>
    <w:rsid w:val="00F45920"/>
    <w:rsid w:val="00F4702A"/>
    <w:rsid w:val="00F51DCA"/>
    <w:rsid w:val="00F52780"/>
    <w:rsid w:val="00F5317B"/>
    <w:rsid w:val="00F535D6"/>
    <w:rsid w:val="00F5408F"/>
    <w:rsid w:val="00F54285"/>
    <w:rsid w:val="00F54711"/>
    <w:rsid w:val="00F55BAF"/>
    <w:rsid w:val="00F57514"/>
    <w:rsid w:val="00F57BB3"/>
    <w:rsid w:val="00F57FB5"/>
    <w:rsid w:val="00F61221"/>
    <w:rsid w:val="00F617F6"/>
    <w:rsid w:val="00F61966"/>
    <w:rsid w:val="00F61CD4"/>
    <w:rsid w:val="00F627FC"/>
    <w:rsid w:val="00F62B22"/>
    <w:rsid w:val="00F631B1"/>
    <w:rsid w:val="00F631C3"/>
    <w:rsid w:val="00F6342D"/>
    <w:rsid w:val="00F63AA8"/>
    <w:rsid w:val="00F65D65"/>
    <w:rsid w:val="00F6669A"/>
    <w:rsid w:val="00F66884"/>
    <w:rsid w:val="00F66966"/>
    <w:rsid w:val="00F678E9"/>
    <w:rsid w:val="00F701AB"/>
    <w:rsid w:val="00F701D3"/>
    <w:rsid w:val="00F7049A"/>
    <w:rsid w:val="00F70694"/>
    <w:rsid w:val="00F70C5A"/>
    <w:rsid w:val="00F70EA2"/>
    <w:rsid w:val="00F71069"/>
    <w:rsid w:val="00F7268F"/>
    <w:rsid w:val="00F726DA"/>
    <w:rsid w:val="00F726E9"/>
    <w:rsid w:val="00F72861"/>
    <w:rsid w:val="00F72DB1"/>
    <w:rsid w:val="00F733FF"/>
    <w:rsid w:val="00F73D46"/>
    <w:rsid w:val="00F74085"/>
    <w:rsid w:val="00F744D8"/>
    <w:rsid w:val="00F756D3"/>
    <w:rsid w:val="00F75E57"/>
    <w:rsid w:val="00F76289"/>
    <w:rsid w:val="00F77436"/>
    <w:rsid w:val="00F77705"/>
    <w:rsid w:val="00F779FB"/>
    <w:rsid w:val="00F77EAD"/>
    <w:rsid w:val="00F8024E"/>
    <w:rsid w:val="00F80D1B"/>
    <w:rsid w:val="00F80E46"/>
    <w:rsid w:val="00F80F99"/>
    <w:rsid w:val="00F81E3B"/>
    <w:rsid w:val="00F82576"/>
    <w:rsid w:val="00F8291F"/>
    <w:rsid w:val="00F8301F"/>
    <w:rsid w:val="00F840A7"/>
    <w:rsid w:val="00F852FF"/>
    <w:rsid w:val="00F857F2"/>
    <w:rsid w:val="00F85EB4"/>
    <w:rsid w:val="00F865BC"/>
    <w:rsid w:val="00F8673F"/>
    <w:rsid w:val="00F86EBF"/>
    <w:rsid w:val="00F91273"/>
    <w:rsid w:val="00F91B1C"/>
    <w:rsid w:val="00F92FA4"/>
    <w:rsid w:val="00F94EEE"/>
    <w:rsid w:val="00F95D11"/>
    <w:rsid w:val="00F9635B"/>
    <w:rsid w:val="00F967E1"/>
    <w:rsid w:val="00F9705F"/>
    <w:rsid w:val="00F97572"/>
    <w:rsid w:val="00F976D5"/>
    <w:rsid w:val="00F978AB"/>
    <w:rsid w:val="00FA0AF5"/>
    <w:rsid w:val="00FA13C2"/>
    <w:rsid w:val="00FA3063"/>
    <w:rsid w:val="00FA3AE2"/>
    <w:rsid w:val="00FA45F2"/>
    <w:rsid w:val="00FA5E0D"/>
    <w:rsid w:val="00FA6EA6"/>
    <w:rsid w:val="00FA7E2C"/>
    <w:rsid w:val="00FB07CF"/>
    <w:rsid w:val="00FB0E4E"/>
    <w:rsid w:val="00FB1434"/>
    <w:rsid w:val="00FB16CB"/>
    <w:rsid w:val="00FB2956"/>
    <w:rsid w:val="00FB3B86"/>
    <w:rsid w:val="00FB4117"/>
    <w:rsid w:val="00FB433E"/>
    <w:rsid w:val="00FB4A57"/>
    <w:rsid w:val="00FB59BF"/>
    <w:rsid w:val="00FB6073"/>
    <w:rsid w:val="00FB6D6A"/>
    <w:rsid w:val="00FB6FBF"/>
    <w:rsid w:val="00FC0213"/>
    <w:rsid w:val="00FC0630"/>
    <w:rsid w:val="00FC0D8B"/>
    <w:rsid w:val="00FC103C"/>
    <w:rsid w:val="00FC19B4"/>
    <w:rsid w:val="00FC1C05"/>
    <w:rsid w:val="00FC2283"/>
    <w:rsid w:val="00FC34A8"/>
    <w:rsid w:val="00FC3A24"/>
    <w:rsid w:val="00FC4885"/>
    <w:rsid w:val="00FC654B"/>
    <w:rsid w:val="00FC69CB"/>
    <w:rsid w:val="00FC77FA"/>
    <w:rsid w:val="00FD0D79"/>
    <w:rsid w:val="00FD0E0B"/>
    <w:rsid w:val="00FD246D"/>
    <w:rsid w:val="00FD266B"/>
    <w:rsid w:val="00FD34AD"/>
    <w:rsid w:val="00FD35F6"/>
    <w:rsid w:val="00FD3870"/>
    <w:rsid w:val="00FD41ED"/>
    <w:rsid w:val="00FD43F1"/>
    <w:rsid w:val="00FD4A9F"/>
    <w:rsid w:val="00FD4D8E"/>
    <w:rsid w:val="00FD57AE"/>
    <w:rsid w:val="00FD5DF1"/>
    <w:rsid w:val="00FD6163"/>
    <w:rsid w:val="00FD63C7"/>
    <w:rsid w:val="00FD7099"/>
    <w:rsid w:val="00FD7766"/>
    <w:rsid w:val="00FD7996"/>
    <w:rsid w:val="00FD7A72"/>
    <w:rsid w:val="00FE1118"/>
    <w:rsid w:val="00FE116B"/>
    <w:rsid w:val="00FE1A67"/>
    <w:rsid w:val="00FE3043"/>
    <w:rsid w:val="00FE3AB8"/>
    <w:rsid w:val="00FE3E96"/>
    <w:rsid w:val="00FE42FE"/>
    <w:rsid w:val="00FE4930"/>
    <w:rsid w:val="00FE645D"/>
    <w:rsid w:val="00FE65A7"/>
    <w:rsid w:val="00FE6632"/>
    <w:rsid w:val="00FE69BD"/>
    <w:rsid w:val="00FE7254"/>
    <w:rsid w:val="00FE78C8"/>
    <w:rsid w:val="00FF1273"/>
    <w:rsid w:val="00FF23E4"/>
    <w:rsid w:val="00FF2436"/>
    <w:rsid w:val="00FF54FE"/>
    <w:rsid w:val="00FF56B0"/>
    <w:rsid w:val="00FF5D8D"/>
    <w:rsid w:val="00FF6CC3"/>
    <w:rsid w:val="00FF736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2E867"/>
  <w15:docId w15:val="{31F5F68B-48FE-4E7F-86D1-911FA1163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782E"/>
    <w:pPr>
      <w:spacing w:before="120" w:line="312" w:lineRule="auto"/>
      <w:jc w:val="both"/>
    </w:pPr>
  </w:style>
  <w:style w:type="paragraph" w:styleId="berschrift1">
    <w:name w:val="heading 1"/>
    <w:basedOn w:val="Standard"/>
    <w:next w:val="Standard"/>
    <w:link w:val="berschrift1Zchn"/>
    <w:uiPriority w:val="9"/>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qFormat/>
    <w:pPr>
      <w:pageBreakBefore w:val="0"/>
      <w:numPr>
        <w:ilvl w:val="1"/>
      </w:numPr>
      <w:tabs>
        <w:tab w:val="clear" w:pos="680"/>
        <w:tab w:val="left" w:pos="720"/>
      </w:tabs>
      <w:spacing w:before="480"/>
      <w:ind w:left="720" w:hanging="720"/>
      <w:outlineLvl w:val="1"/>
    </w:pPr>
    <w:rPr>
      <w:sz w:val="28"/>
    </w:rPr>
  </w:style>
  <w:style w:type="paragraph" w:styleId="berschrift3">
    <w:name w:val="heading 3"/>
    <w:basedOn w:val="berschrift2"/>
    <w:next w:val="Standard"/>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qFormat/>
    <w:pPr>
      <w:numPr>
        <w:ilvl w:val="3"/>
      </w:numPr>
      <w:tabs>
        <w:tab w:val="clear" w:pos="864"/>
      </w:tabs>
      <w:spacing w:before="240"/>
      <w:ind w:left="720" w:hanging="720"/>
      <w:outlineLvl w:val="3"/>
    </w:pPr>
    <w:rPr>
      <w:b w:val="0"/>
    </w:rPr>
  </w:style>
  <w:style w:type="paragraph" w:styleId="berschrift5">
    <w:name w:val="heading 5"/>
    <w:basedOn w:val="berschrift4"/>
    <w:next w:val="Standard"/>
    <w:pPr>
      <w:numPr>
        <w:ilvl w:val="4"/>
      </w:numPr>
      <w:tabs>
        <w:tab w:val="clear" w:pos="1008"/>
      </w:tabs>
      <w:ind w:left="720" w:hanging="720"/>
      <w:outlineLvl w:val="4"/>
    </w:pPr>
  </w:style>
  <w:style w:type="paragraph" w:styleId="berschrift6">
    <w:name w:val="heading 6"/>
    <w:basedOn w:val="berschrift5"/>
    <w:next w:val="Standard"/>
    <w:pPr>
      <w:numPr>
        <w:ilvl w:val="5"/>
      </w:numPr>
      <w:tabs>
        <w:tab w:val="clear" w:pos="1152"/>
      </w:tabs>
      <w:ind w:left="720" w:hanging="720"/>
      <w:outlineLvl w:val="5"/>
    </w:pPr>
  </w:style>
  <w:style w:type="paragraph" w:styleId="berschrift7">
    <w:name w:val="heading 7"/>
    <w:basedOn w:val="berschrift6"/>
    <w:next w:val="Standard"/>
    <w:pPr>
      <w:numPr>
        <w:ilvl w:val="6"/>
      </w:numPr>
      <w:tabs>
        <w:tab w:val="clear" w:pos="1296"/>
      </w:tabs>
      <w:ind w:left="720" w:hanging="720"/>
      <w:outlineLvl w:val="6"/>
    </w:pPr>
  </w:style>
  <w:style w:type="paragraph" w:styleId="berschrift8">
    <w:name w:val="heading 8"/>
    <w:basedOn w:val="berschrift7"/>
    <w:next w:val="Standard"/>
    <w:pPr>
      <w:numPr>
        <w:ilvl w:val="7"/>
      </w:numPr>
      <w:tabs>
        <w:tab w:val="clear" w:pos="1440"/>
      </w:tabs>
      <w:ind w:left="720" w:hanging="720"/>
      <w:outlineLvl w:val="7"/>
    </w:pPr>
  </w:style>
  <w:style w:type="paragraph" w:styleId="berschrift9">
    <w:name w:val="heading 9"/>
    <w:basedOn w:val="berschrift8"/>
    <w:next w:val="Standard"/>
    <w:pPr>
      <w:numPr>
        <w:ilvl w:val="8"/>
      </w:numPr>
      <w:tabs>
        <w:tab w:val="clear" w:pos="2160"/>
      </w:tabs>
      <w:ind w:left="720" w:hanging="72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semiHidden/>
    <w:rPr>
      <w:color w:val="0000FF"/>
      <w:u w:val="single"/>
    </w:rPr>
  </w:style>
  <w:style w:type="character" w:styleId="Seitenzahl">
    <w:name w:val="page number"/>
    <w:basedOn w:val="Absatz-Standardschriftart"/>
    <w:semiHidden/>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emiHidden/>
  </w:style>
  <w:style w:type="paragraph" w:styleId="Beschriftung">
    <w:name w:val="caption"/>
    <w:basedOn w:val="Standard"/>
    <w:next w:val="Standard"/>
    <w:qFormat/>
    <w:rsid w:val="00BF7FDA"/>
    <w:pPr>
      <w:tabs>
        <w:tab w:val="left" w:pos="1560"/>
      </w:tabs>
      <w:spacing w:after="360"/>
      <w:ind w:left="1560" w:hanging="1560"/>
    </w:pPr>
    <w:rPr>
      <w:sz w:val="22"/>
    </w:rPr>
  </w:style>
  <w:style w:type="character" w:styleId="Funotenzeichen">
    <w:name w:val="footnote reference"/>
    <w:semiHidden/>
    <w:rPr>
      <w:sz w:val="20"/>
      <w:vertAlign w:val="superscript"/>
    </w:rPr>
  </w:style>
  <w:style w:type="paragraph" w:styleId="Sprechblasentext">
    <w:name w:val="Balloon Text"/>
    <w:basedOn w:val="Standard"/>
    <w:link w:val="SprechblasentextZchn"/>
    <w:uiPriority w:val="99"/>
    <w:semiHidden/>
    <w:unhideWhenUsed/>
    <w:rsid w:val="006E7126"/>
    <w:pPr>
      <w:spacing w:before="0" w:line="240" w:lineRule="auto"/>
    </w:pPr>
    <w:rPr>
      <w:rFonts w:ascii="Tahoma" w:hAnsi="Tahoma" w:cs="Tahoma"/>
      <w:sz w:val="16"/>
      <w:szCs w:val="16"/>
    </w:rPr>
  </w:style>
  <w:style w:type="paragraph" w:customStyle="1" w:styleId="Computerprogramm">
    <w:name w:val="Computerprogramm"/>
    <w:basedOn w:val="Standard"/>
    <w:qFormat/>
    <w:rsid w:val="006E71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contextualSpacing/>
      <w:jc w:val="left"/>
    </w:pPr>
    <w:rPr>
      <w:rFonts w:ascii="Courier New" w:hAnsi="Courier New"/>
      <w:noProof/>
      <w:sz w:val="20"/>
    </w:rPr>
  </w:style>
  <w:style w:type="character" w:customStyle="1" w:styleId="SprechblasentextZchn">
    <w:name w:val="Sprechblasentext Zchn"/>
    <w:basedOn w:val="Absatz-Standardschriftart"/>
    <w:link w:val="Sprechblasentext"/>
    <w:uiPriority w:val="99"/>
    <w:semiHidden/>
    <w:rsid w:val="006E7126"/>
    <w:rPr>
      <w:rFonts w:ascii="Tahoma" w:hAnsi="Tahoma" w:cs="Tahoma"/>
      <w:sz w:val="16"/>
      <w:szCs w:val="16"/>
    </w:rPr>
  </w:style>
  <w:style w:type="paragraph" w:styleId="Literaturverzeichnis">
    <w:name w:val="Bibliography"/>
    <w:basedOn w:val="Standard"/>
    <w:autoRedefine/>
    <w:qFormat/>
    <w:pPr>
      <w:jc w:val="left"/>
    </w:pPr>
  </w:style>
  <w:style w:type="paragraph" w:styleId="Funotentext">
    <w:name w:val="footnote text"/>
    <w:basedOn w:val="Standard"/>
    <w:link w:val="FunotentextZchn"/>
    <w:semiHidden/>
    <w:pPr>
      <w:tabs>
        <w:tab w:val="left" w:pos="284"/>
      </w:tabs>
      <w:spacing w:before="60" w:line="240" w:lineRule="auto"/>
      <w:ind w:left="284" w:hanging="284"/>
    </w:pPr>
    <w:rPr>
      <w:sz w:val="20"/>
    </w:rPr>
  </w:style>
  <w:style w:type="paragraph" w:styleId="Kopfzeile">
    <w:name w:val="header"/>
    <w:basedOn w:val="Standard"/>
    <w:semiHidde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rsid w:val="00314AAE"/>
    <w:pPr>
      <w:tabs>
        <w:tab w:val="clear" w:pos="680"/>
        <w:tab w:val="clear" w:pos="1004"/>
        <w:tab w:val="left" w:pos="1574"/>
      </w:tabs>
      <w:ind w:left="1560" w:hanging="1560"/>
    </w:pPr>
  </w:style>
  <w:style w:type="paragraph" w:styleId="Aufzhlungszeichen2">
    <w:name w:val="List Bullet 2"/>
    <w:basedOn w:val="Standard"/>
    <w:semiHidden/>
    <w:pPr>
      <w:numPr>
        <w:numId w:val="4"/>
      </w:numPr>
      <w:tabs>
        <w:tab w:val="clear" w:pos="643"/>
        <w:tab w:val="num" w:pos="720"/>
      </w:tabs>
      <w:ind w:left="714" w:hanging="357"/>
    </w:pPr>
  </w:style>
  <w:style w:type="paragraph" w:customStyle="1" w:styleId="Abbildung">
    <w:name w:val="Abbildung"/>
    <w:basedOn w:val="Standard"/>
    <w:next w:val="Beschriftung"/>
    <w:qFormat/>
    <w:pPr>
      <w:keepNext/>
      <w:spacing w:before="480"/>
      <w:jc w:val="center"/>
    </w:pPr>
  </w:style>
  <w:style w:type="paragraph" w:styleId="Fuzeile">
    <w:name w:val="footer"/>
    <w:basedOn w:val="Standard"/>
    <w:semiHidden/>
    <w:pPr>
      <w:tabs>
        <w:tab w:val="center" w:pos="4536"/>
        <w:tab w:val="right" w:pos="9072"/>
      </w:tabs>
    </w:pPr>
  </w:style>
  <w:style w:type="paragraph" w:styleId="Aufzhlungszeichen">
    <w:name w:val="List Bullet"/>
    <w:basedOn w:val="Standard"/>
    <w:semiHidden/>
    <w:pPr>
      <w:numPr>
        <w:numId w:val="3"/>
      </w:numPr>
    </w:pPr>
  </w:style>
  <w:style w:type="paragraph" w:styleId="Zitat">
    <w:name w:val="Quote"/>
    <w:basedOn w:val="Standard"/>
    <w:link w:val="ZitatZchn"/>
    <w:qFormat/>
    <w:pPr>
      <w:ind w:left="680" w:right="680"/>
    </w:pPr>
    <w:rPr>
      <w:i/>
    </w:rPr>
  </w:style>
  <w:style w:type="paragraph" w:styleId="Anrede">
    <w:name w:val="Salutation"/>
    <w:basedOn w:val="Standard"/>
    <w:next w:val="Standard"/>
    <w:semiHidden/>
  </w:style>
  <w:style w:type="paragraph" w:styleId="Blocktext">
    <w:name w:val="Block Text"/>
    <w:basedOn w:val="Standard"/>
    <w:semiHidden/>
    <w:pPr>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emiHidden/>
  </w:style>
  <w:style w:type="paragraph" w:styleId="Gruformel">
    <w:name w:val="Closing"/>
    <w:basedOn w:val="Standard"/>
    <w:semiHidden/>
    <w:pPr>
      <w:ind w:left="4252"/>
    </w:pPr>
  </w:style>
  <w:style w:type="paragraph" w:styleId="Index1">
    <w:name w:val="index 1"/>
    <w:basedOn w:val="Standard"/>
    <w:next w:val="Standard"/>
    <w:autoRedefine/>
    <w:uiPriority w:val="99"/>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semiHidden/>
    <w:pPr>
      <w:ind w:left="357" w:hanging="357"/>
    </w:pPr>
  </w:style>
  <w:style w:type="paragraph" w:styleId="Liste2">
    <w:name w:val="List 2"/>
    <w:basedOn w:val="Standard"/>
    <w:semiHidden/>
    <w:pPr>
      <w:ind w:left="714" w:hanging="357"/>
    </w:pPr>
  </w:style>
  <w:style w:type="paragraph" w:styleId="Liste3">
    <w:name w:val="List 3"/>
    <w:basedOn w:val="Standard"/>
    <w:semiHidden/>
    <w:pPr>
      <w:ind w:left="1077" w:hanging="357"/>
    </w:pPr>
  </w:style>
  <w:style w:type="paragraph" w:styleId="Liste4">
    <w:name w:val="List 4"/>
    <w:basedOn w:val="Standard"/>
    <w:semiHidden/>
    <w:pPr>
      <w:ind w:left="1434" w:hanging="357"/>
    </w:pPr>
  </w:style>
  <w:style w:type="paragraph" w:styleId="Liste5">
    <w:name w:val="List 5"/>
    <w:basedOn w:val="Standard"/>
    <w:semiHidden/>
    <w:pPr>
      <w:ind w:left="1797" w:hanging="357"/>
    </w:pPr>
  </w:style>
  <w:style w:type="paragraph" w:styleId="Listenfortsetzung">
    <w:name w:val="List Continue"/>
    <w:basedOn w:val="Standard"/>
    <w:semiHidden/>
    <w:pPr>
      <w:ind w:left="357"/>
    </w:pPr>
  </w:style>
  <w:style w:type="paragraph" w:styleId="Listenfortsetzung2">
    <w:name w:val="List Continue 2"/>
    <w:basedOn w:val="Standard"/>
    <w:semiHidden/>
    <w:pPr>
      <w:ind w:left="720"/>
    </w:pPr>
  </w:style>
  <w:style w:type="paragraph" w:styleId="Listenfortsetzung3">
    <w:name w:val="List Continue 3"/>
    <w:basedOn w:val="Standard"/>
    <w:semiHidden/>
    <w:pPr>
      <w:ind w:left="1077"/>
    </w:pPr>
  </w:style>
  <w:style w:type="paragraph" w:styleId="Listenfortsetzung4">
    <w:name w:val="List Continue 4"/>
    <w:basedOn w:val="Standard"/>
    <w:semiHidden/>
    <w:pPr>
      <w:ind w:left="1440"/>
    </w:pPr>
  </w:style>
  <w:style w:type="paragraph" w:styleId="Listenfortsetzung5">
    <w:name w:val="List Continue 5"/>
    <w:basedOn w:val="Standard"/>
    <w:semiHidden/>
    <w:pPr>
      <w:ind w:left="1797"/>
    </w:pPr>
  </w:style>
  <w:style w:type="paragraph" w:styleId="Listennummer">
    <w:name w:val="List Number"/>
    <w:basedOn w:val="Standard"/>
    <w:semiHidden/>
    <w:pPr>
      <w:numPr>
        <w:numId w:val="7"/>
      </w:numPr>
      <w:tabs>
        <w:tab w:val="clear" w:pos="360"/>
        <w:tab w:val="num" w:pos="357"/>
      </w:tabs>
      <w:ind w:left="357" w:hanging="357"/>
    </w:pPr>
  </w:style>
  <w:style w:type="paragraph" w:styleId="Listennummer2">
    <w:name w:val="List Number 2"/>
    <w:basedOn w:val="Standard"/>
    <w:semiHidden/>
    <w:pPr>
      <w:numPr>
        <w:numId w:val="8"/>
      </w:numPr>
      <w:tabs>
        <w:tab w:val="clear" w:pos="643"/>
        <w:tab w:val="num" w:pos="357"/>
      </w:tabs>
      <w:ind w:left="714" w:hanging="357"/>
    </w:pPr>
  </w:style>
  <w:style w:type="paragraph" w:styleId="Listennummer3">
    <w:name w:val="List Number 3"/>
    <w:basedOn w:val="Standard"/>
    <w:semiHidden/>
    <w:pPr>
      <w:numPr>
        <w:numId w:val="9"/>
      </w:numPr>
      <w:tabs>
        <w:tab w:val="clear" w:pos="926"/>
        <w:tab w:val="right" w:pos="1077"/>
      </w:tabs>
      <w:ind w:left="1077" w:hanging="357"/>
    </w:pPr>
  </w:style>
  <w:style w:type="paragraph" w:styleId="Listennummer4">
    <w:name w:val="List Number 4"/>
    <w:basedOn w:val="Standard"/>
    <w:semiHidden/>
    <w:pPr>
      <w:numPr>
        <w:numId w:val="10"/>
      </w:numPr>
      <w:tabs>
        <w:tab w:val="clear" w:pos="1209"/>
        <w:tab w:val="right" w:pos="1440"/>
      </w:tabs>
      <w:ind w:left="1434" w:hanging="357"/>
    </w:pPr>
  </w:style>
  <w:style w:type="paragraph" w:styleId="Listennummer5">
    <w:name w:val="List Number 5"/>
    <w:basedOn w:val="Standard"/>
    <w:semiHidden/>
    <w:pPr>
      <w:numPr>
        <w:numId w:val="11"/>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semiHidden/>
    <w:rPr>
      <w:rFonts w:ascii="Courier New" w:hAnsi="Courier New"/>
    </w:rPr>
  </w:style>
  <w:style w:type="paragraph" w:styleId="Standardeinzug">
    <w:name w:val="Normal Indent"/>
    <w:basedOn w:val="Standard"/>
    <w:semiHidden/>
    <w:pPr>
      <w:ind w:left="708"/>
    </w:pPr>
  </w:style>
  <w:style w:type="paragraph" w:styleId="Textkrper">
    <w:name w:val="Body Text"/>
    <w:basedOn w:val="Standard"/>
    <w:semiHidden/>
    <w:pPr>
      <w:spacing w:after="120"/>
    </w:pPr>
  </w:style>
  <w:style w:type="paragraph" w:styleId="Textkrper2">
    <w:name w:val="Body Text 2"/>
    <w:basedOn w:val="Standard"/>
    <w:semiHidden/>
    <w:pPr>
      <w:spacing w:after="120" w:line="480" w:lineRule="auto"/>
    </w:pPr>
  </w:style>
  <w:style w:type="paragraph" w:styleId="Textkrper3">
    <w:name w:val="Body Text 3"/>
    <w:basedOn w:val="Standard"/>
    <w:semiHidden/>
    <w:pPr>
      <w:spacing w:after="120"/>
    </w:pPr>
    <w:rPr>
      <w:sz w:val="16"/>
    </w:rPr>
  </w:style>
  <w:style w:type="paragraph" w:styleId="Textkrper-Zeileneinzug">
    <w:name w:val="Body Text Indent"/>
    <w:basedOn w:val="Standard"/>
    <w:semiHidden/>
    <w:pPr>
      <w:spacing w:after="120"/>
      <w:ind w:left="283"/>
    </w:pPr>
  </w:style>
  <w:style w:type="paragraph" w:styleId="Textkrper-Einzug2">
    <w:name w:val="Body Text Indent 2"/>
    <w:basedOn w:val="Standard"/>
    <w:semiHidden/>
    <w:pPr>
      <w:spacing w:after="120" w:line="480" w:lineRule="auto"/>
      <w:ind w:left="283"/>
    </w:pPr>
  </w:style>
  <w:style w:type="paragraph" w:styleId="Textkrper-Einzug3">
    <w:name w:val="Body Text Indent 3"/>
    <w:basedOn w:val="Standard"/>
    <w:semiHidden/>
    <w:pPr>
      <w:spacing w:after="120"/>
      <w:ind w:left="283"/>
    </w:pPr>
    <w:rPr>
      <w:sz w:val="16"/>
    </w:rPr>
  </w:style>
  <w:style w:type="paragraph" w:styleId="Textkrper-Erstzeileneinzug">
    <w:name w:val="Body Text First Indent"/>
    <w:basedOn w:val="Textkrper"/>
    <w:semiHidden/>
    <w:pPr>
      <w:ind w:firstLine="210"/>
    </w:pPr>
  </w:style>
  <w:style w:type="paragraph" w:styleId="Textkrper-Erstzeileneinzug2">
    <w:name w:val="Body Text First Indent 2"/>
    <w:basedOn w:val="Textkrper-Zeileneinzug"/>
    <w:semiHidden/>
    <w:pPr>
      <w:ind w:firstLine="210"/>
    </w:pPr>
  </w:style>
  <w:style w:type="paragraph" w:styleId="Titel">
    <w:name w:val="Title"/>
    <w:basedOn w:val="Standard"/>
    <w:next w:val="Untertitel"/>
    <w:link w:val="TitelZchn"/>
    <w:qFormat/>
    <w:rsid w:val="00BF0354"/>
    <w:pPr>
      <w:suppressAutoHyphens/>
      <w:spacing w:before="0" w:line="360" w:lineRule="auto"/>
      <w:jc w:val="center"/>
    </w:pPr>
    <w:rPr>
      <w:b/>
      <w:kern w:val="28"/>
      <w:sz w:val="44"/>
    </w:rPr>
  </w:style>
  <w:style w:type="paragraph" w:styleId="Umschlagadresse">
    <w:name w:val="envelope address"/>
    <w:basedOn w:val="Standard"/>
    <w:semiHidden/>
    <w:pPr>
      <w:framePr w:w="4320" w:h="2160" w:hRule="exact" w:hSpace="141" w:wrap="auto" w:hAnchor="page" w:xAlign="center" w:yAlign="bottom"/>
      <w:ind w:left="1"/>
    </w:pPr>
  </w:style>
  <w:style w:type="paragraph" w:styleId="Unterschrift">
    <w:name w:val="Signature"/>
    <w:basedOn w:val="Standard"/>
    <w:semiHidden/>
    <w:pPr>
      <w:ind w:left="4252"/>
    </w:pPr>
  </w:style>
  <w:style w:type="paragraph" w:styleId="Untertitel">
    <w:name w:val="Subtitle"/>
    <w:basedOn w:val="Standard"/>
    <w:link w:val="UntertitelZchn"/>
    <w:qFormat/>
    <w:rsid w:val="00BA7590"/>
    <w:pPr>
      <w:suppressAutoHyphens/>
      <w:spacing w:before="240"/>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semiHidden/>
    <w:pPr>
      <w:numPr>
        <w:numId w:val="5"/>
      </w:numPr>
      <w:tabs>
        <w:tab w:val="clear" w:pos="1209"/>
        <w:tab w:val="right" w:pos="1440"/>
      </w:tabs>
      <w:ind w:left="1434" w:hanging="357"/>
    </w:pPr>
  </w:style>
  <w:style w:type="paragraph" w:styleId="Aufzhlungszeichen5">
    <w:name w:val="List Bullet 5"/>
    <w:basedOn w:val="Standard"/>
    <w:semiHidden/>
    <w:pPr>
      <w:numPr>
        <w:numId w:val="6"/>
      </w:numPr>
      <w:tabs>
        <w:tab w:val="clear" w:pos="1492"/>
        <w:tab w:val="num" w:pos="1786"/>
      </w:tabs>
      <w:ind w:left="1797" w:hanging="357"/>
    </w:pPr>
  </w:style>
  <w:style w:type="paragraph" w:styleId="Aufzhlungszeichen3">
    <w:name w:val="List Bullet 3"/>
    <w:basedOn w:val="Standard"/>
    <w:semiHidden/>
    <w:pPr>
      <w:numPr>
        <w:numId w:val="2"/>
      </w:numPr>
      <w:tabs>
        <w:tab w:val="clear" w:pos="926"/>
        <w:tab w:val="left" w:pos="1077"/>
      </w:tabs>
      <w:ind w:left="1077" w:hanging="357"/>
    </w:pPr>
  </w:style>
  <w:style w:type="paragraph" w:customStyle="1" w:styleId="Tabellenberschrift">
    <w:name w:val="Tabellenüberschrift"/>
    <w:basedOn w:val="Beschriftung"/>
    <w:qFormat/>
    <w:pPr>
      <w:keepNext/>
      <w:spacing w:before="480" w:after="0"/>
    </w:pPr>
  </w:style>
  <w:style w:type="character" w:customStyle="1" w:styleId="UntertitelZchn">
    <w:name w:val="Untertitel Zchn"/>
    <w:link w:val="Untertitel"/>
    <w:rsid w:val="00BA7590"/>
    <w:rPr>
      <w:rFonts w:ascii="Arial" w:hAnsi="Arial"/>
      <w:sz w:val="32"/>
    </w:rPr>
  </w:style>
  <w:style w:type="character" w:customStyle="1" w:styleId="TitelZchn">
    <w:name w:val="Titel Zchn"/>
    <w:basedOn w:val="Absatz-Standardschriftart"/>
    <w:link w:val="Titel"/>
    <w:rsid w:val="00BF0354"/>
    <w:rPr>
      <w:rFonts w:ascii="Arial" w:hAnsi="Arial"/>
      <w:b/>
      <w:kern w:val="28"/>
      <w:sz w:val="44"/>
    </w:rPr>
  </w:style>
  <w:style w:type="paragraph" w:styleId="Kommentarthema">
    <w:name w:val="annotation subject"/>
    <w:basedOn w:val="Kommentartext"/>
    <w:next w:val="Kommentartext"/>
    <w:link w:val="KommentarthemaZchn"/>
    <w:uiPriority w:val="99"/>
    <w:semiHidden/>
    <w:unhideWhenUsed/>
    <w:rsid w:val="00C969F6"/>
    <w:pPr>
      <w:spacing w:line="240" w:lineRule="auto"/>
    </w:pPr>
    <w:rPr>
      <w:b/>
      <w:bCs/>
      <w:sz w:val="20"/>
    </w:rPr>
  </w:style>
  <w:style w:type="character" w:customStyle="1" w:styleId="KommentartextZchn">
    <w:name w:val="Kommentartext Zchn"/>
    <w:basedOn w:val="Absatz-Standardschriftart"/>
    <w:link w:val="Kommentartext"/>
    <w:semiHidden/>
    <w:rsid w:val="00C969F6"/>
    <w:rPr>
      <w:sz w:val="24"/>
    </w:rPr>
  </w:style>
  <w:style w:type="character" w:customStyle="1" w:styleId="KommentarthemaZchn">
    <w:name w:val="Kommentarthema Zchn"/>
    <w:basedOn w:val="KommentartextZchn"/>
    <w:link w:val="Kommentarthema"/>
    <w:uiPriority w:val="99"/>
    <w:semiHidden/>
    <w:rsid w:val="00C969F6"/>
    <w:rPr>
      <w:b/>
      <w:bCs/>
      <w:sz w:val="24"/>
    </w:rPr>
  </w:style>
  <w:style w:type="character" w:customStyle="1" w:styleId="FunotentextZchn">
    <w:name w:val="Fußnotentext Zchn"/>
    <w:basedOn w:val="Absatz-Standardschriftart"/>
    <w:link w:val="Funotentext"/>
    <w:semiHidden/>
    <w:rsid w:val="00EC6961"/>
    <w:rPr>
      <w:rFonts w:ascii="Arial" w:hAnsi="Arial"/>
    </w:rPr>
  </w:style>
  <w:style w:type="character" w:customStyle="1" w:styleId="ZitatZchn">
    <w:name w:val="Zitat Zchn"/>
    <w:basedOn w:val="Absatz-Standardschriftart"/>
    <w:link w:val="Zitat"/>
    <w:rsid w:val="00386B51"/>
    <w:rPr>
      <w:rFonts w:ascii="Arial" w:hAnsi="Arial"/>
      <w:i/>
      <w:sz w:val="24"/>
    </w:rPr>
  </w:style>
  <w:style w:type="character" w:customStyle="1" w:styleId="berschrift1Zchn">
    <w:name w:val="Überschrift 1 Zchn"/>
    <w:basedOn w:val="Absatz-Standardschriftart"/>
    <w:link w:val="berschrift1"/>
    <w:uiPriority w:val="9"/>
    <w:rsid w:val="00AD2775"/>
    <w:rPr>
      <w:rFonts w:ascii="Arial" w:hAnsi="Arial"/>
      <w:b/>
      <w:kern w:val="28"/>
      <w:sz w:val="32"/>
    </w:rPr>
  </w:style>
  <w:style w:type="table" w:styleId="Tabellenraster">
    <w:name w:val="Table Grid"/>
    <w:basedOn w:val="NormaleTabelle"/>
    <w:uiPriority w:val="59"/>
    <w:rsid w:val="00EB6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A67C67"/>
    <w:rPr>
      <w:color w:val="666666"/>
    </w:rPr>
  </w:style>
  <w:style w:type="paragraph" w:styleId="Listenabsatz">
    <w:name w:val="List Paragraph"/>
    <w:basedOn w:val="Standard"/>
    <w:qFormat/>
    <w:rsid w:val="00235D92"/>
    <w:pPr>
      <w:ind w:left="720"/>
      <w:contextualSpacing/>
    </w:pPr>
  </w:style>
  <w:style w:type="character" w:styleId="Hervorhebung">
    <w:name w:val="Emphasis"/>
    <w:basedOn w:val="Absatz-Standardschriftart"/>
    <w:uiPriority w:val="20"/>
    <w:qFormat/>
    <w:rsid w:val="001745CF"/>
    <w:rPr>
      <w:i/>
      <w:iCs/>
    </w:rPr>
  </w:style>
  <w:style w:type="paragraph" w:customStyle="1" w:styleId="ber1oN">
    <w:name w:val="Über1_o_N"/>
    <w:basedOn w:val="berschrift1"/>
    <w:next w:val="Standard"/>
    <w:qFormat/>
    <w:rsid w:val="00996C15"/>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116">
      <w:bodyDiv w:val="1"/>
      <w:marLeft w:val="0"/>
      <w:marRight w:val="0"/>
      <w:marTop w:val="0"/>
      <w:marBottom w:val="0"/>
      <w:divBdr>
        <w:top w:val="none" w:sz="0" w:space="0" w:color="auto"/>
        <w:left w:val="none" w:sz="0" w:space="0" w:color="auto"/>
        <w:bottom w:val="none" w:sz="0" w:space="0" w:color="auto"/>
        <w:right w:val="none" w:sz="0" w:space="0" w:color="auto"/>
      </w:divBdr>
    </w:div>
    <w:div w:id="2754355">
      <w:bodyDiv w:val="1"/>
      <w:marLeft w:val="0"/>
      <w:marRight w:val="0"/>
      <w:marTop w:val="0"/>
      <w:marBottom w:val="0"/>
      <w:divBdr>
        <w:top w:val="none" w:sz="0" w:space="0" w:color="auto"/>
        <w:left w:val="none" w:sz="0" w:space="0" w:color="auto"/>
        <w:bottom w:val="none" w:sz="0" w:space="0" w:color="auto"/>
        <w:right w:val="none" w:sz="0" w:space="0" w:color="auto"/>
      </w:divBdr>
    </w:div>
    <w:div w:id="5446811">
      <w:bodyDiv w:val="1"/>
      <w:marLeft w:val="0"/>
      <w:marRight w:val="0"/>
      <w:marTop w:val="0"/>
      <w:marBottom w:val="0"/>
      <w:divBdr>
        <w:top w:val="none" w:sz="0" w:space="0" w:color="auto"/>
        <w:left w:val="none" w:sz="0" w:space="0" w:color="auto"/>
        <w:bottom w:val="none" w:sz="0" w:space="0" w:color="auto"/>
        <w:right w:val="none" w:sz="0" w:space="0" w:color="auto"/>
      </w:divBdr>
    </w:div>
    <w:div w:id="10378011">
      <w:bodyDiv w:val="1"/>
      <w:marLeft w:val="0"/>
      <w:marRight w:val="0"/>
      <w:marTop w:val="0"/>
      <w:marBottom w:val="0"/>
      <w:divBdr>
        <w:top w:val="none" w:sz="0" w:space="0" w:color="auto"/>
        <w:left w:val="none" w:sz="0" w:space="0" w:color="auto"/>
        <w:bottom w:val="none" w:sz="0" w:space="0" w:color="auto"/>
        <w:right w:val="none" w:sz="0" w:space="0" w:color="auto"/>
      </w:divBdr>
    </w:div>
    <w:div w:id="11811073">
      <w:bodyDiv w:val="1"/>
      <w:marLeft w:val="0"/>
      <w:marRight w:val="0"/>
      <w:marTop w:val="0"/>
      <w:marBottom w:val="0"/>
      <w:divBdr>
        <w:top w:val="none" w:sz="0" w:space="0" w:color="auto"/>
        <w:left w:val="none" w:sz="0" w:space="0" w:color="auto"/>
        <w:bottom w:val="none" w:sz="0" w:space="0" w:color="auto"/>
        <w:right w:val="none" w:sz="0" w:space="0" w:color="auto"/>
      </w:divBdr>
    </w:div>
    <w:div w:id="12222441">
      <w:bodyDiv w:val="1"/>
      <w:marLeft w:val="0"/>
      <w:marRight w:val="0"/>
      <w:marTop w:val="0"/>
      <w:marBottom w:val="0"/>
      <w:divBdr>
        <w:top w:val="none" w:sz="0" w:space="0" w:color="auto"/>
        <w:left w:val="none" w:sz="0" w:space="0" w:color="auto"/>
        <w:bottom w:val="none" w:sz="0" w:space="0" w:color="auto"/>
        <w:right w:val="none" w:sz="0" w:space="0" w:color="auto"/>
      </w:divBdr>
    </w:div>
    <w:div w:id="18819681">
      <w:bodyDiv w:val="1"/>
      <w:marLeft w:val="0"/>
      <w:marRight w:val="0"/>
      <w:marTop w:val="0"/>
      <w:marBottom w:val="0"/>
      <w:divBdr>
        <w:top w:val="none" w:sz="0" w:space="0" w:color="auto"/>
        <w:left w:val="none" w:sz="0" w:space="0" w:color="auto"/>
        <w:bottom w:val="none" w:sz="0" w:space="0" w:color="auto"/>
        <w:right w:val="none" w:sz="0" w:space="0" w:color="auto"/>
      </w:divBdr>
    </w:div>
    <w:div w:id="24184098">
      <w:bodyDiv w:val="1"/>
      <w:marLeft w:val="0"/>
      <w:marRight w:val="0"/>
      <w:marTop w:val="0"/>
      <w:marBottom w:val="0"/>
      <w:divBdr>
        <w:top w:val="none" w:sz="0" w:space="0" w:color="auto"/>
        <w:left w:val="none" w:sz="0" w:space="0" w:color="auto"/>
        <w:bottom w:val="none" w:sz="0" w:space="0" w:color="auto"/>
        <w:right w:val="none" w:sz="0" w:space="0" w:color="auto"/>
      </w:divBdr>
    </w:div>
    <w:div w:id="28729950">
      <w:bodyDiv w:val="1"/>
      <w:marLeft w:val="0"/>
      <w:marRight w:val="0"/>
      <w:marTop w:val="0"/>
      <w:marBottom w:val="0"/>
      <w:divBdr>
        <w:top w:val="none" w:sz="0" w:space="0" w:color="auto"/>
        <w:left w:val="none" w:sz="0" w:space="0" w:color="auto"/>
        <w:bottom w:val="none" w:sz="0" w:space="0" w:color="auto"/>
        <w:right w:val="none" w:sz="0" w:space="0" w:color="auto"/>
      </w:divBdr>
    </w:div>
    <w:div w:id="33817913">
      <w:bodyDiv w:val="1"/>
      <w:marLeft w:val="0"/>
      <w:marRight w:val="0"/>
      <w:marTop w:val="0"/>
      <w:marBottom w:val="0"/>
      <w:divBdr>
        <w:top w:val="none" w:sz="0" w:space="0" w:color="auto"/>
        <w:left w:val="none" w:sz="0" w:space="0" w:color="auto"/>
        <w:bottom w:val="none" w:sz="0" w:space="0" w:color="auto"/>
        <w:right w:val="none" w:sz="0" w:space="0" w:color="auto"/>
      </w:divBdr>
    </w:div>
    <w:div w:id="33848118">
      <w:bodyDiv w:val="1"/>
      <w:marLeft w:val="0"/>
      <w:marRight w:val="0"/>
      <w:marTop w:val="0"/>
      <w:marBottom w:val="0"/>
      <w:divBdr>
        <w:top w:val="none" w:sz="0" w:space="0" w:color="auto"/>
        <w:left w:val="none" w:sz="0" w:space="0" w:color="auto"/>
        <w:bottom w:val="none" w:sz="0" w:space="0" w:color="auto"/>
        <w:right w:val="none" w:sz="0" w:space="0" w:color="auto"/>
      </w:divBdr>
    </w:div>
    <w:div w:id="34812506">
      <w:bodyDiv w:val="1"/>
      <w:marLeft w:val="0"/>
      <w:marRight w:val="0"/>
      <w:marTop w:val="0"/>
      <w:marBottom w:val="0"/>
      <w:divBdr>
        <w:top w:val="none" w:sz="0" w:space="0" w:color="auto"/>
        <w:left w:val="none" w:sz="0" w:space="0" w:color="auto"/>
        <w:bottom w:val="none" w:sz="0" w:space="0" w:color="auto"/>
        <w:right w:val="none" w:sz="0" w:space="0" w:color="auto"/>
      </w:divBdr>
    </w:div>
    <w:div w:id="38289052">
      <w:bodyDiv w:val="1"/>
      <w:marLeft w:val="0"/>
      <w:marRight w:val="0"/>
      <w:marTop w:val="0"/>
      <w:marBottom w:val="0"/>
      <w:divBdr>
        <w:top w:val="none" w:sz="0" w:space="0" w:color="auto"/>
        <w:left w:val="none" w:sz="0" w:space="0" w:color="auto"/>
        <w:bottom w:val="none" w:sz="0" w:space="0" w:color="auto"/>
        <w:right w:val="none" w:sz="0" w:space="0" w:color="auto"/>
      </w:divBdr>
    </w:div>
    <w:div w:id="41753253">
      <w:bodyDiv w:val="1"/>
      <w:marLeft w:val="0"/>
      <w:marRight w:val="0"/>
      <w:marTop w:val="0"/>
      <w:marBottom w:val="0"/>
      <w:divBdr>
        <w:top w:val="none" w:sz="0" w:space="0" w:color="auto"/>
        <w:left w:val="none" w:sz="0" w:space="0" w:color="auto"/>
        <w:bottom w:val="none" w:sz="0" w:space="0" w:color="auto"/>
        <w:right w:val="none" w:sz="0" w:space="0" w:color="auto"/>
      </w:divBdr>
    </w:div>
    <w:div w:id="42172336">
      <w:bodyDiv w:val="1"/>
      <w:marLeft w:val="0"/>
      <w:marRight w:val="0"/>
      <w:marTop w:val="0"/>
      <w:marBottom w:val="0"/>
      <w:divBdr>
        <w:top w:val="none" w:sz="0" w:space="0" w:color="auto"/>
        <w:left w:val="none" w:sz="0" w:space="0" w:color="auto"/>
        <w:bottom w:val="none" w:sz="0" w:space="0" w:color="auto"/>
        <w:right w:val="none" w:sz="0" w:space="0" w:color="auto"/>
      </w:divBdr>
    </w:div>
    <w:div w:id="42561760">
      <w:bodyDiv w:val="1"/>
      <w:marLeft w:val="0"/>
      <w:marRight w:val="0"/>
      <w:marTop w:val="0"/>
      <w:marBottom w:val="0"/>
      <w:divBdr>
        <w:top w:val="none" w:sz="0" w:space="0" w:color="auto"/>
        <w:left w:val="none" w:sz="0" w:space="0" w:color="auto"/>
        <w:bottom w:val="none" w:sz="0" w:space="0" w:color="auto"/>
        <w:right w:val="none" w:sz="0" w:space="0" w:color="auto"/>
      </w:divBdr>
    </w:div>
    <w:div w:id="43338737">
      <w:bodyDiv w:val="1"/>
      <w:marLeft w:val="0"/>
      <w:marRight w:val="0"/>
      <w:marTop w:val="0"/>
      <w:marBottom w:val="0"/>
      <w:divBdr>
        <w:top w:val="none" w:sz="0" w:space="0" w:color="auto"/>
        <w:left w:val="none" w:sz="0" w:space="0" w:color="auto"/>
        <w:bottom w:val="none" w:sz="0" w:space="0" w:color="auto"/>
        <w:right w:val="none" w:sz="0" w:space="0" w:color="auto"/>
      </w:divBdr>
    </w:div>
    <w:div w:id="44647266">
      <w:bodyDiv w:val="1"/>
      <w:marLeft w:val="0"/>
      <w:marRight w:val="0"/>
      <w:marTop w:val="0"/>
      <w:marBottom w:val="0"/>
      <w:divBdr>
        <w:top w:val="none" w:sz="0" w:space="0" w:color="auto"/>
        <w:left w:val="none" w:sz="0" w:space="0" w:color="auto"/>
        <w:bottom w:val="none" w:sz="0" w:space="0" w:color="auto"/>
        <w:right w:val="none" w:sz="0" w:space="0" w:color="auto"/>
      </w:divBdr>
    </w:div>
    <w:div w:id="44835362">
      <w:bodyDiv w:val="1"/>
      <w:marLeft w:val="0"/>
      <w:marRight w:val="0"/>
      <w:marTop w:val="0"/>
      <w:marBottom w:val="0"/>
      <w:divBdr>
        <w:top w:val="none" w:sz="0" w:space="0" w:color="auto"/>
        <w:left w:val="none" w:sz="0" w:space="0" w:color="auto"/>
        <w:bottom w:val="none" w:sz="0" w:space="0" w:color="auto"/>
        <w:right w:val="none" w:sz="0" w:space="0" w:color="auto"/>
      </w:divBdr>
    </w:div>
    <w:div w:id="47648592">
      <w:bodyDiv w:val="1"/>
      <w:marLeft w:val="0"/>
      <w:marRight w:val="0"/>
      <w:marTop w:val="0"/>
      <w:marBottom w:val="0"/>
      <w:divBdr>
        <w:top w:val="none" w:sz="0" w:space="0" w:color="auto"/>
        <w:left w:val="none" w:sz="0" w:space="0" w:color="auto"/>
        <w:bottom w:val="none" w:sz="0" w:space="0" w:color="auto"/>
        <w:right w:val="none" w:sz="0" w:space="0" w:color="auto"/>
      </w:divBdr>
    </w:div>
    <w:div w:id="51851279">
      <w:bodyDiv w:val="1"/>
      <w:marLeft w:val="0"/>
      <w:marRight w:val="0"/>
      <w:marTop w:val="0"/>
      <w:marBottom w:val="0"/>
      <w:divBdr>
        <w:top w:val="none" w:sz="0" w:space="0" w:color="auto"/>
        <w:left w:val="none" w:sz="0" w:space="0" w:color="auto"/>
        <w:bottom w:val="none" w:sz="0" w:space="0" w:color="auto"/>
        <w:right w:val="none" w:sz="0" w:space="0" w:color="auto"/>
      </w:divBdr>
    </w:div>
    <w:div w:id="55015496">
      <w:bodyDiv w:val="1"/>
      <w:marLeft w:val="0"/>
      <w:marRight w:val="0"/>
      <w:marTop w:val="0"/>
      <w:marBottom w:val="0"/>
      <w:divBdr>
        <w:top w:val="none" w:sz="0" w:space="0" w:color="auto"/>
        <w:left w:val="none" w:sz="0" w:space="0" w:color="auto"/>
        <w:bottom w:val="none" w:sz="0" w:space="0" w:color="auto"/>
        <w:right w:val="none" w:sz="0" w:space="0" w:color="auto"/>
      </w:divBdr>
    </w:div>
    <w:div w:id="55204443">
      <w:bodyDiv w:val="1"/>
      <w:marLeft w:val="0"/>
      <w:marRight w:val="0"/>
      <w:marTop w:val="0"/>
      <w:marBottom w:val="0"/>
      <w:divBdr>
        <w:top w:val="none" w:sz="0" w:space="0" w:color="auto"/>
        <w:left w:val="none" w:sz="0" w:space="0" w:color="auto"/>
        <w:bottom w:val="none" w:sz="0" w:space="0" w:color="auto"/>
        <w:right w:val="none" w:sz="0" w:space="0" w:color="auto"/>
      </w:divBdr>
    </w:div>
    <w:div w:id="58673287">
      <w:bodyDiv w:val="1"/>
      <w:marLeft w:val="0"/>
      <w:marRight w:val="0"/>
      <w:marTop w:val="0"/>
      <w:marBottom w:val="0"/>
      <w:divBdr>
        <w:top w:val="none" w:sz="0" w:space="0" w:color="auto"/>
        <w:left w:val="none" w:sz="0" w:space="0" w:color="auto"/>
        <w:bottom w:val="none" w:sz="0" w:space="0" w:color="auto"/>
        <w:right w:val="none" w:sz="0" w:space="0" w:color="auto"/>
      </w:divBdr>
    </w:div>
    <w:div w:id="61368925">
      <w:bodyDiv w:val="1"/>
      <w:marLeft w:val="0"/>
      <w:marRight w:val="0"/>
      <w:marTop w:val="0"/>
      <w:marBottom w:val="0"/>
      <w:divBdr>
        <w:top w:val="none" w:sz="0" w:space="0" w:color="auto"/>
        <w:left w:val="none" w:sz="0" w:space="0" w:color="auto"/>
        <w:bottom w:val="none" w:sz="0" w:space="0" w:color="auto"/>
        <w:right w:val="none" w:sz="0" w:space="0" w:color="auto"/>
      </w:divBdr>
    </w:div>
    <w:div w:id="62259623">
      <w:bodyDiv w:val="1"/>
      <w:marLeft w:val="0"/>
      <w:marRight w:val="0"/>
      <w:marTop w:val="0"/>
      <w:marBottom w:val="0"/>
      <w:divBdr>
        <w:top w:val="none" w:sz="0" w:space="0" w:color="auto"/>
        <w:left w:val="none" w:sz="0" w:space="0" w:color="auto"/>
        <w:bottom w:val="none" w:sz="0" w:space="0" w:color="auto"/>
        <w:right w:val="none" w:sz="0" w:space="0" w:color="auto"/>
      </w:divBdr>
    </w:div>
    <w:div w:id="70928789">
      <w:bodyDiv w:val="1"/>
      <w:marLeft w:val="0"/>
      <w:marRight w:val="0"/>
      <w:marTop w:val="0"/>
      <w:marBottom w:val="0"/>
      <w:divBdr>
        <w:top w:val="none" w:sz="0" w:space="0" w:color="auto"/>
        <w:left w:val="none" w:sz="0" w:space="0" w:color="auto"/>
        <w:bottom w:val="none" w:sz="0" w:space="0" w:color="auto"/>
        <w:right w:val="none" w:sz="0" w:space="0" w:color="auto"/>
      </w:divBdr>
    </w:div>
    <w:div w:id="79259722">
      <w:bodyDiv w:val="1"/>
      <w:marLeft w:val="0"/>
      <w:marRight w:val="0"/>
      <w:marTop w:val="0"/>
      <w:marBottom w:val="0"/>
      <w:divBdr>
        <w:top w:val="none" w:sz="0" w:space="0" w:color="auto"/>
        <w:left w:val="none" w:sz="0" w:space="0" w:color="auto"/>
        <w:bottom w:val="none" w:sz="0" w:space="0" w:color="auto"/>
        <w:right w:val="none" w:sz="0" w:space="0" w:color="auto"/>
      </w:divBdr>
    </w:div>
    <w:div w:id="82067772">
      <w:bodyDiv w:val="1"/>
      <w:marLeft w:val="0"/>
      <w:marRight w:val="0"/>
      <w:marTop w:val="0"/>
      <w:marBottom w:val="0"/>
      <w:divBdr>
        <w:top w:val="none" w:sz="0" w:space="0" w:color="auto"/>
        <w:left w:val="none" w:sz="0" w:space="0" w:color="auto"/>
        <w:bottom w:val="none" w:sz="0" w:space="0" w:color="auto"/>
        <w:right w:val="none" w:sz="0" w:space="0" w:color="auto"/>
      </w:divBdr>
    </w:div>
    <w:div w:id="85153782">
      <w:bodyDiv w:val="1"/>
      <w:marLeft w:val="0"/>
      <w:marRight w:val="0"/>
      <w:marTop w:val="0"/>
      <w:marBottom w:val="0"/>
      <w:divBdr>
        <w:top w:val="none" w:sz="0" w:space="0" w:color="auto"/>
        <w:left w:val="none" w:sz="0" w:space="0" w:color="auto"/>
        <w:bottom w:val="none" w:sz="0" w:space="0" w:color="auto"/>
        <w:right w:val="none" w:sz="0" w:space="0" w:color="auto"/>
      </w:divBdr>
    </w:div>
    <w:div w:id="91434016">
      <w:bodyDiv w:val="1"/>
      <w:marLeft w:val="0"/>
      <w:marRight w:val="0"/>
      <w:marTop w:val="0"/>
      <w:marBottom w:val="0"/>
      <w:divBdr>
        <w:top w:val="none" w:sz="0" w:space="0" w:color="auto"/>
        <w:left w:val="none" w:sz="0" w:space="0" w:color="auto"/>
        <w:bottom w:val="none" w:sz="0" w:space="0" w:color="auto"/>
        <w:right w:val="none" w:sz="0" w:space="0" w:color="auto"/>
      </w:divBdr>
    </w:div>
    <w:div w:id="97796532">
      <w:bodyDiv w:val="1"/>
      <w:marLeft w:val="0"/>
      <w:marRight w:val="0"/>
      <w:marTop w:val="0"/>
      <w:marBottom w:val="0"/>
      <w:divBdr>
        <w:top w:val="none" w:sz="0" w:space="0" w:color="auto"/>
        <w:left w:val="none" w:sz="0" w:space="0" w:color="auto"/>
        <w:bottom w:val="none" w:sz="0" w:space="0" w:color="auto"/>
        <w:right w:val="none" w:sz="0" w:space="0" w:color="auto"/>
      </w:divBdr>
    </w:div>
    <w:div w:id="111362335">
      <w:bodyDiv w:val="1"/>
      <w:marLeft w:val="0"/>
      <w:marRight w:val="0"/>
      <w:marTop w:val="0"/>
      <w:marBottom w:val="0"/>
      <w:divBdr>
        <w:top w:val="none" w:sz="0" w:space="0" w:color="auto"/>
        <w:left w:val="none" w:sz="0" w:space="0" w:color="auto"/>
        <w:bottom w:val="none" w:sz="0" w:space="0" w:color="auto"/>
        <w:right w:val="none" w:sz="0" w:space="0" w:color="auto"/>
      </w:divBdr>
    </w:div>
    <w:div w:id="113718573">
      <w:bodyDiv w:val="1"/>
      <w:marLeft w:val="0"/>
      <w:marRight w:val="0"/>
      <w:marTop w:val="0"/>
      <w:marBottom w:val="0"/>
      <w:divBdr>
        <w:top w:val="none" w:sz="0" w:space="0" w:color="auto"/>
        <w:left w:val="none" w:sz="0" w:space="0" w:color="auto"/>
        <w:bottom w:val="none" w:sz="0" w:space="0" w:color="auto"/>
        <w:right w:val="none" w:sz="0" w:space="0" w:color="auto"/>
      </w:divBdr>
    </w:div>
    <w:div w:id="124012401">
      <w:bodyDiv w:val="1"/>
      <w:marLeft w:val="0"/>
      <w:marRight w:val="0"/>
      <w:marTop w:val="0"/>
      <w:marBottom w:val="0"/>
      <w:divBdr>
        <w:top w:val="none" w:sz="0" w:space="0" w:color="auto"/>
        <w:left w:val="none" w:sz="0" w:space="0" w:color="auto"/>
        <w:bottom w:val="none" w:sz="0" w:space="0" w:color="auto"/>
        <w:right w:val="none" w:sz="0" w:space="0" w:color="auto"/>
      </w:divBdr>
    </w:div>
    <w:div w:id="130055802">
      <w:bodyDiv w:val="1"/>
      <w:marLeft w:val="0"/>
      <w:marRight w:val="0"/>
      <w:marTop w:val="0"/>
      <w:marBottom w:val="0"/>
      <w:divBdr>
        <w:top w:val="none" w:sz="0" w:space="0" w:color="auto"/>
        <w:left w:val="none" w:sz="0" w:space="0" w:color="auto"/>
        <w:bottom w:val="none" w:sz="0" w:space="0" w:color="auto"/>
        <w:right w:val="none" w:sz="0" w:space="0" w:color="auto"/>
      </w:divBdr>
    </w:div>
    <w:div w:id="132719753">
      <w:bodyDiv w:val="1"/>
      <w:marLeft w:val="0"/>
      <w:marRight w:val="0"/>
      <w:marTop w:val="0"/>
      <w:marBottom w:val="0"/>
      <w:divBdr>
        <w:top w:val="none" w:sz="0" w:space="0" w:color="auto"/>
        <w:left w:val="none" w:sz="0" w:space="0" w:color="auto"/>
        <w:bottom w:val="none" w:sz="0" w:space="0" w:color="auto"/>
        <w:right w:val="none" w:sz="0" w:space="0" w:color="auto"/>
      </w:divBdr>
    </w:div>
    <w:div w:id="133066622">
      <w:bodyDiv w:val="1"/>
      <w:marLeft w:val="0"/>
      <w:marRight w:val="0"/>
      <w:marTop w:val="0"/>
      <w:marBottom w:val="0"/>
      <w:divBdr>
        <w:top w:val="none" w:sz="0" w:space="0" w:color="auto"/>
        <w:left w:val="none" w:sz="0" w:space="0" w:color="auto"/>
        <w:bottom w:val="none" w:sz="0" w:space="0" w:color="auto"/>
        <w:right w:val="none" w:sz="0" w:space="0" w:color="auto"/>
      </w:divBdr>
    </w:div>
    <w:div w:id="134611723">
      <w:bodyDiv w:val="1"/>
      <w:marLeft w:val="0"/>
      <w:marRight w:val="0"/>
      <w:marTop w:val="0"/>
      <w:marBottom w:val="0"/>
      <w:divBdr>
        <w:top w:val="none" w:sz="0" w:space="0" w:color="auto"/>
        <w:left w:val="none" w:sz="0" w:space="0" w:color="auto"/>
        <w:bottom w:val="none" w:sz="0" w:space="0" w:color="auto"/>
        <w:right w:val="none" w:sz="0" w:space="0" w:color="auto"/>
      </w:divBdr>
    </w:div>
    <w:div w:id="135488514">
      <w:bodyDiv w:val="1"/>
      <w:marLeft w:val="0"/>
      <w:marRight w:val="0"/>
      <w:marTop w:val="0"/>
      <w:marBottom w:val="0"/>
      <w:divBdr>
        <w:top w:val="none" w:sz="0" w:space="0" w:color="auto"/>
        <w:left w:val="none" w:sz="0" w:space="0" w:color="auto"/>
        <w:bottom w:val="none" w:sz="0" w:space="0" w:color="auto"/>
        <w:right w:val="none" w:sz="0" w:space="0" w:color="auto"/>
      </w:divBdr>
    </w:div>
    <w:div w:id="137770507">
      <w:bodyDiv w:val="1"/>
      <w:marLeft w:val="0"/>
      <w:marRight w:val="0"/>
      <w:marTop w:val="0"/>
      <w:marBottom w:val="0"/>
      <w:divBdr>
        <w:top w:val="none" w:sz="0" w:space="0" w:color="auto"/>
        <w:left w:val="none" w:sz="0" w:space="0" w:color="auto"/>
        <w:bottom w:val="none" w:sz="0" w:space="0" w:color="auto"/>
        <w:right w:val="none" w:sz="0" w:space="0" w:color="auto"/>
      </w:divBdr>
    </w:div>
    <w:div w:id="140579833">
      <w:bodyDiv w:val="1"/>
      <w:marLeft w:val="0"/>
      <w:marRight w:val="0"/>
      <w:marTop w:val="0"/>
      <w:marBottom w:val="0"/>
      <w:divBdr>
        <w:top w:val="none" w:sz="0" w:space="0" w:color="auto"/>
        <w:left w:val="none" w:sz="0" w:space="0" w:color="auto"/>
        <w:bottom w:val="none" w:sz="0" w:space="0" w:color="auto"/>
        <w:right w:val="none" w:sz="0" w:space="0" w:color="auto"/>
      </w:divBdr>
    </w:div>
    <w:div w:id="141771588">
      <w:bodyDiv w:val="1"/>
      <w:marLeft w:val="0"/>
      <w:marRight w:val="0"/>
      <w:marTop w:val="0"/>
      <w:marBottom w:val="0"/>
      <w:divBdr>
        <w:top w:val="none" w:sz="0" w:space="0" w:color="auto"/>
        <w:left w:val="none" w:sz="0" w:space="0" w:color="auto"/>
        <w:bottom w:val="none" w:sz="0" w:space="0" w:color="auto"/>
        <w:right w:val="none" w:sz="0" w:space="0" w:color="auto"/>
      </w:divBdr>
    </w:div>
    <w:div w:id="145246696">
      <w:bodyDiv w:val="1"/>
      <w:marLeft w:val="0"/>
      <w:marRight w:val="0"/>
      <w:marTop w:val="0"/>
      <w:marBottom w:val="0"/>
      <w:divBdr>
        <w:top w:val="none" w:sz="0" w:space="0" w:color="auto"/>
        <w:left w:val="none" w:sz="0" w:space="0" w:color="auto"/>
        <w:bottom w:val="none" w:sz="0" w:space="0" w:color="auto"/>
        <w:right w:val="none" w:sz="0" w:space="0" w:color="auto"/>
      </w:divBdr>
    </w:div>
    <w:div w:id="147407337">
      <w:bodyDiv w:val="1"/>
      <w:marLeft w:val="0"/>
      <w:marRight w:val="0"/>
      <w:marTop w:val="0"/>
      <w:marBottom w:val="0"/>
      <w:divBdr>
        <w:top w:val="none" w:sz="0" w:space="0" w:color="auto"/>
        <w:left w:val="none" w:sz="0" w:space="0" w:color="auto"/>
        <w:bottom w:val="none" w:sz="0" w:space="0" w:color="auto"/>
        <w:right w:val="none" w:sz="0" w:space="0" w:color="auto"/>
      </w:divBdr>
    </w:div>
    <w:div w:id="148178323">
      <w:bodyDiv w:val="1"/>
      <w:marLeft w:val="0"/>
      <w:marRight w:val="0"/>
      <w:marTop w:val="0"/>
      <w:marBottom w:val="0"/>
      <w:divBdr>
        <w:top w:val="none" w:sz="0" w:space="0" w:color="auto"/>
        <w:left w:val="none" w:sz="0" w:space="0" w:color="auto"/>
        <w:bottom w:val="none" w:sz="0" w:space="0" w:color="auto"/>
        <w:right w:val="none" w:sz="0" w:space="0" w:color="auto"/>
      </w:divBdr>
    </w:div>
    <w:div w:id="148908608">
      <w:bodyDiv w:val="1"/>
      <w:marLeft w:val="0"/>
      <w:marRight w:val="0"/>
      <w:marTop w:val="0"/>
      <w:marBottom w:val="0"/>
      <w:divBdr>
        <w:top w:val="none" w:sz="0" w:space="0" w:color="auto"/>
        <w:left w:val="none" w:sz="0" w:space="0" w:color="auto"/>
        <w:bottom w:val="none" w:sz="0" w:space="0" w:color="auto"/>
        <w:right w:val="none" w:sz="0" w:space="0" w:color="auto"/>
      </w:divBdr>
    </w:div>
    <w:div w:id="150025507">
      <w:bodyDiv w:val="1"/>
      <w:marLeft w:val="0"/>
      <w:marRight w:val="0"/>
      <w:marTop w:val="0"/>
      <w:marBottom w:val="0"/>
      <w:divBdr>
        <w:top w:val="none" w:sz="0" w:space="0" w:color="auto"/>
        <w:left w:val="none" w:sz="0" w:space="0" w:color="auto"/>
        <w:bottom w:val="none" w:sz="0" w:space="0" w:color="auto"/>
        <w:right w:val="none" w:sz="0" w:space="0" w:color="auto"/>
      </w:divBdr>
    </w:div>
    <w:div w:id="151718465">
      <w:bodyDiv w:val="1"/>
      <w:marLeft w:val="0"/>
      <w:marRight w:val="0"/>
      <w:marTop w:val="0"/>
      <w:marBottom w:val="0"/>
      <w:divBdr>
        <w:top w:val="none" w:sz="0" w:space="0" w:color="auto"/>
        <w:left w:val="none" w:sz="0" w:space="0" w:color="auto"/>
        <w:bottom w:val="none" w:sz="0" w:space="0" w:color="auto"/>
        <w:right w:val="none" w:sz="0" w:space="0" w:color="auto"/>
      </w:divBdr>
    </w:div>
    <w:div w:id="152259300">
      <w:bodyDiv w:val="1"/>
      <w:marLeft w:val="0"/>
      <w:marRight w:val="0"/>
      <w:marTop w:val="0"/>
      <w:marBottom w:val="0"/>
      <w:divBdr>
        <w:top w:val="none" w:sz="0" w:space="0" w:color="auto"/>
        <w:left w:val="none" w:sz="0" w:space="0" w:color="auto"/>
        <w:bottom w:val="none" w:sz="0" w:space="0" w:color="auto"/>
        <w:right w:val="none" w:sz="0" w:space="0" w:color="auto"/>
      </w:divBdr>
    </w:div>
    <w:div w:id="152382356">
      <w:bodyDiv w:val="1"/>
      <w:marLeft w:val="0"/>
      <w:marRight w:val="0"/>
      <w:marTop w:val="0"/>
      <w:marBottom w:val="0"/>
      <w:divBdr>
        <w:top w:val="none" w:sz="0" w:space="0" w:color="auto"/>
        <w:left w:val="none" w:sz="0" w:space="0" w:color="auto"/>
        <w:bottom w:val="none" w:sz="0" w:space="0" w:color="auto"/>
        <w:right w:val="none" w:sz="0" w:space="0" w:color="auto"/>
      </w:divBdr>
    </w:div>
    <w:div w:id="157616518">
      <w:bodyDiv w:val="1"/>
      <w:marLeft w:val="0"/>
      <w:marRight w:val="0"/>
      <w:marTop w:val="0"/>
      <w:marBottom w:val="0"/>
      <w:divBdr>
        <w:top w:val="none" w:sz="0" w:space="0" w:color="auto"/>
        <w:left w:val="none" w:sz="0" w:space="0" w:color="auto"/>
        <w:bottom w:val="none" w:sz="0" w:space="0" w:color="auto"/>
        <w:right w:val="none" w:sz="0" w:space="0" w:color="auto"/>
      </w:divBdr>
    </w:div>
    <w:div w:id="159001632">
      <w:bodyDiv w:val="1"/>
      <w:marLeft w:val="0"/>
      <w:marRight w:val="0"/>
      <w:marTop w:val="0"/>
      <w:marBottom w:val="0"/>
      <w:divBdr>
        <w:top w:val="none" w:sz="0" w:space="0" w:color="auto"/>
        <w:left w:val="none" w:sz="0" w:space="0" w:color="auto"/>
        <w:bottom w:val="none" w:sz="0" w:space="0" w:color="auto"/>
        <w:right w:val="none" w:sz="0" w:space="0" w:color="auto"/>
      </w:divBdr>
    </w:div>
    <w:div w:id="165638605">
      <w:bodyDiv w:val="1"/>
      <w:marLeft w:val="0"/>
      <w:marRight w:val="0"/>
      <w:marTop w:val="0"/>
      <w:marBottom w:val="0"/>
      <w:divBdr>
        <w:top w:val="none" w:sz="0" w:space="0" w:color="auto"/>
        <w:left w:val="none" w:sz="0" w:space="0" w:color="auto"/>
        <w:bottom w:val="none" w:sz="0" w:space="0" w:color="auto"/>
        <w:right w:val="none" w:sz="0" w:space="0" w:color="auto"/>
      </w:divBdr>
    </w:div>
    <w:div w:id="166209877">
      <w:bodyDiv w:val="1"/>
      <w:marLeft w:val="0"/>
      <w:marRight w:val="0"/>
      <w:marTop w:val="0"/>
      <w:marBottom w:val="0"/>
      <w:divBdr>
        <w:top w:val="none" w:sz="0" w:space="0" w:color="auto"/>
        <w:left w:val="none" w:sz="0" w:space="0" w:color="auto"/>
        <w:bottom w:val="none" w:sz="0" w:space="0" w:color="auto"/>
        <w:right w:val="none" w:sz="0" w:space="0" w:color="auto"/>
      </w:divBdr>
    </w:div>
    <w:div w:id="172915344">
      <w:bodyDiv w:val="1"/>
      <w:marLeft w:val="0"/>
      <w:marRight w:val="0"/>
      <w:marTop w:val="0"/>
      <w:marBottom w:val="0"/>
      <w:divBdr>
        <w:top w:val="none" w:sz="0" w:space="0" w:color="auto"/>
        <w:left w:val="none" w:sz="0" w:space="0" w:color="auto"/>
        <w:bottom w:val="none" w:sz="0" w:space="0" w:color="auto"/>
        <w:right w:val="none" w:sz="0" w:space="0" w:color="auto"/>
      </w:divBdr>
    </w:div>
    <w:div w:id="177475106">
      <w:bodyDiv w:val="1"/>
      <w:marLeft w:val="0"/>
      <w:marRight w:val="0"/>
      <w:marTop w:val="0"/>
      <w:marBottom w:val="0"/>
      <w:divBdr>
        <w:top w:val="none" w:sz="0" w:space="0" w:color="auto"/>
        <w:left w:val="none" w:sz="0" w:space="0" w:color="auto"/>
        <w:bottom w:val="none" w:sz="0" w:space="0" w:color="auto"/>
        <w:right w:val="none" w:sz="0" w:space="0" w:color="auto"/>
      </w:divBdr>
    </w:div>
    <w:div w:id="180827867">
      <w:bodyDiv w:val="1"/>
      <w:marLeft w:val="0"/>
      <w:marRight w:val="0"/>
      <w:marTop w:val="0"/>
      <w:marBottom w:val="0"/>
      <w:divBdr>
        <w:top w:val="none" w:sz="0" w:space="0" w:color="auto"/>
        <w:left w:val="none" w:sz="0" w:space="0" w:color="auto"/>
        <w:bottom w:val="none" w:sz="0" w:space="0" w:color="auto"/>
        <w:right w:val="none" w:sz="0" w:space="0" w:color="auto"/>
      </w:divBdr>
    </w:div>
    <w:div w:id="181670754">
      <w:bodyDiv w:val="1"/>
      <w:marLeft w:val="0"/>
      <w:marRight w:val="0"/>
      <w:marTop w:val="0"/>
      <w:marBottom w:val="0"/>
      <w:divBdr>
        <w:top w:val="none" w:sz="0" w:space="0" w:color="auto"/>
        <w:left w:val="none" w:sz="0" w:space="0" w:color="auto"/>
        <w:bottom w:val="none" w:sz="0" w:space="0" w:color="auto"/>
        <w:right w:val="none" w:sz="0" w:space="0" w:color="auto"/>
      </w:divBdr>
    </w:div>
    <w:div w:id="182746557">
      <w:bodyDiv w:val="1"/>
      <w:marLeft w:val="0"/>
      <w:marRight w:val="0"/>
      <w:marTop w:val="0"/>
      <w:marBottom w:val="0"/>
      <w:divBdr>
        <w:top w:val="none" w:sz="0" w:space="0" w:color="auto"/>
        <w:left w:val="none" w:sz="0" w:space="0" w:color="auto"/>
        <w:bottom w:val="none" w:sz="0" w:space="0" w:color="auto"/>
        <w:right w:val="none" w:sz="0" w:space="0" w:color="auto"/>
      </w:divBdr>
    </w:div>
    <w:div w:id="184708119">
      <w:bodyDiv w:val="1"/>
      <w:marLeft w:val="0"/>
      <w:marRight w:val="0"/>
      <w:marTop w:val="0"/>
      <w:marBottom w:val="0"/>
      <w:divBdr>
        <w:top w:val="none" w:sz="0" w:space="0" w:color="auto"/>
        <w:left w:val="none" w:sz="0" w:space="0" w:color="auto"/>
        <w:bottom w:val="none" w:sz="0" w:space="0" w:color="auto"/>
        <w:right w:val="none" w:sz="0" w:space="0" w:color="auto"/>
      </w:divBdr>
    </w:div>
    <w:div w:id="188568114">
      <w:bodyDiv w:val="1"/>
      <w:marLeft w:val="0"/>
      <w:marRight w:val="0"/>
      <w:marTop w:val="0"/>
      <w:marBottom w:val="0"/>
      <w:divBdr>
        <w:top w:val="none" w:sz="0" w:space="0" w:color="auto"/>
        <w:left w:val="none" w:sz="0" w:space="0" w:color="auto"/>
        <w:bottom w:val="none" w:sz="0" w:space="0" w:color="auto"/>
        <w:right w:val="none" w:sz="0" w:space="0" w:color="auto"/>
      </w:divBdr>
    </w:div>
    <w:div w:id="189493971">
      <w:bodyDiv w:val="1"/>
      <w:marLeft w:val="0"/>
      <w:marRight w:val="0"/>
      <w:marTop w:val="0"/>
      <w:marBottom w:val="0"/>
      <w:divBdr>
        <w:top w:val="none" w:sz="0" w:space="0" w:color="auto"/>
        <w:left w:val="none" w:sz="0" w:space="0" w:color="auto"/>
        <w:bottom w:val="none" w:sz="0" w:space="0" w:color="auto"/>
        <w:right w:val="none" w:sz="0" w:space="0" w:color="auto"/>
      </w:divBdr>
    </w:div>
    <w:div w:id="189683310">
      <w:bodyDiv w:val="1"/>
      <w:marLeft w:val="0"/>
      <w:marRight w:val="0"/>
      <w:marTop w:val="0"/>
      <w:marBottom w:val="0"/>
      <w:divBdr>
        <w:top w:val="none" w:sz="0" w:space="0" w:color="auto"/>
        <w:left w:val="none" w:sz="0" w:space="0" w:color="auto"/>
        <w:bottom w:val="none" w:sz="0" w:space="0" w:color="auto"/>
        <w:right w:val="none" w:sz="0" w:space="0" w:color="auto"/>
      </w:divBdr>
    </w:div>
    <w:div w:id="191070032">
      <w:bodyDiv w:val="1"/>
      <w:marLeft w:val="0"/>
      <w:marRight w:val="0"/>
      <w:marTop w:val="0"/>
      <w:marBottom w:val="0"/>
      <w:divBdr>
        <w:top w:val="none" w:sz="0" w:space="0" w:color="auto"/>
        <w:left w:val="none" w:sz="0" w:space="0" w:color="auto"/>
        <w:bottom w:val="none" w:sz="0" w:space="0" w:color="auto"/>
        <w:right w:val="none" w:sz="0" w:space="0" w:color="auto"/>
      </w:divBdr>
    </w:div>
    <w:div w:id="193731550">
      <w:bodyDiv w:val="1"/>
      <w:marLeft w:val="0"/>
      <w:marRight w:val="0"/>
      <w:marTop w:val="0"/>
      <w:marBottom w:val="0"/>
      <w:divBdr>
        <w:top w:val="none" w:sz="0" w:space="0" w:color="auto"/>
        <w:left w:val="none" w:sz="0" w:space="0" w:color="auto"/>
        <w:bottom w:val="none" w:sz="0" w:space="0" w:color="auto"/>
        <w:right w:val="none" w:sz="0" w:space="0" w:color="auto"/>
      </w:divBdr>
    </w:div>
    <w:div w:id="197400063">
      <w:bodyDiv w:val="1"/>
      <w:marLeft w:val="0"/>
      <w:marRight w:val="0"/>
      <w:marTop w:val="0"/>
      <w:marBottom w:val="0"/>
      <w:divBdr>
        <w:top w:val="none" w:sz="0" w:space="0" w:color="auto"/>
        <w:left w:val="none" w:sz="0" w:space="0" w:color="auto"/>
        <w:bottom w:val="none" w:sz="0" w:space="0" w:color="auto"/>
        <w:right w:val="none" w:sz="0" w:space="0" w:color="auto"/>
      </w:divBdr>
    </w:div>
    <w:div w:id="199441188">
      <w:bodyDiv w:val="1"/>
      <w:marLeft w:val="0"/>
      <w:marRight w:val="0"/>
      <w:marTop w:val="0"/>
      <w:marBottom w:val="0"/>
      <w:divBdr>
        <w:top w:val="none" w:sz="0" w:space="0" w:color="auto"/>
        <w:left w:val="none" w:sz="0" w:space="0" w:color="auto"/>
        <w:bottom w:val="none" w:sz="0" w:space="0" w:color="auto"/>
        <w:right w:val="none" w:sz="0" w:space="0" w:color="auto"/>
      </w:divBdr>
    </w:div>
    <w:div w:id="217858275">
      <w:bodyDiv w:val="1"/>
      <w:marLeft w:val="0"/>
      <w:marRight w:val="0"/>
      <w:marTop w:val="0"/>
      <w:marBottom w:val="0"/>
      <w:divBdr>
        <w:top w:val="none" w:sz="0" w:space="0" w:color="auto"/>
        <w:left w:val="none" w:sz="0" w:space="0" w:color="auto"/>
        <w:bottom w:val="none" w:sz="0" w:space="0" w:color="auto"/>
        <w:right w:val="none" w:sz="0" w:space="0" w:color="auto"/>
      </w:divBdr>
    </w:div>
    <w:div w:id="219480956">
      <w:bodyDiv w:val="1"/>
      <w:marLeft w:val="0"/>
      <w:marRight w:val="0"/>
      <w:marTop w:val="0"/>
      <w:marBottom w:val="0"/>
      <w:divBdr>
        <w:top w:val="none" w:sz="0" w:space="0" w:color="auto"/>
        <w:left w:val="none" w:sz="0" w:space="0" w:color="auto"/>
        <w:bottom w:val="none" w:sz="0" w:space="0" w:color="auto"/>
        <w:right w:val="none" w:sz="0" w:space="0" w:color="auto"/>
      </w:divBdr>
    </w:div>
    <w:div w:id="226188850">
      <w:bodyDiv w:val="1"/>
      <w:marLeft w:val="0"/>
      <w:marRight w:val="0"/>
      <w:marTop w:val="0"/>
      <w:marBottom w:val="0"/>
      <w:divBdr>
        <w:top w:val="none" w:sz="0" w:space="0" w:color="auto"/>
        <w:left w:val="none" w:sz="0" w:space="0" w:color="auto"/>
        <w:bottom w:val="none" w:sz="0" w:space="0" w:color="auto"/>
        <w:right w:val="none" w:sz="0" w:space="0" w:color="auto"/>
      </w:divBdr>
    </w:div>
    <w:div w:id="228659360">
      <w:bodyDiv w:val="1"/>
      <w:marLeft w:val="0"/>
      <w:marRight w:val="0"/>
      <w:marTop w:val="0"/>
      <w:marBottom w:val="0"/>
      <w:divBdr>
        <w:top w:val="none" w:sz="0" w:space="0" w:color="auto"/>
        <w:left w:val="none" w:sz="0" w:space="0" w:color="auto"/>
        <w:bottom w:val="none" w:sz="0" w:space="0" w:color="auto"/>
        <w:right w:val="none" w:sz="0" w:space="0" w:color="auto"/>
      </w:divBdr>
    </w:div>
    <w:div w:id="229659039">
      <w:bodyDiv w:val="1"/>
      <w:marLeft w:val="0"/>
      <w:marRight w:val="0"/>
      <w:marTop w:val="0"/>
      <w:marBottom w:val="0"/>
      <w:divBdr>
        <w:top w:val="none" w:sz="0" w:space="0" w:color="auto"/>
        <w:left w:val="none" w:sz="0" w:space="0" w:color="auto"/>
        <w:bottom w:val="none" w:sz="0" w:space="0" w:color="auto"/>
        <w:right w:val="none" w:sz="0" w:space="0" w:color="auto"/>
      </w:divBdr>
    </w:div>
    <w:div w:id="230700814">
      <w:bodyDiv w:val="1"/>
      <w:marLeft w:val="0"/>
      <w:marRight w:val="0"/>
      <w:marTop w:val="0"/>
      <w:marBottom w:val="0"/>
      <w:divBdr>
        <w:top w:val="none" w:sz="0" w:space="0" w:color="auto"/>
        <w:left w:val="none" w:sz="0" w:space="0" w:color="auto"/>
        <w:bottom w:val="none" w:sz="0" w:space="0" w:color="auto"/>
        <w:right w:val="none" w:sz="0" w:space="0" w:color="auto"/>
      </w:divBdr>
    </w:div>
    <w:div w:id="231431051">
      <w:bodyDiv w:val="1"/>
      <w:marLeft w:val="0"/>
      <w:marRight w:val="0"/>
      <w:marTop w:val="0"/>
      <w:marBottom w:val="0"/>
      <w:divBdr>
        <w:top w:val="none" w:sz="0" w:space="0" w:color="auto"/>
        <w:left w:val="none" w:sz="0" w:space="0" w:color="auto"/>
        <w:bottom w:val="none" w:sz="0" w:space="0" w:color="auto"/>
        <w:right w:val="none" w:sz="0" w:space="0" w:color="auto"/>
      </w:divBdr>
    </w:div>
    <w:div w:id="233783776">
      <w:bodyDiv w:val="1"/>
      <w:marLeft w:val="0"/>
      <w:marRight w:val="0"/>
      <w:marTop w:val="0"/>
      <w:marBottom w:val="0"/>
      <w:divBdr>
        <w:top w:val="none" w:sz="0" w:space="0" w:color="auto"/>
        <w:left w:val="none" w:sz="0" w:space="0" w:color="auto"/>
        <w:bottom w:val="none" w:sz="0" w:space="0" w:color="auto"/>
        <w:right w:val="none" w:sz="0" w:space="0" w:color="auto"/>
      </w:divBdr>
    </w:div>
    <w:div w:id="236474408">
      <w:bodyDiv w:val="1"/>
      <w:marLeft w:val="0"/>
      <w:marRight w:val="0"/>
      <w:marTop w:val="0"/>
      <w:marBottom w:val="0"/>
      <w:divBdr>
        <w:top w:val="none" w:sz="0" w:space="0" w:color="auto"/>
        <w:left w:val="none" w:sz="0" w:space="0" w:color="auto"/>
        <w:bottom w:val="none" w:sz="0" w:space="0" w:color="auto"/>
        <w:right w:val="none" w:sz="0" w:space="0" w:color="auto"/>
      </w:divBdr>
    </w:div>
    <w:div w:id="243027928">
      <w:bodyDiv w:val="1"/>
      <w:marLeft w:val="0"/>
      <w:marRight w:val="0"/>
      <w:marTop w:val="0"/>
      <w:marBottom w:val="0"/>
      <w:divBdr>
        <w:top w:val="none" w:sz="0" w:space="0" w:color="auto"/>
        <w:left w:val="none" w:sz="0" w:space="0" w:color="auto"/>
        <w:bottom w:val="none" w:sz="0" w:space="0" w:color="auto"/>
        <w:right w:val="none" w:sz="0" w:space="0" w:color="auto"/>
      </w:divBdr>
    </w:div>
    <w:div w:id="246305792">
      <w:bodyDiv w:val="1"/>
      <w:marLeft w:val="0"/>
      <w:marRight w:val="0"/>
      <w:marTop w:val="0"/>
      <w:marBottom w:val="0"/>
      <w:divBdr>
        <w:top w:val="none" w:sz="0" w:space="0" w:color="auto"/>
        <w:left w:val="none" w:sz="0" w:space="0" w:color="auto"/>
        <w:bottom w:val="none" w:sz="0" w:space="0" w:color="auto"/>
        <w:right w:val="none" w:sz="0" w:space="0" w:color="auto"/>
      </w:divBdr>
    </w:div>
    <w:div w:id="249387446">
      <w:bodyDiv w:val="1"/>
      <w:marLeft w:val="0"/>
      <w:marRight w:val="0"/>
      <w:marTop w:val="0"/>
      <w:marBottom w:val="0"/>
      <w:divBdr>
        <w:top w:val="none" w:sz="0" w:space="0" w:color="auto"/>
        <w:left w:val="none" w:sz="0" w:space="0" w:color="auto"/>
        <w:bottom w:val="none" w:sz="0" w:space="0" w:color="auto"/>
        <w:right w:val="none" w:sz="0" w:space="0" w:color="auto"/>
      </w:divBdr>
    </w:div>
    <w:div w:id="250698151">
      <w:bodyDiv w:val="1"/>
      <w:marLeft w:val="0"/>
      <w:marRight w:val="0"/>
      <w:marTop w:val="0"/>
      <w:marBottom w:val="0"/>
      <w:divBdr>
        <w:top w:val="none" w:sz="0" w:space="0" w:color="auto"/>
        <w:left w:val="none" w:sz="0" w:space="0" w:color="auto"/>
        <w:bottom w:val="none" w:sz="0" w:space="0" w:color="auto"/>
        <w:right w:val="none" w:sz="0" w:space="0" w:color="auto"/>
      </w:divBdr>
    </w:div>
    <w:div w:id="255138092">
      <w:bodyDiv w:val="1"/>
      <w:marLeft w:val="0"/>
      <w:marRight w:val="0"/>
      <w:marTop w:val="0"/>
      <w:marBottom w:val="0"/>
      <w:divBdr>
        <w:top w:val="none" w:sz="0" w:space="0" w:color="auto"/>
        <w:left w:val="none" w:sz="0" w:space="0" w:color="auto"/>
        <w:bottom w:val="none" w:sz="0" w:space="0" w:color="auto"/>
        <w:right w:val="none" w:sz="0" w:space="0" w:color="auto"/>
      </w:divBdr>
    </w:div>
    <w:div w:id="258101444">
      <w:bodyDiv w:val="1"/>
      <w:marLeft w:val="0"/>
      <w:marRight w:val="0"/>
      <w:marTop w:val="0"/>
      <w:marBottom w:val="0"/>
      <w:divBdr>
        <w:top w:val="none" w:sz="0" w:space="0" w:color="auto"/>
        <w:left w:val="none" w:sz="0" w:space="0" w:color="auto"/>
        <w:bottom w:val="none" w:sz="0" w:space="0" w:color="auto"/>
        <w:right w:val="none" w:sz="0" w:space="0" w:color="auto"/>
      </w:divBdr>
    </w:div>
    <w:div w:id="258176132">
      <w:bodyDiv w:val="1"/>
      <w:marLeft w:val="0"/>
      <w:marRight w:val="0"/>
      <w:marTop w:val="0"/>
      <w:marBottom w:val="0"/>
      <w:divBdr>
        <w:top w:val="none" w:sz="0" w:space="0" w:color="auto"/>
        <w:left w:val="none" w:sz="0" w:space="0" w:color="auto"/>
        <w:bottom w:val="none" w:sz="0" w:space="0" w:color="auto"/>
        <w:right w:val="none" w:sz="0" w:space="0" w:color="auto"/>
      </w:divBdr>
    </w:div>
    <w:div w:id="259947504">
      <w:bodyDiv w:val="1"/>
      <w:marLeft w:val="0"/>
      <w:marRight w:val="0"/>
      <w:marTop w:val="0"/>
      <w:marBottom w:val="0"/>
      <w:divBdr>
        <w:top w:val="none" w:sz="0" w:space="0" w:color="auto"/>
        <w:left w:val="none" w:sz="0" w:space="0" w:color="auto"/>
        <w:bottom w:val="none" w:sz="0" w:space="0" w:color="auto"/>
        <w:right w:val="none" w:sz="0" w:space="0" w:color="auto"/>
      </w:divBdr>
    </w:div>
    <w:div w:id="262231034">
      <w:bodyDiv w:val="1"/>
      <w:marLeft w:val="0"/>
      <w:marRight w:val="0"/>
      <w:marTop w:val="0"/>
      <w:marBottom w:val="0"/>
      <w:divBdr>
        <w:top w:val="none" w:sz="0" w:space="0" w:color="auto"/>
        <w:left w:val="none" w:sz="0" w:space="0" w:color="auto"/>
        <w:bottom w:val="none" w:sz="0" w:space="0" w:color="auto"/>
        <w:right w:val="none" w:sz="0" w:space="0" w:color="auto"/>
      </w:divBdr>
    </w:div>
    <w:div w:id="263153972">
      <w:bodyDiv w:val="1"/>
      <w:marLeft w:val="0"/>
      <w:marRight w:val="0"/>
      <w:marTop w:val="0"/>
      <w:marBottom w:val="0"/>
      <w:divBdr>
        <w:top w:val="none" w:sz="0" w:space="0" w:color="auto"/>
        <w:left w:val="none" w:sz="0" w:space="0" w:color="auto"/>
        <w:bottom w:val="none" w:sz="0" w:space="0" w:color="auto"/>
        <w:right w:val="none" w:sz="0" w:space="0" w:color="auto"/>
      </w:divBdr>
    </w:div>
    <w:div w:id="271282972">
      <w:bodyDiv w:val="1"/>
      <w:marLeft w:val="0"/>
      <w:marRight w:val="0"/>
      <w:marTop w:val="0"/>
      <w:marBottom w:val="0"/>
      <w:divBdr>
        <w:top w:val="none" w:sz="0" w:space="0" w:color="auto"/>
        <w:left w:val="none" w:sz="0" w:space="0" w:color="auto"/>
        <w:bottom w:val="none" w:sz="0" w:space="0" w:color="auto"/>
        <w:right w:val="none" w:sz="0" w:space="0" w:color="auto"/>
      </w:divBdr>
    </w:div>
    <w:div w:id="276064763">
      <w:bodyDiv w:val="1"/>
      <w:marLeft w:val="0"/>
      <w:marRight w:val="0"/>
      <w:marTop w:val="0"/>
      <w:marBottom w:val="0"/>
      <w:divBdr>
        <w:top w:val="none" w:sz="0" w:space="0" w:color="auto"/>
        <w:left w:val="none" w:sz="0" w:space="0" w:color="auto"/>
        <w:bottom w:val="none" w:sz="0" w:space="0" w:color="auto"/>
        <w:right w:val="none" w:sz="0" w:space="0" w:color="auto"/>
      </w:divBdr>
    </w:div>
    <w:div w:id="281771394">
      <w:bodyDiv w:val="1"/>
      <w:marLeft w:val="0"/>
      <w:marRight w:val="0"/>
      <w:marTop w:val="0"/>
      <w:marBottom w:val="0"/>
      <w:divBdr>
        <w:top w:val="none" w:sz="0" w:space="0" w:color="auto"/>
        <w:left w:val="none" w:sz="0" w:space="0" w:color="auto"/>
        <w:bottom w:val="none" w:sz="0" w:space="0" w:color="auto"/>
        <w:right w:val="none" w:sz="0" w:space="0" w:color="auto"/>
      </w:divBdr>
    </w:div>
    <w:div w:id="283123791">
      <w:bodyDiv w:val="1"/>
      <w:marLeft w:val="0"/>
      <w:marRight w:val="0"/>
      <w:marTop w:val="0"/>
      <w:marBottom w:val="0"/>
      <w:divBdr>
        <w:top w:val="none" w:sz="0" w:space="0" w:color="auto"/>
        <w:left w:val="none" w:sz="0" w:space="0" w:color="auto"/>
        <w:bottom w:val="none" w:sz="0" w:space="0" w:color="auto"/>
        <w:right w:val="none" w:sz="0" w:space="0" w:color="auto"/>
      </w:divBdr>
    </w:div>
    <w:div w:id="284391879">
      <w:bodyDiv w:val="1"/>
      <w:marLeft w:val="0"/>
      <w:marRight w:val="0"/>
      <w:marTop w:val="0"/>
      <w:marBottom w:val="0"/>
      <w:divBdr>
        <w:top w:val="none" w:sz="0" w:space="0" w:color="auto"/>
        <w:left w:val="none" w:sz="0" w:space="0" w:color="auto"/>
        <w:bottom w:val="none" w:sz="0" w:space="0" w:color="auto"/>
        <w:right w:val="none" w:sz="0" w:space="0" w:color="auto"/>
      </w:divBdr>
    </w:div>
    <w:div w:id="284501920">
      <w:bodyDiv w:val="1"/>
      <w:marLeft w:val="0"/>
      <w:marRight w:val="0"/>
      <w:marTop w:val="0"/>
      <w:marBottom w:val="0"/>
      <w:divBdr>
        <w:top w:val="none" w:sz="0" w:space="0" w:color="auto"/>
        <w:left w:val="none" w:sz="0" w:space="0" w:color="auto"/>
        <w:bottom w:val="none" w:sz="0" w:space="0" w:color="auto"/>
        <w:right w:val="none" w:sz="0" w:space="0" w:color="auto"/>
      </w:divBdr>
    </w:div>
    <w:div w:id="292368237">
      <w:bodyDiv w:val="1"/>
      <w:marLeft w:val="0"/>
      <w:marRight w:val="0"/>
      <w:marTop w:val="0"/>
      <w:marBottom w:val="0"/>
      <w:divBdr>
        <w:top w:val="none" w:sz="0" w:space="0" w:color="auto"/>
        <w:left w:val="none" w:sz="0" w:space="0" w:color="auto"/>
        <w:bottom w:val="none" w:sz="0" w:space="0" w:color="auto"/>
        <w:right w:val="none" w:sz="0" w:space="0" w:color="auto"/>
      </w:divBdr>
    </w:div>
    <w:div w:id="294919172">
      <w:bodyDiv w:val="1"/>
      <w:marLeft w:val="0"/>
      <w:marRight w:val="0"/>
      <w:marTop w:val="0"/>
      <w:marBottom w:val="0"/>
      <w:divBdr>
        <w:top w:val="none" w:sz="0" w:space="0" w:color="auto"/>
        <w:left w:val="none" w:sz="0" w:space="0" w:color="auto"/>
        <w:bottom w:val="none" w:sz="0" w:space="0" w:color="auto"/>
        <w:right w:val="none" w:sz="0" w:space="0" w:color="auto"/>
      </w:divBdr>
    </w:div>
    <w:div w:id="297075869">
      <w:bodyDiv w:val="1"/>
      <w:marLeft w:val="0"/>
      <w:marRight w:val="0"/>
      <w:marTop w:val="0"/>
      <w:marBottom w:val="0"/>
      <w:divBdr>
        <w:top w:val="none" w:sz="0" w:space="0" w:color="auto"/>
        <w:left w:val="none" w:sz="0" w:space="0" w:color="auto"/>
        <w:bottom w:val="none" w:sz="0" w:space="0" w:color="auto"/>
        <w:right w:val="none" w:sz="0" w:space="0" w:color="auto"/>
      </w:divBdr>
    </w:div>
    <w:div w:id="299576595">
      <w:bodyDiv w:val="1"/>
      <w:marLeft w:val="0"/>
      <w:marRight w:val="0"/>
      <w:marTop w:val="0"/>
      <w:marBottom w:val="0"/>
      <w:divBdr>
        <w:top w:val="none" w:sz="0" w:space="0" w:color="auto"/>
        <w:left w:val="none" w:sz="0" w:space="0" w:color="auto"/>
        <w:bottom w:val="none" w:sz="0" w:space="0" w:color="auto"/>
        <w:right w:val="none" w:sz="0" w:space="0" w:color="auto"/>
      </w:divBdr>
    </w:div>
    <w:div w:id="300306089">
      <w:bodyDiv w:val="1"/>
      <w:marLeft w:val="0"/>
      <w:marRight w:val="0"/>
      <w:marTop w:val="0"/>
      <w:marBottom w:val="0"/>
      <w:divBdr>
        <w:top w:val="none" w:sz="0" w:space="0" w:color="auto"/>
        <w:left w:val="none" w:sz="0" w:space="0" w:color="auto"/>
        <w:bottom w:val="none" w:sz="0" w:space="0" w:color="auto"/>
        <w:right w:val="none" w:sz="0" w:space="0" w:color="auto"/>
      </w:divBdr>
    </w:div>
    <w:div w:id="308100768">
      <w:bodyDiv w:val="1"/>
      <w:marLeft w:val="0"/>
      <w:marRight w:val="0"/>
      <w:marTop w:val="0"/>
      <w:marBottom w:val="0"/>
      <w:divBdr>
        <w:top w:val="none" w:sz="0" w:space="0" w:color="auto"/>
        <w:left w:val="none" w:sz="0" w:space="0" w:color="auto"/>
        <w:bottom w:val="none" w:sz="0" w:space="0" w:color="auto"/>
        <w:right w:val="none" w:sz="0" w:space="0" w:color="auto"/>
      </w:divBdr>
    </w:div>
    <w:div w:id="327556885">
      <w:bodyDiv w:val="1"/>
      <w:marLeft w:val="0"/>
      <w:marRight w:val="0"/>
      <w:marTop w:val="0"/>
      <w:marBottom w:val="0"/>
      <w:divBdr>
        <w:top w:val="none" w:sz="0" w:space="0" w:color="auto"/>
        <w:left w:val="none" w:sz="0" w:space="0" w:color="auto"/>
        <w:bottom w:val="none" w:sz="0" w:space="0" w:color="auto"/>
        <w:right w:val="none" w:sz="0" w:space="0" w:color="auto"/>
      </w:divBdr>
    </w:div>
    <w:div w:id="328874477">
      <w:bodyDiv w:val="1"/>
      <w:marLeft w:val="0"/>
      <w:marRight w:val="0"/>
      <w:marTop w:val="0"/>
      <w:marBottom w:val="0"/>
      <w:divBdr>
        <w:top w:val="none" w:sz="0" w:space="0" w:color="auto"/>
        <w:left w:val="none" w:sz="0" w:space="0" w:color="auto"/>
        <w:bottom w:val="none" w:sz="0" w:space="0" w:color="auto"/>
        <w:right w:val="none" w:sz="0" w:space="0" w:color="auto"/>
      </w:divBdr>
    </w:div>
    <w:div w:id="329870645">
      <w:bodyDiv w:val="1"/>
      <w:marLeft w:val="0"/>
      <w:marRight w:val="0"/>
      <w:marTop w:val="0"/>
      <w:marBottom w:val="0"/>
      <w:divBdr>
        <w:top w:val="none" w:sz="0" w:space="0" w:color="auto"/>
        <w:left w:val="none" w:sz="0" w:space="0" w:color="auto"/>
        <w:bottom w:val="none" w:sz="0" w:space="0" w:color="auto"/>
        <w:right w:val="none" w:sz="0" w:space="0" w:color="auto"/>
      </w:divBdr>
    </w:div>
    <w:div w:id="331874926">
      <w:bodyDiv w:val="1"/>
      <w:marLeft w:val="0"/>
      <w:marRight w:val="0"/>
      <w:marTop w:val="0"/>
      <w:marBottom w:val="0"/>
      <w:divBdr>
        <w:top w:val="none" w:sz="0" w:space="0" w:color="auto"/>
        <w:left w:val="none" w:sz="0" w:space="0" w:color="auto"/>
        <w:bottom w:val="none" w:sz="0" w:space="0" w:color="auto"/>
        <w:right w:val="none" w:sz="0" w:space="0" w:color="auto"/>
      </w:divBdr>
    </w:div>
    <w:div w:id="336659562">
      <w:bodyDiv w:val="1"/>
      <w:marLeft w:val="0"/>
      <w:marRight w:val="0"/>
      <w:marTop w:val="0"/>
      <w:marBottom w:val="0"/>
      <w:divBdr>
        <w:top w:val="none" w:sz="0" w:space="0" w:color="auto"/>
        <w:left w:val="none" w:sz="0" w:space="0" w:color="auto"/>
        <w:bottom w:val="none" w:sz="0" w:space="0" w:color="auto"/>
        <w:right w:val="none" w:sz="0" w:space="0" w:color="auto"/>
      </w:divBdr>
    </w:div>
    <w:div w:id="344939449">
      <w:bodyDiv w:val="1"/>
      <w:marLeft w:val="0"/>
      <w:marRight w:val="0"/>
      <w:marTop w:val="0"/>
      <w:marBottom w:val="0"/>
      <w:divBdr>
        <w:top w:val="none" w:sz="0" w:space="0" w:color="auto"/>
        <w:left w:val="none" w:sz="0" w:space="0" w:color="auto"/>
        <w:bottom w:val="none" w:sz="0" w:space="0" w:color="auto"/>
        <w:right w:val="none" w:sz="0" w:space="0" w:color="auto"/>
      </w:divBdr>
    </w:div>
    <w:div w:id="348525313">
      <w:bodyDiv w:val="1"/>
      <w:marLeft w:val="0"/>
      <w:marRight w:val="0"/>
      <w:marTop w:val="0"/>
      <w:marBottom w:val="0"/>
      <w:divBdr>
        <w:top w:val="none" w:sz="0" w:space="0" w:color="auto"/>
        <w:left w:val="none" w:sz="0" w:space="0" w:color="auto"/>
        <w:bottom w:val="none" w:sz="0" w:space="0" w:color="auto"/>
        <w:right w:val="none" w:sz="0" w:space="0" w:color="auto"/>
      </w:divBdr>
    </w:div>
    <w:div w:id="351808834">
      <w:bodyDiv w:val="1"/>
      <w:marLeft w:val="0"/>
      <w:marRight w:val="0"/>
      <w:marTop w:val="0"/>
      <w:marBottom w:val="0"/>
      <w:divBdr>
        <w:top w:val="none" w:sz="0" w:space="0" w:color="auto"/>
        <w:left w:val="none" w:sz="0" w:space="0" w:color="auto"/>
        <w:bottom w:val="none" w:sz="0" w:space="0" w:color="auto"/>
        <w:right w:val="none" w:sz="0" w:space="0" w:color="auto"/>
      </w:divBdr>
    </w:div>
    <w:div w:id="353770017">
      <w:bodyDiv w:val="1"/>
      <w:marLeft w:val="0"/>
      <w:marRight w:val="0"/>
      <w:marTop w:val="0"/>
      <w:marBottom w:val="0"/>
      <w:divBdr>
        <w:top w:val="none" w:sz="0" w:space="0" w:color="auto"/>
        <w:left w:val="none" w:sz="0" w:space="0" w:color="auto"/>
        <w:bottom w:val="none" w:sz="0" w:space="0" w:color="auto"/>
        <w:right w:val="none" w:sz="0" w:space="0" w:color="auto"/>
      </w:divBdr>
    </w:div>
    <w:div w:id="357122666">
      <w:bodyDiv w:val="1"/>
      <w:marLeft w:val="0"/>
      <w:marRight w:val="0"/>
      <w:marTop w:val="0"/>
      <w:marBottom w:val="0"/>
      <w:divBdr>
        <w:top w:val="none" w:sz="0" w:space="0" w:color="auto"/>
        <w:left w:val="none" w:sz="0" w:space="0" w:color="auto"/>
        <w:bottom w:val="none" w:sz="0" w:space="0" w:color="auto"/>
        <w:right w:val="none" w:sz="0" w:space="0" w:color="auto"/>
      </w:divBdr>
    </w:div>
    <w:div w:id="363556050">
      <w:bodyDiv w:val="1"/>
      <w:marLeft w:val="0"/>
      <w:marRight w:val="0"/>
      <w:marTop w:val="0"/>
      <w:marBottom w:val="0"/>
      <w:divBdr>
        <w:top w:val="none" w:sz="0" w:space="0" w:color="auto"/>
        <w:left w:val="none" w:sz="0" w:space="0" w:color="auto"/>
        <w:bottom w:val="none" w:sz="0" w:space="0" w:color="auto"/>
        <w:right w:val="none" w:sz="0" w:space="0" w:color="auto"/>
      </w:divBdr>
    </w:div>
    <w:div w:id="368724437">
      <w:bodyDiv w:val="1"/>
      <w:marLeft w:val="0"/>
      <w:marRight w:val="0"/>
      <w:marTop w:val="0"/>
      <w:marBottom w:val="0"/>
      <w:divBdr>
        <w:top w:val="none" w:sz="0" w:space="0" w:color="auto"/>
        <w:left w:val="none" w:sz="0" w:space="0" w:color="auto"/>
        <w:bottom w:val="none" w:sz="0" w:space="0" w:color="auto"/>
        <w:right w:val="none" w:sz="0" w:space="0" w:color="auto"/>
      </w:divBdr>
    </w:div>
    <w:div w:id="375737381">
      <w:bodyDiv w:val="1"/>
      <w:marLeft w:val="0"/>
      <w:marRight w:val="0"/>
      <w:marTop w:val="0"/>
      <w:marBottom w:val="0"/>
      <w:divBdr>
        <w:top w:val="none" w:sz="0" w:space="0" w:color="auto"/>
        <w:left w:val="none" w:sz="0" w:space="0" w:color="auto"/>
        <w:bottom w:val="none" w:sz="0" w:space="0" w:color="auto"/>
        <w:right w:val="none" w:sz="0" w:space="0" w:color="auto"/>
      </w:divBdr>
    </w:div>
    <w:div w:id="375856180">
      <w:bodyDiv w:val="1"/>
      <w:marLeft w:val="0"/>
      <w:marRight w:val="0"/>
      <w:marTop w:val="0"/>
      <w:marBottom w:val="0"/>
      <w:divBdr>
        <w:top w:val="none" w:sz="0" w:space="0" w:color="auto"/>
        <w:left w:val="none" w:sz="0" w:space="0" w:color="auto"/>
        <w:bottom w:val="none" w:sz="0" w:space="0" w:color="auto"/>
        <w:right w:val="none" w:sz="0" w:space="0" w:color="auto"/>
      </w:divBdr>
    </w:div>
    <w:div w:id="383019600">
      <w:bodyDiv w:val="1"/>
      <w:marLeft w:val="0"/>
      <w:marRight w:val="0"/>
      <w:marTop w:val="0"/>
      <w:marBottom w:val="0"/>
      <w:divBdr>
        <w:top w:val="none" w:sz="0" w:space="0" w:color="auto"/>
        <w:left w:val="none" w:sz="0" w:space="0" w:color="auto"/>
        <w:bottom w:val="none" w:sz="0" w:space="0" w:color="auto"/>
        <w:right w:val="none" w:sz="0" w:space="0" w:color="auto"/>
      </w:divBdr>
    </w:div>
    <w:div w:id="386105083">
      <w:bodyDiv w:val="1"/>
      <w:marLeft w:val="0"/>
      <w:marRight w:val="0"/>
      <w:marTop w:val="0"/>
      <w:marBottom w:val="0"/>
      <w:divBdr>
        <w:top w:val="none" w:sz="0" w:space="0" w:color="auto"/>
        <w:left w:val="none" w:sz="0" w:space="0" w:color="auto"/>
        <w:bottom w:val="none" w:sz="0" w:space="0" w:color="auto"/>
        <w:right w:val="none" w:sz="0" w:space="0" w:color="auto"/>
      </w:divBdr>
    </w:div>
    <w:div w:id="387848433">
      <w:bodyDiv w:val="1"/>
      <w:marLeft w:val="0"/>
      <w:marRight w:val="0"/>
      <w:marTop w:val="0"/>
      <w:marBottom w:val="0"/>
      <w:divBdr>
        <w:top w:val="none" w:sz="0" w:space="0" w:color="auto"/>
        <w:left w:val="none" w:sz="0" w:space="0" w:color="auto"/>
        <w:bottom w:val="none" w:sz="0" w:space="0" w:color="auto"/>
        <w:right w:val="none" w:sz="0" w:space="0" w:color="auto"/>
      </w:divBdr>
    </w:div>
    <w:div w:id="390350475">
      <w:bodyDiv w:val="1"/>
      <w:marLeft w:val="0"/>
      <w:marRight w:val="0"/>
      <w:marTop w:val="0"/>
      <w:marBottom w:val="0"/>
      <w:divBdr>
        <w:top w:val="none" w:sz="0" w:space="0" w:color="auto"/>
        <w:left w:val="none" w:sz="0" w:space="0" w:color="auto"/>
        <w:bottom w:val="none" w:sz="0" w:space="0" w:color="auto"/>
        <w:right w:val="none" w:sz="0" w:space="0" w:color="auto"/>
      </w:divBdr>
    </w:div>
    <w:div w:id="395325013">
      <w:bodyDiv w:val="1"/>
      <w:marLeft w:val="0"/>
      <w:marRight w:val="0"/>
      <w:marTop w:val="0"/>
      <w:marBottom w:val="0"/>
      <w:divBdr>
        <w:top w:val="none" w:sz="0" w:space="0" w:color="auto"/>
        <w:left w:val="none" w:sz="0" w:space="0" w:color="auto"/>
        <w:bottom w:val="none" w:sz="0" w:space="0" w:color="auto"/>
        <w:right w:val="none" w:sz="0" w:space="0" w:color="auto"/>
      </w:divBdr>
    </w:div>
    <w:div w:id="396707896">
      <w:bodyDiv w:val="1"/>
      <w:marLeft w:val="0"/>
      <w:marRight w:val="0"/>
      <w:marTop w:val="0"/>
      <w:marBottom w:val="0"/>
      <w:divBdr>
        <w:top w:val="none" w:sz="0" w:space="0" w:color="auto"/>
        <w:left w:val="none" w:sz="0" w:space="0" w:color="auto"/>
        <w:bottom w:val="none" w:sz="0" w:space="0" w:color="auto"/>
        <w:right w:val="none" w:sz="0" w:space="0" w:color="auto"/>
      </w:divBdr>
    </w:div>
    <w:div w:id="397020221">
      <w:bodyDiv w:val="1"/>
      <w:marLeft w:val="0"/>
      <w:marRight w:val="0"/>
      <w:marTop w:val="0"/>
      <w:marBottom w:val="0"/>
      <w:divBdr>
        <w:top w:val="none" w:sz="0" w:space="0" w:color="auto"/>
        <w:left w:val="none" w:sz="0" w:space="0" w:color="auto"/>
        <w:bottom w:val="none" w:sz="0" w:space="0" w:color="auto"/>
        <w:right w:val="none" w:sz="0" w:space="0" w:color="auto"/>
      </w:divBdr>
    </w:div>
    <w:div w:id="399446833">
      <w:bodyDiv w:val="1"/>
      <w:marLeft w:val="0"/>
      <w:marRight w:val="0"/>
      <w:marTop w:val="0"/>
      <w:marBottom w:val="0"/>
      <w:divBdr>
        <w:top w:val="none" w:sz="0" w:space="0" w:color="auto"/>
        <w:left w:val="none" w:sz="0" w:space="0" w:color="auto"/>
        <w:bottom w:val="none" w:sz="0" w:space="0" w:color="auto"/>
        <w:right w:val="none" w:sz="0" w:space="0" w:color="auto"/>
      </w:divBdr>
    </w:div>
    <w:div w:id="408385671">
      <w:bodyDiv w:val="1"/>
      <w:marLeft w:val="0"/>
      <w:marRight w:val="0"/>
      <w:marTop w:val="0"/>
      <w:marBottom w:val="0"/>
      <w:divBdr>
        <w:top w:val="none" w:sz="0" w:space="0" w:color="auto"/>
        <w:left w:val="none" w:sz="0" w:space="0" w:color="auto"/>
        <w:bottom w:val="none" w:sz="0" w:space="0" w:color="auto"/>
        <w:right w:val="none" w:sz="0" w:space="0" w:color="auto"/>
      </w:divBdr>
    </w:div>
    <w:div w:id="409497706">
      <w:bodyDiv w:val="1"/>
      <w:marLeft w:val="0"/>
      <w:marRight w:val="0"/>
      <w:marTop w:val="0"/>
      <w:marBottom w:val="0"/>
      <w:divBdr>
        <w:top w:val="none" w:sz="0" w:space="0" w:color="auto"/>
        <w:left w:val="none" w:sz="0" w:space="0" w:color="auto"/>
        <w:bottom w:val="none" w:sz="0" w:space="0" w:color="auto"/>
        <w:right w:val="none" w:sz="0" w:space="0" w:color="auto"/>
      </w:divBdr>
    </w:div>
    <w:div w:id="410080457">
      <w:bodyDiv w:val="1"/>
      <w:marLeft w:val="0"/>
      <w:marRight w:val="0"/>
      <w:marTop w:val="0"/>
      <w:marBottom w:val="0"/>
      <w:divBdr>
        <w:top w:val="none" w:sz="0" w:space="0" w:color="auto"/>
        <w:left w:val="none" w:sz="0" w:space="0" w:color="auto"/>
        <w:bottom w:val="none" w:sz="0" w:space="0" w:color="auto"/>
        <w:right w:val="none" w:sz="0" w:space="0" w:color="auto"/>
      </w:divBdr>
    </w:div>
    <w:div w:id="410539757">
      <w:bodyDiv w:val="1"/>
      <w:marLeft w:val="0"/>
      <w:marRight w:val="0"/>
      <w:marTop w:val="0"/>
      <w:marBottom w:val="0"/>
      <w:divBdr>
        <w:top w:val="none" w:sz="0" w:space="0" w:color="auto"/>
        <w:left w:val="none" w:sz="0" w:space="0" w:color="auto"/>
        <w:bottom w:val="none" w:sz="0" w:space="0" w:color="auto"/>
        <w:right w:val="none" w:sz="0" w:space="0" w:color="auto"/>
      </w:divBdr>
    </w:div>
    <w:div w:id="411316292">
      <w:bodyDiv w:val="1"/>
      <w:marLeft w:val="0"/>
      <w:marRight w:val="0"/>
      <w:marTop w:val="0"/>
      <w:marBottom w:val="0"/>
      <w:divBdr>
        <w:top w:val="none" w:sz="0" w:space="0" w:color="auto"/>
        <w:left w:val="none" w:sz="0" w:space="0" w:color="auto"/>
        <w:bottom w:val="none" w:sz="0" w:space="0" w:color="auto"/>
        <w:right w:val="none" w:sz="0" w:space="0" w:color="auto"/>
      </w:divBdr>
    </w:div>
    <w:div w:id="411900548">
      <w:bodyDiv w:val="1"/>
      <w:marLeft w:val="0"/>
      <w:marRight w:val="0"/>
      <w:marTop w:val="0"/>
      <w:marBottom w:val="0"/>
      <w:divBdr>
        <w:top w:val="none" w:sz="0" w:space="0" w:color="auto"/>
        <w:left w:val="none" w:sz="0" w:space="0" w:color="auto"/>
        <w:bottom w:val="none" w:sz="0" w:space="0" w:color="auto"/>
        <w:right w:val="none" w:sz="0" w:space="0" w:color="auto"/>
      </w:divBdr>
    </w:div>
    <w:div w:id="413283852">
      <w:bodyDiv w:val="1"/>
      <w:marLeft w:val="0"/>
      <w:marRight w:val="0"/>
      <w:marTop w:val="0"/>
      <w:marBottom w:val="0"/>
      <w:divBdr>
        <w:top w:val="none" w:sz="0" w:space="0" w:color="auto"/>
        <w:left w:val="none" w:sz="0" w:space="0" w:color="auto"/>
        <w:bottom w:val="none" w:sz="0" w:space="0" w:color="auto"/>
        <w:right w:val="none" w:sz="0" w:space="0" w:color="auto"/>
      </w:divBdr>
    </w:div>
    <w:div w:id="417096082">
      <w:bodyDiv w:val="1"/>
      <w:marLeft w:val="0"/>
      <w:marRight w:val="0"/>
      <w:marTop w:val="0"/>
      <w:marBottom w:val="0"/>
      <w:divBdr>
        <w:top w:val="none" w:sz="0" w:space="0" w:color="auto"/>
        <w:left w:val="none" w:sz="0" w:space="0" w:color="auto"/>
        <w:bottom w:val="none" w:sz="0" w:space="0" w:color="auto"/>
        <w:right w:val="none" w:sz="0" w:space="0" w:color="auto"/>
      </w:divBdr>
    </w:div>
    <w:div w:id="417797857">
      <w:bodyDiv w:val="1"/>
      <w:marLeft w:val="0"/>
      <w:marRight w:val="0"/>
      <w:marTop w:val="0"/>
      <w:marBottom w:val="0"/>
      <w:divBdr>
        <w:top w:val="none" w:sz="0" w:space="0" w:color="auto"/>
        <w:left w:val="none" w:sz="0" w:space="0" w:color="auto"/>
        <w:bottom w:val="none" w:sz="0" w:space="0" w:color="auto"/>
        <w:right w:val="none" w:sz="0" w:space="0" w:color="auto"/>
      </w:divBdr>
    </w:div>
    <w:div w:id="417948903">
      <w:bodyDiv w:val="1"/>
      <w:marLeft w:val="0"/>
      <w:marRight w:val="0"/>
      <w:marTop w:val="0"/>
      <w:marBottom w:val="0"/>
      <w:divBdr>
        <w:top w:val="none" w:sz="0" w:space="0" w:color="auto"/>
        <w:left w:val="none" w:sz="0" w:space="0" w:color="auto"/>
        <w:bottom w:val="none" w:sz="0" w:space="0" w:color="auto"/>
        <w:right w:val="none" w:sz="0" w:space="0" w:color="auto"/>
      </w:divBdr>
    </w:div>
    <w:div w:id="418916318">
      <w:bodyDiv w:val="1"/>
      <w:marLeft w:val="0"/>
      <w:marRight w:val="0"/>
      <w:marTop w:val="0"/>
      <w:marBottom w:val="0"/>
      <w:divBdr>
        <w:top w:val="none" w:sz="0" w:space="0" w:color="auto"/>
        <w:left w:val="none" w:sz="0" w:space="0" w:color="auto"/>
        <w:bottom w:val="none" w:sz="0" w:space="0" w:color="auto"/>
        <w:right w:val="none" w:sz="0" w:space="0" w:color="auto"/>
      </w:divBdr>
    </w:div>
    <w:div w:id="420182447">
      <w:bodyDiv w:val="1"/>
      <w:marLeft w:val="0"/>
      <w:marRight w:val="0"/>
      <w:marTop w:val="0"/>
      <w:marBottom w:val="0"/>
      <w:divBdr>
        <w:top w:val="none" w:sz="0" w:space="0" w:color="auto"/>
        <w:left w:val="none" w:sz="0" w:space="0" w:color="auto"/>
        <w:bottom w:val="none" w:sz="0" w:space="0" w:color="auto"/>
        <w:right w:val="none" w:sz="0" w:space="0" w:color="auto"/>
      </w:divBdr>
    </w:div>
    <w:div w:id="423114062">
      <w:bodyDiv w:val="1"/>
      <w:marLeft w:val="0"/>
      <w:marRight w:val="0"/>
      <w:marTop w:val="0"/>
      <w:marBottom w:val="0"/>
      <w:divBdr>
        <w:top w:val="none" w:sz="0" w:space="0" w:color="auto"/>
        <w:left w:val="none" w:sz="0" w:space="0" w:color="auto"/>
        <w:bottom w:val="none" w:sz="0" w:space="0" w:color="auto"/>
        <w:right w:val="none" w:sz="0" w:space="0" w:color="auto"/>
      </w:divBdr>
    </w:div>
    <w:div w:id="424113735">
      <w:bodyDiv w:val="1"/>
      <w:marLeft w:val="0"/>
      <w:marRight w:val="0"/>
      <w:marTop w:val="0"/>
      <w:marBottom w:val="0"/>
      <w:divBdr>
        <w:top w:val="none" w:sz="0" w:space="0" w:color="auto"/>
        <w:left w:val="none" w:sz="0" w:space="0" w:color="auto"/>
        <w:bottom w:val="none" w:sz="0" w:space="0" w:color="auto"/>
        <w:right w:val="none" w:sz="0" w:space="0" w:color="auto"/>
      </w:divBdr>
    </w:div>
    <w:div w:id="427434364">
      <w:bodyDiv w:val="1"/>
      <w:marLeft w:val="0"/>
      <w:marRight w:val="0"/>
      <w:marTop w:val="0"/>
      <w:marBottom w:val="0"/>
      <w:divBdr>
        <w:top w:val="none" w:sz="0" w:space="0" w:color="auto"/>
        <w:left w:val="none" w:sz="0" w:space="0" w:color="auto"/>
        <w:bottom w:val="none" w:sz="0" w:space="0" w:color="auto"/>
        <w:right w:val="none" w:sz="0" w:space="0" w:color="auto"/>
      </w:divBdr>
    </w:div>
    <w:div w:id="432479753">
      <w:bodyDiv w:val="1"/>
      <w:marLeft w:val="0"/>
      <w:marRight w:val="0"/>
      <w:marTop w:val="0"/>
      <w:marBottom w:val="0"/>
      <w:divBdr>
        <w:top w:val="none" w:sz="0" w:space="0" w:color="auto"/>
        <w:left w:val="none" w:sz="0" w:space="0" w:color="auto"/>
        <w:bottom w:val="none" w:sz="0" w:space="0" w:color="auto"/>
        <w:right w:val="none" w:sz="0" w:space="0" w:color="auto"/>
      </w:divBdr>
    </w:div>
    <w:div w:id="441582263">
      <w:bodyDiv w:val="1"/>
      <w:marLeft w:val="0"/>
      <w:marRight w:val="0"/>
      <w:marTop w:val="0"/>
      <w:marBottom w:val="0"/>
      <w:divBdr>
        <w:top w:val="none" w:sz="0" w:space="0" w:color="auto"/>
        <w:left w:val="none" w:sz="0" w:space="0" w:color="auto"/>
        <w:bottom w:val="none" w:sz="0" w:space="0" w:color="auto"/>
        <w:right w:val="none" w:sz="0" w:space="0" w:color="auto"/>
      </w:divBdr>
    </w:div>
    <w:div w:id="441658043">
      <w:bodyDiv w:val="1"/>
      <w:marLeft w:val="0"/>
      <w:marRight w:val="0"/>
      <w:marTop w:val="0"/>
      <w:marBottom w:val="0"/>
      <w:divBdr>
        <w:top w:val="none" w:sz="0" w:space="0" w:color="auto"/>
        <w:left w:val="none" w:sz="0" w:space="0" w:color="auto"/>
        <w:bottom w:val="none" w:sz="0" w:space="0" w:color="auto"/>
        <w:right w:val="none" w:sz="0" w:space="0" w:color="auto"/>
      </w:divBdr>
    </w:div>
    <w:div w:id="442695954">
      <w:bodyDiv w:val="1"/>
      <w:marLeft w:val="0"/>
      <w:marRight w:val="0"/>
      <w:marTop w:val="0"/>
      <w:marBottom w:val="0"/>
      <w:divBdr>
        <w:top w:val="none" w:sz="0" w:space="0" w:color="auto"/>
        <w:left w:val="none" w:sz="0" w:space="0" w:color="auto"/>
        <w:bottom w:val="none" w:sz="0" w:space="0" w:color="auto"/>
        <w:right w:val="none" w:sz="0" w:space="0" w:color="auto"/>
      </w:divBdr>
    </w:div>
    <w:div w:id="442725111">
      <w:bodyDiv w:val="1"/>
      <w:marLeft w:val="0"/>
      <w:marRight w:val="0"/>
      <w:marTop w:val="0"/>
      <w:marBottom w:val="0"/>
      <w:divBdr>
        <w:top w:val="none" w:sz="0" w:space="0" w:color="auto"/>
        <w:left w:val="none" w:sz="0" w:space="0" w:color="auto"/>
        <w:bottom w:val="none" w:sz="0" w:space="0" w:color="auto"/>
        <w:right w:val="none" w:sz="0" w:space="0" w:color="auto"/>
      </w:divBdr>
    </w:div>
    <w:div w:id="445005687">
      <w:bodyDiv w:val="1"/>
      <w:marLeft w:val="0"/>
      <w:marRight w:val="0"/>
      <w:marTop w:val="0"/>
      <w:marBottom w:val="0"/>
      <w:divBdr>
        <w:top w:val="none" w:sz="0" w:space="0" w:color="auto"/>
        <w:left w:val="none" w:sz="0" w:space="0" w:color="auto"/>
        <w:bottom w:val="none" w:sz="0" w:space="0" w:color="auto"/>
        <w:right w:val="none" w:sz="0" w:space="0" w:color="auto"/>
      </w:divBdr>
    </w:div>
    <w:div w:id="448283694">
      <w:bodyDiv w:val="1"/>
      <w:marLeft w:val="0"/>
      <w:marRight w:val="0"/>
      <w:marTop w:val="0"/>
      <w:marBottom w:val="0"/>
      <w:divBdr>
        <w:top w:val="none" w:sz="0" w:space="0" w:color="auto"/>
        <w:left w:val="none" w:sz="0" w:space="0" w:color="auto"/>
        <w:bottom w:val="none" w:sz="0" w:space="0" w:color="auto"/>
        <w:right w:val="none" w:sz="0" w:space="0" w:color="auto"/>
      </w:divBdr>
    </w:div>
    <w:div w:id="448671519">
      <w:bodyDiv w:val="1"/>
      <w:marLeft w:val="0"/>
      <w:marRight w:val="0"/>
      <w:marTop w:val="0"/>
      <w:marBottom w:val="0"/>
      <w:divBdr>
        <w:top w:val="none" w:sz="0" w:space="0" w:color="auto"/>
        <w:left w:val="none" w:sz="0" w:space="0" w:color="auto"/>
        <w:bottom w:val="none" w:sz="0" w:space="0" w:color="auto"/>
        <w:right w:val="none" w:sz="0" w:space="0" w:color="auto"/>
      </w:divBdr>
    </w:div>
    <w:div w:id="450247384">
      <w:bodyDiv w:val="1"/>
      <w:marLeft w:val="0"/>
      <w:marRight w:val="0"/>
      <w:marTop w:val="0"/>
      <w:marBottom w:val="0"/>
      <w:divBdr>
        <w:top w:val="none" w:sz="0" w:space="0" w:color="auto"/>
        <w:left w:val="none" w:sz="0" w:space="0" w:color="auto"/>
        <w:bottom w:val="none" w:sz="0" w:space="0" w:color="auto"/>
        <w:right w:val="none" w:sz="0" w:space="0" w:color="auto"/>
      </w:divBdr>
    </w:div>
    <w:div w:id="452139314">
      <w:bodyDiv w:val="1"/>
      <w:marLeft w:val="0"/>
      <w:marRight w:val="0"/>
      <w:marTop w:val="0"/>
      <w:marBottom w:val="0"/>
      <w:divBdr>
        <w:top w:val="none" w:sz="0" w:space="0" w:color="auto"/>
        <w:left w:val="none" w:sz="0" w:space="0" w:color="auto"/>
        <w:bottom w:val="none" w:sz="0" w:space="0" w:color="auto"/>
        <w:right w:val="none" w:sz="0" w:space="0" w:color="auto"/>
      </w:divBdr>
    </w:div>
    <w:div w:id="460390992">
      <w:bodyDiv w:val="1"/>
      <w:marLeft w:val="0"/>
      <w:marRight w:val="0"/>
      <w:marTop w:val="0"/>
      <w:marBottom w:val="0"/>
      <w:divBdr>
        <w:top w:val="none" w:sz="0" w:space="0" w:color="auto"/>
        <w:left w:val="none" w:sz="0" w:space="0" w:color="auto"/>
        <w:bottom w:val="none" w:sz="0" w:space="0" w:color="auto"/>
        <w:right w:val="none" w:sz="0" w:space="0" w:color="auto"/>
      </w:divBdr>
    </w:div>
    <w:div w:id="465198377">
      <w:bodyDiv w:val="1"/>
      <w:marLeft w:val="0"/>
      <w:marRight w:val="0"/>
      <w:marTop w:val="0"/>
      <w:marBottom w:val="0"/>
      <w:divBdr>
        <w:top w:val="none" w:sz="0" w:space="0" w:color="auto"/>
        <w:left w:val="none" w:sz="0" w:space="0" w:color="auto"/>
        <w:bottom w:val="none" w:sz="0" w:space="0" w:color="auto"/>
        <w:right w:val="none" w:sz="0" w:space="0" w:color="auto"/>
      </w:divBdr>
    </w:div>
    <w:div w:id="465783309">
      <w:bodyDiv w:val="1"/>
      <w:marLeft w:val="0"/>
      <w:marRight w:val="0"/>
      <w:marTop w:val="0"/>
      <w:marBottom w:val="0"/>
      <w:divBdr>
        <w:top w:val="none" w:sz="0" w:space="0" w:color="auto"/>
        <w:left w:val="none" w:sz="0" w:space="0" w:color="auto"/>
        <w:bottom w:val="none" w:sz="0" w:space="0" w:color="auto"/>
        <w:right w:val="none" w:sz="0" w:space="0" w:color="auto"/>
      </w:divBdr>
    </w:div>
    <w:div w:id="472337753">
      <w:bodyDiv w:val="1"/>
      <w:marLeft w:val="0"/>
      <w:marRight w:val="0"/>
      <w:marTop w:val="0"/>
      <w:marBottom w:val="0"/>
      <w:divBdr>
        <w:top w:val="none" w:sz="0" w:space="0" w:color="auto"/>
        <w:left w:val="none" w:sz="0" w:space="0" w:color="auto"/>
        <w:bottom w:val="none" w:sz="0" w:space="0" w:color="auto"/>
        <w:right w:val="none" w:sz="0" w:space="0" w:color="auto"/>
      </w:divBdr>
    </w:div>
    <w:div w:id="474685987">
      <w:bodyDiv w:val="1"/>
      <w:marLeft w:val="0"/>
      <w:marRight w:val="0"/>
      <w:marTop w:val="0"/>
      <w:marBottom w:val="0"/>
      <w:divBdr>
        <w:top w:val="none" w:sz="0" w:space="0" w:color="auto"/>
        <w:left w:val="none" w:sz="0" w:space="0" w:color="auto"/>
        <w:bottom w:val="none" w:sz="0" w:space="0" w:color="auto"/>
        <w:right w:val="none" w:sz="0" w:space="0" w:color="auto"/>
      </w:divBdr>
    </w:div>
    <w:div w:id="475529992">
      <w:bodyDiv w:val="1"/>
      <w:marLeft w:val="0"/>
      <w:marRight w:val="0"/>
      <w:marTop w:val="0"/>
      <w:marBottom w:val="0"/>
      <w:divBdr>
        <w:top w:val="none" w:sz="0" w:space="0" w:color="auto"/>
        <w:left w:val="none" w:sz="0" w:space="0" w:color="auto"/>
        <w:bottom w:val="none" w:sz="0" w:space="0" w:color="auto"/>
        <w:right w:val="none" w:sz="0" w:space="0" w:color="auto"/>
      </w:divBdr>
    </w:div>
    <w:div w:id="475688200">
      <w:bodyDiv w:val="1"/>
      <w:marLeft w:val="0"/>
      <w:marRight w:val="0"/>
      <w:marTop w:val="0"/>
      <w:marBottom w:val="0"/>
      <w:divBdr>
        <w:top w:val="none" w:sz="0" w:space="0" w:color="auto"/>
        <w:left w:val="none" w:sz="0" w:space="0" w:color="auto"/>
        <w:bottom w:val="none" w:sz="0" w:space="0" w:color="auto"/>
        <w:right w:val="none" w:sz="0" w:space="0" w:color="auto"/>
      </w:divBdr>
    </w:div>
    <w:div w:id="477845519">
      <w:bodyDiv w:val="1"/>
      <w:marLeft w:val="0"/>
      <w:marRight w:val="0"/>
      <w:marTop w:val="0"/>
      <w:marBottom w:val="0"/>
      <w:divBdr>
        <w:top w:val="none" w:sz="0" w:space="0" w:color="auto"/>
        <w:left w:val="none" w:sz="0" w:space="0" w:color="auto"/>
        <w:bottom w:val="none" w:sz="0" w:space="0" w:color="auto"/>
        <w:right w:val="none" w:sz="0" w:space="0" w:color="auto"/>
      </w:divBdr>
    </w:div>
    <w:div w:id="485367505">
      <w:bodyDiv w:val="1"/>
      <w:marLeft w:val="0"/>
      <w:marRight w:val="0"/>
      <w:marTop w:val="0"/>
      <w:marBottom w:val="0"/>
      <w:divBdr>
        <w:top w:val="none" w:sz="0" w:space="0" w:color="auto"/>
        <w:left w:val="none" w:sz="0" w:space="0" w:color="auto"/>
        <w:bottom w:val="none" w:sz="0" w:space="0" w:color="auto"/>
        <w:right w:val="none" w:sz="0" w:space="0" w:color="auto"/>
      </w:divBdr>
    </w:div>
    <w:div w:id="488710757">
      <w:bodyDiv w:val="1"/>
      <w:marLeft w:val="0"/>
      <w:marRight w:val="0"/>
      <w:marTop w:val="0"/>
      <w:marBottom w:val="0"/>
      <w:divBdr>
        <w:top w:val="none" w:sz="0" w:space="0" w:color="auto"/>
        <w:left w:val="none" w:sz="0" w:space="0" w:color="auto"/>
        <w:bottom w:val="none" w:sz="0" w:space="0" w:color="auto"/>
        <w:right w:val="none" w:sz="0" w:space="0" w:color="auto"/>
      </w:divBdr>
    </w:div>
    <w:div w:id="491795679">
      <w:bodyDiv w:val="1"/>
      <w:marLeft w:val="0"/>
      <w:marRight w:val="0"/>
      <w:marTop w:val="0"/>
      <w:marBottom w:val="0"/>
      <w:divBdr>
        <w:top w:val="none" w:sz="0" w:space="0" w:color="auto"/>
        <w:left w:val="none" w:sz="0" w:space="0" w:color="auto"/>
        <w:bottom w:val="none" w:sz="0" w:space="0" w:color="auto"/>
        <w:right w:val="none" w:sz="0" w:space="0" w:color="auto"/>
      </w:divBdr>
    </w:div>
    <w:div w:id="492140034">
      <w:bodyDiv w:val="1"/>
      <w:marLeft w:val="0"/>
      <w:marRight w:val="0"/>
      <w:marTop w:val="0"/>
      <w:marBottom w:val="0"/>
      <w:divBdr>
        <w:top w:val="none" w:sz="0" w:space="0" w:color="auto"/>
        <w:left w:val="none" w:sz="0" w:space="0" w:color="auto"/>
        <w:bottom w:val="none" w:sz="0" w:space="0" w:color="auto"/>
        <w:right w:val="none" w:sz="0" w:space="0" w:color="auto"/>
      </w:divBdr>
    </w:div>
    <w:div w:id="493688346">
      <w:bodyDiv w:val="1"/>
      <w:marLeft w:val="0"/>
      <w:marRight w:val="0"/>
      <w:marTop w:val="0"/>
      <w:marBottom w:val="0"/>
      <w:divBdr>
        <w:top w:val="none" w:sz="0" w:space="0" w:color="auto"/>
        <w:left w:val="none" w:sz="0" w:space="0" w:color="auto"/>
        <w:bottom w:val="none" w:sz="0" w:space="0" w:color="auto"/>
        <w:right w:val="none" w:sz="0" w:space="0" w:color="auto"/>
      </w:divBdr>
    </w:div>
    <w:div w:id="499008233">
      <w:bodyDiv w:val="1"/>
      <w:marLeft w:val="0"/>
      <w:marRight w:val="0"/>
      <w:marTop w:val="0"/>
      <w:marBottom w:val="0"/>
      <w:divBdr>
        <w:top w:val="none" w:sz="0" w:space="0" w:color="auto"/>
        <w:left w:val="none" w:sz="0" w:space="0" w:color="auto"/>
        <w:bottom w:val="none" w:sz="0" w:space="0" w:color="auto"/>
        <w:right w:val="none" w:sz="0" w:space="0" w:color="auto"/>
      </w:divBdr>
    </w:div>
    <w:div w:id="501968244">
      <w:bodyDiv w:val="1"/>
      <w:marLeft w:val="0"/>
      <w:marRight w:val="0"/>
      <w:marTop w:val="0"/>
      <w:marBottom w:val="0"/>
      <w:divBdr>
        <w:top w:val="none" w:sz="0" w:space="0" w:color="auto"/>
        <w:left w:val="none" w:sz="0" w:space="0" w:color="auto"/>
        <w:bottom w:val="none" w:sz="0" w:space="0" w:color="auto"/>
        <w:right w:val="none" w:sz="0" w:space="0" w:color="auto"/>
      </w:divBdr>
    </w:div>
    <w:div w:id="511409890">
      <w:bodyDiv w:val="1"/>
      <w:marLeft w:val="0"/>
      <w:marRight w:val="0"/>
      <w:marTop w:val="0"/>
      <w:marBottom w:val="0"/>
      <w:divBdr>
        <w:top w:val="none" w:sz="0" w:space="0" w:color="auto"/>
        <w:left w:val="none" w:sz="0" w:space="0" w:color="auto"/>
        <w:bottom w:val="none" w:sz="0" w:space="0" w:color="auto"/>
        <w:right w:val="none" w:sz="0" w:space="0" w:color="auto"/>
      </w:divBdr>
    </w:div>
    <w:div w:id="512114263">
      <w:bodyDiv w:val="1"/>
      <w:marLeft w:val="0"/>
      <w:marRight w:val="0"/>
      <w:marTop w:val="0"/>
      <w:marBottom w:val="0"/>
      <w:divBdr>
        <w:top w:val="none" w:sz="0" w:space="0" w:color="auto"/>
        <w:left w:val="none" w:sz="0" w:space="0" w:color="auto"/>
        <w:bottom w:val="none" w:sz="0" w:space="0" w:color="auto"/>
        <w:right w:val="none" w:sz="0" w:space="0" w:color="auto"/>
      </w:divBdr>
    </w:div>
    <w:div w:id="514341170">
      <w:bodyDiv w:val="1"/>
      <w:marLeft w:val="0"/>
      <w:marRight w:val="0"/>
      <w:marTop w:val="0"/>
      <w:marBottom w:val="0"/>
      <w:divBdr>
        <w:top w:val="none" w:sz="0" w:space="0" w:color="auto"/>
        <w:left w:val="none" w:sz="0" w:space="0" w:color="auto"/>
        <w:bottom w:val="none" w:sz="0" w:space="0" w:color="auto"/>
        <w:right w:val="none" w:sz="0" w:space="0" w:color="auto"/>
      </w:divBdr>
    </w:div>
    <w:div w:id="516886590">
      <w:bodyDiv w:val="1"/>
      <w:marLeft w:val="0"/>
      <w:marRight w:val="0"/>
      <w:marTop w:val="0"/>
      <w:marBottom w:val="0"/>
      <w:divBdr>
        <w:top w:val="none" w:sz="0" w:space="0" w:color="auto"/>
        <w:left w:val="none" w:sz="0" w:space="0" w:color="auto"/>
        <w:bottom w:val="none" w:sz="0" w:space="0" w:color="auto"/>
        <w:right w:val="none" w:sz="0" w:space="0" w:color="auto"/>
      </w:divBdr>
    </w:div>
    <w:div w:id="517620848">
      <w:bodyDiv w:val="1"/>
      <w:marLeft w:val="0"/>
      <w:marRight w:val="0"/>
      <w:marTop w:val="0"/>
      <w:marBottom w:val="0"/>
      <w:divBdr>
        <w:top w:val="none" w:sz="0" w:space="0" w:color="auto"/>
        <w:left w:val="none" w:sz="0" w:space="0" w:color="auto"/>
        <w:bottom w:val="none" w:sz="0" w:space="0" w:color="auto"/>
        <w:right w:val="none" w:sz="0" w:space="0" w:color="auto"/>
      </w:divBdr>
    </w:div>
    <w:div w:id="519441631">
      <w:bodyDiv w:val="1"/>
      <w:marLeft w:val="0"/>
      <w:marRight w:val="0"/>
      <w:marTop w:val="0"/>
      <w:marBottom w:val="0"/>
      <w:divBdr>
        <w:top w:val="none" w:sz="0" w:space="0" w:color="auto"/>
        <w:left w:val="none" w:sz="0" w:space="0" w:color="auto"/>
        <w:bottom w:val="none" w:sz="0" w:space="0" w:color="auto"/>
        <w:right w:val="none" w:sz="0" w:space="0" w:color="auto"/>
      </w:divBdr>
    </w:div>
    <w:div w:id="527258155">
      <w:bodyDiv w:val="1"/>
      <w:marLeft w:val="0"/>
      <w:marRight w:val="0"/>
      <w:marTop w:val="0"/>
      <w:marBottom w:val="0"/>
      <w:divBdr>
        <w:top w:val="none" w:sz="0" w:space="0" w:color="auto"/>
        <w:left w:val="none" w:sz="0" w:space="0" w:color="auto"/>
        <w:bottom w:val="none" w:sz="0" w:space="0" w:color="auto"/>
        <w:right w:val="none" w:sz="0" w:space="0" w:color="auto"/>
      </w:divBdr>
    </w:div>
    <w:div w:id="527908863">
      <w:bodyDiv w:val="1"/>
      <w:marLeft w:val="0"/>
      <w:marRight w:val="0"/>
      <w:marTop w:val="0"/>
      <w:marBottom w:val="0"/>
      <w:divBdr>
        <w:top w:val="none" w:sz="0" w:space="0" w:color="auto"/>
        <w:left w:val="none" w:sz="0" w:space="0" w:color="auto"/>
        <w:bottom w:val="none" w:sz="0" w:space="0" w:color="auto"/>
        <w:right w:val="none" w:sz="0" w:space="0" w:color="auto"/>
      </w:divBdr>
    </w:div>
    <w:div w:id="533074912">
      <w:bodyDiv w:val="1"/>
      <w:marLeft w:val="0"/>
      <w:marRight w:val="0"/>
      <w:marTop w:val="0"/>
      <w:marBottom w:val="0"/>
      <w:divBdr>
        <w:top w:val="none" w:sz="0" w:space="0" w:color="auto"/>
        <w:left w:val="none" w:sz="0" w:space="0" w:color="auto"/>
        <w:bottom w:val="none" w:sz="0" w:space="0" w:color="auto"/>
        <w:right w:val="none" w:sz="0" w:space="0" w:color="auto"/>
      </w:divBdr>
    </w:div>
    <w:div w:id="533344313">
      <w:bodyDiv w:val="1"/>
      <w:marLeft w:val="0"/>
      <w:marRight w:val="0"/>
      <w:marTop w:val="0"/>
      <w:marBottom w:val="0"/>
      <w:divBdr>
        <w:top w:val="none" w:sz="0" w:space="0" w:color="auto"/>
        <w:left w:val="none" w:sz="0" w:space="0" w:color="auto"/>
        <w:bottom w:val="none" w:sz="0" w:space="0" w:color="auto"/>
        <w:right w:val="none" w:sz="0" w:space="0" w:color="auto"/>
      </w:divBdr>
    </w:div>
    <w:div w:id="537666396">
      <w:bodyDiv w:val="1"/>
      <w:marLeft w:val="0"/>
      <w:marRight w:val="0"/>
      <w:marTop w:val="0"/>
      <w:marBottom w:val="0"/>
      <w:divBdr>
        <w:top w:val="none" w:sz="0" w:space="0" w:color="auto"/>
        <w:left w:val="none" w:sz="0" w:space="0" w:color="auto"/>
        <w:bottom w:val="none" w:sz="0" w:space="0" w:color="auto"/>
        <w:right w:val="none" w:sz="0" w:space="0" w:color="auto"/>
      </w:divBdr>
    </w:div>
    <w:div w:id="539248744">
      <w:bodyDiv w:val="1"/>
      <w:marLeft w:val="0"/>
      <w:marRight w:val="0"/>
      <w:marTop w:val="0"/>
      <w:marBottom w:val="0"/>
      <w:divBdr>
        <w:top w:val="none" w:sz="0" w:space="0" w:color="auto"/>
        <w:left w:val="none" w:sz="0" w:space="0" w:color="auto"/>
        <w:bottom w:val="none" w:sz="0" w:space="0" w:color="auto"/>
        <w:right w:val="none" w:sz="0" w:space="0" w:color="auto"/>
      </w:divBdr>
    </w:div>
    <w:div w:id="540826872">
      <w:bodyDiv w:val="1"/>
      <w:marLeft w:val="0"/>
      <w:marRight w:val="0"/>
      <w:marTop w:val="0"/>
      <w:marBottom w:val="0"/>
      <w:divBdr>
        <w:top w:val="none" w:sz="0" w:space="0" w:color="auto"/>
        <w:left w:val="none" w:sz="0" w:space="0" w:color="auto"/>
        <w:bottom w:val="none" w:sz="0" w:space="0" w:color="auto"/>
        <w:right w:val="none" w:sz="0" w:space="0" w:color="auto"/>
      </w:divBdr>
    </w:div>
    <w:div w:id="543099499">
      <w:bodyDiv w:val="1"/>
      <w:marLeft w:val="0"/>
      <w:marRight w:val="0"/>
      <w:marTop w:val="0"/>
      <w:marBottom w:val="0"/>
      <w:divBdr>
        <w:top w:val="none" w:sz="0" w:space="0" w:color="auto"/>
        <w:left w:val="none" w:sz="0" w:space="0" w:color="auto"/>
        <w:bottom w:val="none" w:sz="0" w:space="0" w:color="auto"/>
        <w:right w:val="none" w:sz="0" w:space="0" w:color="auto"/>
      </w:divBdr>
    </w:div>
    <w:div w:id="544096745">
      <w:bodyDiv w:val="1"/>
      <w:marLeft w:val="0"/>
      <w:marRight w:val="0"/>
      <w:marTop w:val="0"/>
      <w:marBottom w:val="0"/>
      <w:divBdr>
        <w:top w:val="none" w:sz="0" w:space="0" w:color="auto"/>
        <w:left w:val="none" w:sz="0" w:space="0" w:color="auto"/>
        <w:bottom w:val="none" w:sz="0" w:space="0" w:color="auto"/>
        <w:right w:val="none" w:sz="0" w:space="0" w:color="auto"/>
      </w:divBdr>
    </w:div>
    <w:div w:id="547257021">
      <w:bodyDiv w:val="1"/>
      <w:marLeft w:val="0"/>
      <w:marRight w:val="0"/>
      <w:marTop w:val="0"/>
      <w:marBottom w:val="0"/>
      <w:divBdr>
        <w:top w:val="none" w:sz="0" w:space="0" w:color="auto"/>
        <w:left w:val="none" w:sz="0" w:space="0" w:color="auto"/>
        <w:bottom w:val="none" w:sz="0" w:space="0" w:color="auto"/>
        <w:right w:val="none" w:sz="0" w:space="0" w:color="auto"/>
      </w:divBdr>
    </w:div>
    <w:div w:id="548617672">
      <w:bodyDiv w:val="1"/>
      <w:marLeft w:val="0"/>
      <w:marRight w:val="0"/>
      <w:marTop w:val="0"/>
      <w:marBottom w:val="0"/>
      <w:divBdr>
        <w:top w:val="none" w:sz="0" w:space="0" w:color="auto"/>
        <w:left w:val="none" w:sz="0" w:space="0" w:color="auto"/>
        <w:bottom w:val="none" w:sz="0" w:space="0" w:color="auto"/>
        <w:right w:val="none" w:sz="0" w:space="0" w:color="auto"/>
      </w:divBdr>
    </w:div>
    <w:div w:id="555237877">
      <w:bodyDiv w:val="1"/>
      <w:marLeft w:val="0"/>
      <w:marRight w:val="0"/>
      <w:marTop w:val="0"/>
      <w:marBottom w:val="0"/>
      <w:divBdr>
        <w:top w:val="none" w:sz="0" w:space="0" w:color="auto"/>
        <w:left w:val="none" w:sz="0" w:space="0" w:color="auto"/>
        <w:bottom w:val="none" w:sz="0" w:space="0" w:color="auto"/>
        <w:right w:val="none" w:sz="0" w:space="0" w:color="auto"/>
      </w:divBdr>
    </w:div>
    <w:div w:id="560021942">
      <w:bodyDiv w:val="1"/>
      <w:marLeft w:val="0"/>
      <w:marRight w:val="0"/>
      <w:marTop w:val="0"/>
      <w:marBottom w:val="0"/>
      <w:divBdr>
        <w:top w:val="none" w:sz="0" w:space="0" w:color="auto"/>
        <w:left w:val="none" w:sz="0" w:space="0" w:color="auto"/>
        <w:bottom w:val="none" w:sz="0" w:space="0" w:color="auto"/>
        <w:right w:val="none" w:sz="0" w:space="0" w:color="auto"/>
      </w:divBdr>
    </w:div>
    <w:div w:id="560481283">
      <w:bodyDiv w:val="1"/>
      <w:marLeft w:val="0"/>
      <w:marRight w:val="0"/>
      <w:marTop w:val="0"/>
      <w:marBottom w:val="0"/>
      <w:divBdr>
        <w:top w:val="none" w:sz="0" w:space="0" w:color="auto"/>
        <w:left w:val="none" w:sz="0" w:space="0" w:color="auto"/>
        <w:bottom w:val="none" w:sz="0" w:space="0" w:color="auto"/>
        <w:right w:val="none" w:sz="0" w:space="0" w:color="auto"/>
      </w:divBdr>
    </w:div>
    <w:div w:id="569198124">
      <w:bodyDiv w:val="1"/>
      <w:marLeft w:val="0"/>
      <w:marRight w:val="0"/>
      <w:marTop w:val="0"/>
      <w:marBottom w:val="0"/>
      <w:divBdr>
        <w:top w:val="none" w:sz="0" w:space="0" w:color="auto"/>
        <w:left w:val="none" w:sz="0" w:space="0" w:color="auto"/>
        <w:bottom w:val="none" w:sz="0" w:space="0" w:color="auto"/>
        <w:right w:val="none" w:sz="0" w:space="0" w:color="auto"/>
      </w:divBdr>
    </w:div>
    <w:div w:id="571818267">
      <w:bodyDiv w:val="1"/>
      <w:marLeft w:val="0"/>
      <w:marRight w:val="0"/>
      <w:marTop w:val="0"/>
      <w:marBottom w:val="0"/>
      <w:divBdr>
        <w:top w:val="none" w:sz="0" w:space="0" w:color="auto"/>
        <w:left w:val="none" w:sz="0" w:space="0" w:color="auto"/>
        <w:bottom w:val="none" w:sz="0" w:space="0" w:color="auto"/>
        <w:right w:val="none" w:sz="0" w:space="0" w:color="auto"/>
      </w:divBdr>
    </w:div>
    <w:div w:id="572202480">
      <w:bodyDiv w:val="1"/>
      <w:marLeft w:val="0"/>
      <w:marRight w:val="0"/>
      <w:marTop w:val="0"/>
      <w:marBottom w:val="0"/>
      <w:divBdr>
        <w:top w:val="none" w:sz="0" w:space="0" w:color="auto"/>
        <w:left w:val="none" w:sz="0" w:space="0" w:color="auto"/>
        <w:bottom w:val="none" w:sz="0" w:space="0" w:color="auto"/>
        <w:right w:val="none" w:sz="0" w:space="0" w:color="auto"/>
      </w:divBdr>
    </w:div>
    <w:div w:id="577442174">
      <w:bodyDiv w:val="1"/>
      <w:marLeft w:val="0"/>
      <w:marRight w:val="0"/>
      <w:marTop w:val="0"/>
      <w:marBottom w:val="0"/>
      <w:divBdr>
        <w:top w:val="none" w:sz="0" w:space="0" w:color="auto"/>
        <w:left w:val="none" w:sz="0" w:space="0" w:color="auto"/>
        <w:bottom w:val="none" w:sz="0" w:space="0" w:color="auto"/>
        <w:right w:val="none" w:sz="0" w:space="0" w:color="auto"/>
      </w:divBdr>
    </w:div>
    <w:div w:id="577523880">
      <w:bodyDiv w:val="1"/>
      <w:marLeft w:val="0"/>
      <w:marRight w:val="0"/>
      <w:marTop w:val="0"/>
      <w:marBottom w:val="0"/>
      <w:divBdr>
        <w:top w:val="none" w:sz="0" w:space="0" w:color="auto"/>
        <w:left w:val="none" w:sz="0" w:space="0" w:color="auto"/>
        <w:bottom w:val="none" w:sz="0" w:space="0" w:color="auto"/>
        <w:right w:val="none" w:sz="0" w:space="0" w:color="auto"/>
      </w:divBdr>
    </w:div>
    <w:div w:id="581111581">
      <w:bodyDiv w:val="1"/>
      <w:marLeft w:val="0"/>
      <w:marRight w:val="0"/>
      <w:marTop w:val="0"/>
      <w:marBottom w:val="0"/>
      <w:divBdr>
        <w:top w:val="none" w:sz="0" w:space="0" w:color="auto"/>
        <w:left w:val="none" w:sz="0" w:space="0" w:color="auto"/>
        <w:bottom w:val="none" w:sz="0" w:space="0" w:color="auto"/>
        <w:right w:val="none" w:sz="0" w:space="0" w:color="auto"/>
      </w:divBdr>
    </w:div>
    <w:div w:id="581139021">
      <w:bodyDiv w:val="1"/>
      <w:marLeft w:val="0"/>
      <w:marRight w:val="0"/>
      <w:marTop w:val="0"/>
      <w:marBottom w:val="0"/>
      <w:divBdr>
        <w:top w:val="none" w:sz="0" w:space="0" w:color="auto"/>
        <w:left w:val="none" w:sz="0" w:space="0" w:color="auto"/>
        <w:bottom w:val="none" w:sz="0" w:space="0" w:color="auto"/>
        <w:right w:val="none" w:sz="0" w:space="0" w:color="auto"/>
      </w:divBdr>
    </w:div>
    <w:div w:id="581337079">
      <w:bodyDiv w:val="1"/>
      <w:marLeft w:val="0"/>
      <w:marRight w:val="0"/>
      <w:marTop w:val="0"/>
      <w:marBottom w:val="0"/>
      <w:divBdr>
        <w:top w:val="none" w:sz="0" w:space="0" w:color="auto"/>
        <w:left w:val="none" w:sz="0" w:space="0" w:color="auto"/>
        <w:bottom w:val="none" w:sz="0" w:space="0" w:color="auto"/>
        <w:right w:val="none" w:sz="0" w:space="0" w:color="auto"/>
      </w:divBdr>
    </w:div>
    <w:div w:id="583607973">
      <w:bodyDiv w:val="1"/>
      <w:marLeft w:val="0"/>
      <w:marRight w:val="0"/>
      <w:marTop w:val="0"/>
      <w:marBottom w:val="0"/>
      <w:divBdr>
        <w:top w:val="none" w:sz="0" w:space="0" w:color="auto"/>
        <w:left w:val="none" w:sz="0" w:space="0" w:color="auto"/>
        <w:bottom w:val="none" w:sz="0" w:space="0" w:color="auto"/>
        <w:right w:val="none" w:sz="0" w:space="0" w:color="auto"/>
      </w:divBdr>
    </w:div>
    <w:div w:id="583613175">
      <w:bodyDiv w:val="1"/>
      <w:marLeft w:val="0"/>
      <w:marRight w:val="0"/>
      <w:marTop w:val="0"/>
      <w:marBottom w:val="0"/>
      <w:divBdr>
        <w:top w:val="none" w:sz="0" w:space="0" w:color="auto"/>
        <w:left w:val="none" w:sz="0" w:space="0" w:color="auto"/>
        <w:bottom w:val="none" w:sz="0" w:space="0" w:color="auto"/>
        <w:right w:val="none" w:sz="0" w:space="0" w:color="auto"/>
      </w:divBdr>
    </w:div>
    <w:div w:id="586578383">
      <w:bodyDiv w:val="1"/>
      <w:marLeft w:val="0"/>
      <w:marRight w:val="0"/>
      <w:marTop w:val="0"/>
      <w:marBottom w:val="0"/>
      <w:divBdr>
        <w:top w:val="none" w:sz="0" w:space="0" w:color="auto"/>
        <w:left w:val="none" w:sz="0" w:space="0" w:color="auto"/>
        <w:bottom w:val="none" w:sz="0" w:space="0" w:color="auto"/>
        <w:right w:val="none" w:sz="0" w:space="0" w:color="auto"/>
      </w:divBdr>
    </w:div>
    <w:div w:id="588657818">
      <w:bodyDiv w:val="1"/>
      <w:marLeft w:val="0"/>
      <w:marRight w:val="0"/>
      <w:marTop w:val="0"/>
      <w:marBottom w:val="0"/>
      <w:divBdr>
        <w:top w:val="none" w:sz="0" w:space="0" w:color="auto"/>
        <w:left w:val="none" w:sz="0" w:space="0" w:color="auto"/>
        <w:bottom w:val="none" w:sz="0" w:space="0" w:color="auto"/>
        <w:right w:val="none" w:sz="0" w:space="0" w:color="auto"/>
      </w:divBdr>
    </w:div>
    <w:div w:id="597057951">
      <w:bodyDiv w:val="1"/>
      <w:marLeft w:val="0"/>
      <w:marRight w:val="0"/>
      <w:marTop w:val="0"/>
      <w:marBottom w:val="0"/>
      <w:divBdr>
        <w:top w:val="none" w:sz="0" w:space="0" w:color="auto"/>
        <w:left w:val="none" w:sz="0" w:space="0" w:color="auto"/>
        <w:bottom w:val="none" w:sz="0" w:space="0" w:color="auto"/>
        <w:right w:val="none" w:sz="0" w:space="0" w:color="auto"/>
      </w:divBdr>
    </w:div>
    <w:div w:id="599340960">
      <w:bodyDiv w:val="1"/>
      <w:marLeft w:val="0"/>
      <w:marRight w:val="0"/>
      <w:marTop w:val="0"/>
      <w:marBottom w:val="0"/>
      <w:divBdr>
        <w:top w:val="none" w:sz="0" w:space="0" w:color="auto"/>
        <w:left w:val="none" w:sz="0" w:space="0" w:color="auto"/>
        <w:bottom w:val="none" w:sz="0" w:space="0" w:color="auto"/>
        <w:right w:val="none" w:sz="0" w:space="0" w:color="auto"/>
      </w:divBdr>
    </w:div>
    <w:div w:id="607809085">
      <w:bodyDiv w:val="1"/>
      <w:marLeft w:val="0"/>
      <w:marRight w:val="0"/>
      <w:marTop w:val="0"/>
      <w:marBottom w:val="0"/>
      <w:divBdr>
        <w:top w:val="none" w:sz="0" w:space="0" w:color="auto"/>
        <w:left w:val="none" w:sz="0" w:space="0" w:color="auto"/>
        <w:bottom w:val="none" w:sz="0" w:space="0" w:color="auto"/>
        <w:right w:val="none" w:sz="0" w:space="0" w:color="auto"/>
      </w:divBdr>
    </w:div>
    <w:div w:id="626740477">
      <w:bodyDiv w:val="1"/>
      <w:marLeft w:val="0"/>
      <w:marRight w:val="0"/>
      <w:marTop w:val="0"/>
      <w:marBottom w:val="0"/>
      <w:divBdr>
        <w:top w:val="none" w:sz="0" w:space="0" w:color="auto"/>
        <w:left w:val="none" w:sz="0" w:space="0" w:color="auto"/>
        <w:bottom w:val="none" w:sz="0" w:space="0" w:color="auto"/>
        <w:right w:val="none" w:sz="0" w:space="0" w:color="auto"/>
      </w:divBdr>
    </w:div>
    <w:div w:id="629282266">
      <w:bodyDiv w:val="1"/>
      <w:marLeft w:val="0"/>
      <w:marRight w:val="0"/>
      <w:marTop w:val="0"/>
      <w:marBottom w:val="0"/>
      <w:divBdr>
        <w:top w:val="none" w:sz="0" w:space="0" w:color="auto"/>
        <w:left w:val="none" w:sz="0" w:space="0" w:color="auto"/>
        <w:bottom w:val="none" w:sz="0" w:space="0" w:color="auto"/>
        <w:right w:val="none" w:sz="0" w:space="0" w:color="auto"/>
      </w:divBdr>
    </w:div>
    <w:div w:id="629357652">
      <w:bodyDiv w:val="1"/>
      <w:marLeft w:val="0"/>
      <w:marRight w:val="0"/>
      <w:marTop w:val="0"/>
      <w:marBottom w:val="0"/>
      <w:divBdr>
        <w:top w:val="none" w:sz="0" w:space="0" w:color="auto"/>
        <w:left w:val="none" w:sz="0" w:space="0" w:color="auto"/>
        <w:bottom w:val="none" w:sz="0" w:space="0" w:color="auto"/>
        <w:right w:val="none" w:sz="0" w:space="0" w:color="auto"/>
      </w:divBdr>
    </w:div>
    <w:div w:id="630551514">
      <w:bodyDiv w:val="1"/>
      <w:marLeft w:val="0"/>
      <w:marRight w:val="0"/>
      <w:marTop w:val="0"/>
      <w:marBottom w:val="0"/>
      <w:divBdr>
        <w:top w:val="none" w:sz="0" w:space="0" w:color="auto"/>
        <w:left w:val="none" w:sz="0" w:space="0" w:color="auto"/>
        <w:bottom w:val="none" w:sz="0" w:space="0" w:color="auto"/>
        <w:right w:val="none" w:sz="0" w:space="0" w:color="auto"/>
      </w:divBdr>
    </w:div>
    <w:div w:id="633145996">
      <w:bodyDiv w:val="1"/>
      <w:marLeft w:val="0"/>
      <w:marRight w:val="0"/>
      <w:marTop w:val="0"/>
      <w:marBottom w:val="0"/>
      <w:divBdr>
        <w:top w:val="none" w:sz="0" w:space="0" w:color="auto"/>
        <w:left w:val="none" w:sz="0" w:space="0" w:color="auto"/>
        <w:bottom w:val="none" w:sz="0" w:space="0" w:color="auto"/>
        <w:right w:val="none" w:sz="0" w:space="0" w:color="auto"/>
      </w:divBdr>
    </w:div>
    <w:div w:id="633488938">
      <w:bodyDiv w:val="1"/>
      <w:marLeft w:val="0"/>
      <w:marRight w:val="0"/>
      <w:marTop w:val="0"/>
      <w:marBottom w:val="0"/>
      <w:divBdr>
        <w:top w:val="none" w:sz="0" w:space="0" w:color="auto"/>
        <w:left w:val="none" w:sz="0" w:space="0" w:color="auto"/>
        <w:bottom w:val="none" w:sz="0" w:space="0" w:color="auto"/>
        <w:right w:val="none" w:sz="0" w:space="0" w:color="auto"/>
      </w:divBdr>
    </w:div>
    <w:div w:id="645668565">
      <w:bodyDiv w:val="1"/>
      <w:marLeft w:val="0"/>
      <w:marRight w:val="0"/>
      <w:marTop w:val="0"/>
      <w:marBottom w:val="0"/>
      <w:divBdr>
        <w:top w:val="none" w:sz="0" w:space="0" w:color="auto"/>
        <w:left w:val="none" w:sz="0" w:space="0" w:color="auto"/>
        <w:bottom w:val="none" w:sz="0" w:space="0" w:color="auto"/>
        <w:right w:val="none" w:sz="0" w:space="0" w:color="auto"/>
      </w:divBdr>
    </w:div>
    <w:div w:id="647637787">
      <w:bodyDiv w:val="1"/>
      <w:marLeft w:val="0"/>
      <w:marRight w:val="0"/>
      <w:marTop w:val="0"/>
      <w:marBottom w:val="0"/>
      <w:divBdr>
        <w:top w:val="none" w:sz="0" w:space="0" w:color="auto"/>
        <w:left w:val="none" w:sz="0" w:space="0" w:color="auto"/>
        <w:bottom w:val="none" w:sz="0" w:space="0" w:color="auto"/>
        <w:right w:val="none" w:sz="0" w:space="0" w:color="auto"/>
      </w:divBdr>
    </w:div>
    <w:div w:id="650253611">
      <w:bodyDiv w:val="1"/>
      <w:marLeft w:val="0"/>
      <w:marRight w:val="0"/>
      <w:marTop w:val="0"/>
      <w:marBottom w:val="0"/>
      <w:divBdr>
        <w:top w:val="none" w:sz="0" w:space="0" w:color="auto"/>
        <w:left w:val="none" w:sz="0" w:space="0" w:color="auto"/>
        <w:bottom w:val="none" w:sz="0" w:space="0" w:color="auto"/>
        <w:right w:val="none" w:sz="0" w:space="0" w:color="auto"/>
      </w:divBdr>
    </w:div>
    <w:div w:id="651716782">
      <w:bodyDiv w:val="1"/>
      <w:marLeft w:val="0"/>
      <w:marRight w:val="0"/>
      <w:marTop w:val="0"/>
      <w:marBottom w:val="0"/>
      <w:divBdr>
        <w:top w:val="none" w:sz="0" w:space="0" w:color="auto"/>
        <w:left w:val="none" w:sz="0" w:space="0" w:color="auto"/>
        <w:bottom w:val="none" w:sz="0" w:space="0" w:color="auto"/>
        <w:right w:val="none" w:sz="0" w:space="0" w:color="auto"/>
      </w:divBdr>
    </w:div>
    <w:div w:id="653417460">
      <w:bodyDiv w:val="1"/>
      <w:marLeft w:val="0"/>
      <w:marRight w:val="0"/>
      <w:marTop w:val="0"/>
      <w:marBottom w:val="0"/>
      <w:divBdr>
        <w:top w:val="none" w:sz="0" w:space="0" w:color="auto"/>
        <w:left w:val="none" w:sz="0" w:space="0" w:color="auto"/>
        <w:bottom w:val="none" w:sz="0" w:space="0" w:color="auto"/>
        <w:right w:val="none" w:sz="0" w:space="0" w:color="auto"/>
      </w:divBdr>
    </w:div>
    <w:div w:id="658770138">
      <w:bodyDiv w:val="1"/>
      <w:marLeft w:val="0"/>
      <w:marRight w:val="0"/>
      <w:marTop w:val="0"/>
      <w:marBottom w:val="0"/>
      <w:divBdr>
        <w:top w:val="none" w:sz="0" w:space="0" w:color="auto"/>
        <w:left w:val="none" w:sz="0" w:space="0" w:color="auto"/>
        <w:bottom w:val="none" w:sz="0" w:space="0" w:color="auto"/>
        <w:right w:val="none" w:sz="0" w:space="0" w:color="auto"/>
      </w:divBdr>
    </w:div>
    <w:div w:id="667947257">
      <w:bodyDiv w:val="1"/>
      <w:marLeft w:val="0"/>
      <w:marRight w:val="0"/>
      <w:marTop w:val="0"/>
      <w:marBottom w:val="0"/>
      <w:divBdr>
        <w:top w:val="none" w:sz="0" w:space="0" w:color="auto"/>
        <w:left w:val="none" w:sz="0" w:space="0" w:color="auto"/>
        <w:bottom w:val="none" w:sz="0" w:space="0" w:color="auto"/>
        <w:right w:val="none" w:sz="0" w:space="0" w:color="auto"/>
      </w:divBdr>
    </w:div>
    <w:div w:id="668290517">
      <w:bodyDiv w:val="1"/>
      <w:marLeft w:val="0"/>
      <w:marRight w:val="0"/>
      <w:marTop w:val="0"/>
      <w:marBottom w:val="0"/>
      <w:divBdr>
        <w:top w:val="none" w:sz="0" w:space="0" w:color="auto"/>
        <w:left w:val="none" w:sz="0" w:space="0" w:color="auto"/>
        <w:bottom w:val="none" w:sz="0" w:space="0" w:color="auto"/>
        <w:right w:val="none" w:sz="0" w:space="0" w:color="auto"/>
      </w:divBdr>
    </w:div>
    <w:div w:id="670983802">
      <w:bodyDiv w:val="1"/>
      <w:marLeft w:val="0"/>
      <w:marRight w:val="0"/>
      <w:marTop w:val="0"/>
      <w:marBottom w:val="0"/>
      <w:divBdr>
        <w:top w:val="none" w:sz="0" w:space="0" w:color="auto"/>
        <w:left w:val="none" w:sz="0" w:space="0" w:color="auto"/>
        <w:bottom w:val="none" w:sz="0" w:space="0" w:color="auto"/>
        <w:right w:val="none" w:sz="0" w:space="0" w:color="auto"/>
      </w:divBdr>
    </w:div>
    <w:div w:id="674767801">
      <w:bodyDiv w:val="1"/>
      <w:marLeft w:val="0"/>
      <w:marRight w:val="0"/>
      <w:marTop w:val="0"/>
      <w:marBottom w:val="0"/>
      <w:divBdr>
        <w:top w:val="none" w:sz="0" w:space="0" w:color="auto"/>
        <w:left w:val="none" w:sz="0" w:space="0" w:color="auto"/>
        <w:bottom w:val="none" w:sz="0" w:space="0" w:color="auto"/>
        <w:right w:val="none" w:sz="0" w:space="0" w:color="auto"/>
      </w:divBdr>
    </w:div>
    <w:div w:id="681246958">
      <w:bodyDiv w:val="1"/>
      <w:marLeft w:val="0"/>
      <w:marRight w:val="0"/>
      <w:marTop w:val="0"/>
      <w:marBottom w:val="0"/>
      <w:divBdr>
        <w:top w:val="none" w:sz="0" w:space="0" w:color="auto"/>
        <w:left w:val="none" w:sz="0" w:space="0" w:color="auto"/>
        <w:bottom w:val="none" w:sz="0" w:space="0" w:color="auto"/>
        <w:right w:val="none" w:sz="0" w:space="0" w:color="auto"/>
      </w:divBdr>
    </w:div>
    <w:div w:id="682321670">
      <w:bodyDiv w:val="1"/>
      <w:marLeft w:val="0"/>
      <w:marRight w:val="0"/>
      <w:marTop w:val="0"/>
      <w:marBottom w:val="0"/>
      <w:divBdr>
        <w:top w:val="none" w:sz="0" w:space="0" w:color="auto"/>
        <w:left w:val="none" w:sz="0" w:space="0" w:color="auto"/>
        <w:bottom w:val="none" w:sz="0" w:space="0" w:color="auto"/>
        <w:right w:val="none" w:sz="0" w:space="0" w:color="auto"/>
      </w:divBdr>
    </w:div>
    <w:div w:id="685012467">
      <w:bodyDiv w:val="1"/>
      <w:marLeft w:val="0"/>
      <w:marRight w:val="0"/>
      <w:marTop w:val="0"/>
      <w:marBottom w:val="0"/>
      <w:divBdr>
        <w:top w:val="none" w:sz="0" w:space="0" w:color="auto"/>
        <w:left w:val="none" w:sz="0" w:space="0" w:color="auto"/>
        <w:bottom w:val="none" w:sz="0" w:space="0" w:color="auto"/>
        <w:right w:val="none" w:sz="0" w:space="0" w:color="auto"/>
      </w:divBdr>
    </w:div>
    <w:div w:id="693072227">
      <w:bodyDiv w:val="1"/>
      <w:marLeft w:val="0"/>
      <w:marRight w:val="0"/>
      <w:marTop w:val="0"/>
      <w:marBottom w:val="0"/>
      <w:divBdr>
        <w:top w:val="none" w:sz="0" w:space="0" w:color="auto"/>
        <w:left w:val="none" w:sz="0" w:space="0" w:color="auto"/>
        <w:bottom w:val="none" w:sz="0" w:space="0" w:color="auto"/>
        <w:right w:val="none" w:sz="0" w:space="0" w:color="auto"/>
      </w:divBdr>
    </w:div>
    <w:div w:id="693700115">
      <w:bodyDiv w:val="1"/>
      <w:marLeft w:val="0"/>
      <w:marRight w:val="0"/>
      <w:marTop w:val="0"/>
      <w:marBottom w:val="0"/>
      <w:divBdr>
        <w:top w:val="none" w:sz="0" w:space="0" w:color="auto"/>
        <w:left w:val="none" w:sz="0" w:space="0" w:color="auto"/>
        <w:bottom w:val="none" w:sz="0" w:space="0" w:color="auto"/>
        <w:right w:val="none" w:sz="0" w:space="0" w:color="auto"/>
      </w:divBdr>
    </w:div>
    <w:div w:id="695303386">
      <w:bodyDiv w:val="1"/>
      <w:marLeft w:val="0"/>
      <w:marRight w:val="0"/>
      <w:marTop w:val="0"/>
      <w:marBottom w:val="0"/>
      <w:divBdr>
        <w:top w:val="none" w:sz="0" w:space="0" w:color="auto"/>
        <w:left w:val="none" w:sz="0" w:space="0" w:color="auto"/>
        <w:bottom w:val="none" w:sz="0" w:space="0" w:color="auto"/>
        <w:right w:val="none" w:sz="0" w:space="0" w:color="auto"/>
      </w:divBdr>
    </w:div>
    <w:div w:id="704251046">
      <w:bodyDiv w:val="1"/>
      <w:marLeft w:val="0"/>
      <w:marRight w:val="0"/>
      <w:marTop w:val="0"/>
      <w:marBottom w:val="0"/>
      <w:divBdr>
        <w:top w:val="none" w:sz="0" w:space="0" w:color="auto"/>
        <w:left w:val="none" w:sz="0" w:space="0" w:color="auto"/>
        <w:bottom w:val="none" w:sz="0" w:space="0" w:color="auto"/>
        <w:right w:val="none" w:sz="0" w:space="0" w:color="auto"/>
      </w:divBdr>
    </w:div>
    <w:div w:id="705253252">
      <w:bodyDiv w:val="1"/>
      <w:marLeft w:val="0"/>
      <w:marRight w:val="0"/>
      <w:marTop w:val="0"/>
      <w:marBottom w:val="0"/>
      <w:divBdr>
        <w:top w:val="none" w:sz="0" w:space="0" w:color="auto"/>
        <w:left w:val="none" w:sz="0" w:space="0" w:color="auto"/>
        <w:bottom w:val="none" w:sz="0" w:space="0" w:color="auto"/>
        <w:right w:val="none" w:sz="0" w:space="0" w:color="auto"/>
      </w:divBdr>
    </w:div>
    <w:div w:id="705521955">
      <w:bodyDiv w:val="1"/>
      <w:marLeft w:val="0"/>
      <w:marRight w:val="0"/>
      <w:marTop w:val="0"/>
      <w:marBottom w:val="0"/>
      <w:divBdr>
        <w:top w:val="none" w:sz="0" w:space="0" w:color="auto"/>
        <w:left w:val="none" w:sz="0" w:space="0" w:color="auto"/>
        <w:bottom w:val="none" w:sz="0" w:space="0" w:color="auto"/>
        <w:right w:val="none" w:sz="0" w:space="0" w:color="auto"/>
      </w:divBdr>
    </w:div>
    <w:div w:id="711685327">
      <w:bodyDiv w:val="1"/>
      <w:marLeft w:val="0"/>
      <w:marRight w:val="0"/>
      <w:marTop w:val="0"/>
      <w:marBottom w:val="0"/>
      <w:divBdr>
        <w:top w:val="none" w:sz="0" w:space="0" w:color="auto"/>
        <w:left w:val="none" w:sz="0" w:space="0" w:color="auto"/>
        <w:bottom w:val="none" w:sz="0" w:space="0" w:color="auto"/>
        <w:right w:val="none" w:sz="0" w:space="0" w:color="auto"/>
      </w:divBdr>
    </w:div>
    <w:div w:id="722556119">
      <w:bodyDiv w:val="1"/>
      <w:marLeft w:val="0"/>
      <w:marRight w:val="0"/>
      <w:marTop w:val="0"/>
      <w:marBottom w:val="0"/>
      <w:divBdr>
        <w:top w:val="none" w:sz="0" w:space="0" w:color="auto"/>
        <w:left w:val="none" w:sz="0" w:space="0" w:color="auto"/>
        <w:bottom w:val="none" w:sz="0" w:space="0" w:color="auto"/>
        <w:right w:val="none" w:sz="0" w:space="0" w:color="auto"/>
      </w:divBdr>
    </w:div>
    <w:div w:id="737098035">
      <w:bodyDiv w:val="1"/>
      <w:marLeft w:val="0"/>
      <w:marRight w:val="0"/>
      <w:marTop w:val="0"/>
      <w:marBottom w:val="0"/>
      <w:divBdr>
        <w:top w:val="none" w:sz="0" w:space="0" w:color="auto"/>
        <w:left w:val="none" w:sz="0" w:space="0" w:color="auto"/>
        <w:bottom w:val="none" w:sz="0" w:space="0" w:color="auto"/>
        <w:right w:val="none" w:sz="0" w:space="0" w:color="auto"/>
      </w:divBdr>
    </w:div>
    <w:div w:id="740710753">
      <w:bodyDiv w:val="1"/>
      <w:marLeft w:val="0"/>
      <w:marRight w:val="0"/>
      <w:marTop w:val="0"/>
      <w:marBottom w:val="0"/>
      <w:divBdr>
        <w:top w:val="none" w:sz="0" w:space="0" w:color="auto"/>
        <w:left w:val="none" w:sz="0" w:space="0" w:color="auto"/>
        <w:bottom w:val="none" w:sz="0" w:space="0" w:color="auto"/>
        <w:right w:val="none" w:sz="0" w:space="0" w:color="auto"/>
      </w:divBdr>
    </w:div>
    <w:div w:id="744038567">
      <w:bodyDiv w:val="1"/>
      <w:marLeft w:val="0"/>
      <w:marRight w:val="0"/>
      <w:marTop w:val="0"/>
      <w:marBottom w:val="0"/>
      <w:divBdr>
        <w:top w:val="none" w:sz="0" w:space="0" w:color="auto"/>
        <w:left w:val="none" w:sz="0" w:space="0" w:color="auto"/>
        <w:bottom w:val="none" w:sz="0" w:space="0" w:color="auto"/>
        <w:right w:val="none" w:sz="0" w:space="0" w:color="auto"/>
      </w:divBdr>
    </w:div>
    <w:div w:id="744425186">
      <w:bodyDiv w:val="1"/>
      <w:marLeft w:val="0"/>
      <w:marRight w:val="0"/>
      <w:marTop w:val="0"/>
      <w:marBottom w:val="0"/>
      <w:divBdr>
        <w:top w:val="none" w:sz="0" w:space="0" w:color="auto"/>
        <w:left w:val="none" w:sz="0" w:space="0" w:color="auto"/>
        <w:bottom w:val="none" w:sz="0" w:space="0" w:color="auto"/>
        <w:right w:val="none" w:sz="0" w:space="0" w:color="auto"/>
      </w:divBdr>
    </w:div>
    <w:div w:id="745223705">
      <w:bodyDiv w:val="1"/>
      <w:marLeft w:val="0"/>
      <w:marRight w:val="0"/>
      <w:marTop w:val="0"/>
      <w:marBottom w:val="0"/>
      <w:divBdr>
        <w:top w:val="none" w:sz="0" w:space="0" w:color="auto"/>
        <w:left w:val="none" w:sz="0" w:space="0" w:color="auto"/>
        <w:bottom w:val="none" w:sz="0" w:space="0" w:color="auto"/>
        <w:right w:val="none" w:sz="0" w:space="0" w:color="auto"/>
      </w:divBdr>
    </w:div>
    <w:div w:id="748648763">
      <w:bodyDiv w:val="1"/>
      <w:marLeft w:val="0"/>
      <w:marRight w:val="0"/>
      <w:marTop w:val="0"/>
      <w:marBottom w:val="0"/>
      <w:divBdr>
        <w:top w:val="none" w:sz="0" w:space="0" w:color="auto"/>
        <w:left w:val="none" w:sz="0" w:space="0" w:color="auto"/>
        <w:bottom w:val="none" w:sz="0" w:space="0" w:color="auto"/>
        <w:right w:val="none" w:sz="0" w:space="0" w:color="auto"/>
      </w:divBdr>
    </w:div>
    <w:div w:id="750931306">
      <w:bodyDiv w:val="1"/>
      <w:marLeft w:val="0"/>
      <w:marRight w:val="0"/>
      <w:marTop w:val="0"/>
      <w:marBottom w:val="0"/>
      <w:divBdr>
        <w:top w:val="none" w:sz="0" w:space="0" w:color="auto"/>
        <w:left w:val="none" w:sz="0" w:space="0" w:color="auto"/>
        <w:bottom w:val="none" w:sz="0" w:space="0" w:color="auto"/>
        <w:right w:val="none" w:sz="0" w:space="0" w:color="auto"/>
      </w:divBdr>
    </w:div>
    <w:div w:id="751700406">
      <w:bodyDiv w:val="1"/>
      <w:marLeft w:val="0"/>
      <w:marRight w:val="0"/>
      <w:marTop w:val="0"/>
      <w:marBottom w:val="0"/>
      <w:divBdr>
        <w:top w:val="none" w:sz="0" w:space="0" w:color="auto"/>
        <w:left w:val="none" w:sz="0" w:space="0" w:color="auto"/>
        <w:bottom w:val="none" w:sz="0" w:space="0" w:color="auto"/>
        <w:right w:val="none" w:sz="0" w:space="0" w:color="auto"/>
      </w:divBdr>
    </w:div>
    <w:div w:id="751898874">
      <w:bodyDiv w:val="1"/>
      <w:marLeft w:val="0"/>
      <w:marRight w:val="0"/>
      <w:marTop w:val="0"/>
      <w:marBottom w:val="0"/>
      <w:divBdr>
        <w:top w:val="none" w:sz="0" w:space="0" w:color="auto"/>
        <w:left w:val="none" w:sz="0" w:space="0" w:color="auto"/>
        <w:bottom w:val="none" w:sz="0" w:space="0" w:color="auto"/>
        <w:right w:val="none" w:sz="0" w:space="0" w:color="auto"/>
      </w:divBdr>
    </w:div>
    <w:div w:id="753747729">
      <w:bodyDiv w:val="1"/>
      <w:marLeft w:val="0"/>
      <w:marRight w:val="0"/>
      <w:marTop w:val="0"/>
      <w:marBottom w:val="0"/>
      <w:divBdr>
        <w:top w:val="none" w:sz="0" w:space="0" w:color="auto"/>
        <w:left w:val="none" w:sz="0" w:space="0" w:color="auto"/>
        <w:bottom w:val="none" w:sz="0" w:space="0" w:color="auto"/>
        <w:right w:val="none" w:sz="0" w:space="0" w:color="auto"/>
      </w:divBdr>
    </w:div>
    <w:div w:id="753863882">
      <w:bodyDiv w:val="1"/>
      <w:marLeft w:val="0"/>
      <w:marRight w:val="0"/>
      <w:marTop w:val="0"/>
      <w:marBottom w:val="0"/>
      <w:divBdr>
        <w:top w:val="none" w:sz="0" w:space="0" w:color="auto"/>
        <w:left w:val="none" w:sz="0" w:space="0" w:color="auto"/>
        <w:bottom w:val="none" w:sz="0" w:space="0" w:color="auto"/>
        <w:right w:val="none" w:sz="0" w:space="0" w:color="auto"/>
      </w:divBdr>
    </w:div>
    <w:div w:id="755438980">
      <w:bodyDiv w:val="1"/>
      <w:marLeft w:val="0"/>
      <w:marRight w:val="0"/>
      <w:marTop w:val="0"/>
      <w:marBottom w:val="0"/>
      <w:divBdr>
        <w:top w:val="none" w:sz="0" w:space="0" w:color="auto"/>
        <w:left w:val="none" w:sz="0" w:space="0" w:color="auto"/>
        <w:bottom w:val="none" w:sz="0" w:space="0" w:color="auto"/>
        <w:right w:val="none" w:sz="0" w:space="0" w:color="auto"/>
      </w:divBdr>
    </w:div>
    <w:div w:id="756824447">
      <w:bodyDiv w:val="1"/>
      <w:marLeft w:val="0"/>
      <w:marRight w:val="0"/>
      <w:marTop w:val="0"/>
      <w:marBottom w:val="0"/>
      <w:divBdr>
        <w:top w:val="none" w:sz="0" w:space="0" w:color="auto"/>
        <w:left w:val="none" w:sz="0" w:space="0" w:color="auto"/>
        <w:bottom w:val="none" w:sz="0" w:space="0" w:color="auto"/>
        <w:right w:val="none" w:sz="0" w:space="0" w:color="auto"/>
      </w:divBdr>
    </w:div>
    <w:div w:id="759643572">
      <w:bodyDiv w:val="1"/>
      <w:marLeft w:val="0"/>
      <w:marRight w:val="0"/>
      <w:marTop w:val="0"/>
      <w:marBottom w:val="0"/>
      <w:divBdr>
        <w:top w:val="none" w:sz="0" w:space="0" w:color="auto"/>
        <w:left w:val="none" w:sz="0" w:space="0" w:color="auto"/>
        <w:bottom w:val="none" w:sz="0" w:space="0" w:color="auto"/>
        <w:right w:val="none" w:sz="0" w:space="0" w:color="auto"/>
      </w:divBdr>
    </w:div>
    <w:div w:id="761486381">
      <w:bodyDiv w:val="1"/>
      <w:marLeft w:val="0"/>
      <w:marRight w:val="0"/>
      <w:marTop w:val="0"/>
      <w:marBottom w:val="0"/>
      <w:divBdr>
        <w:top w:val="none" w:sz="0" w:space="0" w:color="auto"/>
        <w:left w:val="none" w:sz="0" w:space="0" w:color="auto"/>
        <w:bottom w:val="none" w:sz="0" w:space="0" w:color="auto"/>
        <w:right w:val="none" w:sz="0" w:space="0" w:color="auto"/>
      </w:divBdr>
    </w:div>
    <w:div w:id="767895421">
      <w:bodyDiv w:val="1"/>
      <w:marLeft w:val="0"/>
      <w:marRight w:val="0"/>
      <w:marTop w:val="0"/>
      <w:marBottom w:val="0"/>
      <w:divBdr>
        <w:top w:val="none" w:sz="0" w:space="0" w:color="auto"/>
        <w:left w:val="none" w:sz="0" w:space="0" w:color="auto"/>
        <w:bottom w:val="none" w:sz="0" w:space="0" w:color="auto"/>
        <w:right w:val="none" w:sz="0" w:space="0" w:color="auto"/>
      </w:divBdr>
    </w:div>
    <w:div w:id="770050246">
      <w:bodyDiv w:val="1"/>
      <w:marLeft w:val="0"/>
      <w:marRight w:val="0"/>
      <w:marTop w:val="0"/>
      <w:marBottom w:val="0"/>
      <w:divBdr>
        <w:top w:val="none" w:sz="0" w:space="0" w:color="auto"/>
        <w:left w:val="none" w:sz="0" w:space="0" w:color="auto"/>
        <w:bottom w:val="none" w:sz="0" w:space="0" w:color="auto"/>
        <w:right w:val="none" w:sz="0" w:space="0" w:color="auto"/>
      </w:divBdr>
    </w:div>
    <w:div w:id="770665452">
      <w:bodyDiv w:val="1"/>
      <w:marLeft w:val="0"/>
      <w:marRight w:val="0"/>
      <w:marTop w:val="0"/>
      <w:marBottom w:val="0"/>
      <w:divBdr>
        <w:top w:val="none" w:sz="0" w:space="0" w:color="auto"/>
        <w:left w:val="none" w:sz="0" w:space="0" w:color="auto"/>
        <w:bottom w:val="none" w:sz="0" w:space="0" w:color="auto"/>
        <w:right w:val="none" w:sz="0" w:space="0" w:color="auto"/>
      </w:divBdr>
    </w:div>
    <w:div w:id="773018445">
      <w:bodyDiv w:val="1"/>
      <w:marLeft w:val="0"/>
      <w:marRight w:val="0"/>
      <w:marTop w:val="0"/>
      <w:marBottom w:val="0"/>
      <w:divBdr>
        <w:top w:val="none" w:sz="0" w:space="0" w:color="auto"/>
        <w:left w:val="none" w:sz="0" w:space="0" w:color="auto"/>
        <w:bottom w:val="none" w:sz="0" w:space="0" w:color="auto"/>
        <w:right w:val="none" w:sz="0" w:space="0" w:color="auto"/>
      </w:divBdr>
    </w:div>
    <w:div w:id="773749960">
      <w:bodyDiv w:val="1"/>
      <w:marLeft w:val="0"/>
      <w:marRight w:val="0"/>
      <w:marTop w:val="0"/>
      <w:marBottom w:val="0"/>
      <w:divBdr>
        <w:top w:val="none" w:sz="0" w:space="0" w:color="auto"/>
        <w:left w:val="none" w:sz="0" w:space="0" w:color="auto"/>
        <w:bottom w:val="none" w:sz="0" w:space="0" w:color="auto"/>
        <w:right w:val="none" w:sz="0" w:space="0" w:color="auto"/>
      </w:divBdr>
    </w:div>
    <w:div w:id="779685981">
      <w:bodyDiv w:val="1"/>
      <w:marLeft w:val="0"/>
      <w:marRight w:val="0"/>
      <w:marTop w:val="0"/>
      <w:marBottom w:val="0"/>
      <w:divBdr>
        <w:top w:val="none" w:sz="0" w:space="0" w:color="auto"/>
        <w:left w:val="none" w:sz="0" w:space="0" w:color="auto"/>
        <w:bottom w:val="none" w:sz="0" w:space="0" w:color="auto"/>
        <w:right w:val="none" w:sz="0" w:space="0" w:color="auto"/>
      </w:divBdr>
    </w:div>
    <w:div w:id="780807641">
      <w:bodyDiv w:val="1"/>
      <w:marLeft w:val="0"/>
      <w:marRight w:val="0"/>
      <w:marTop w:val="0"/>
      <w:marBottom w:val="0"/>
      <w:divBdr>
        <w:top w:val="none" w:sz="0" w:space="0" w:color="auto"/>
        <w:left w:val="none" w:sz="0" w:space="0" w:color="auto"/>
        <w:bottom w:val="none" w:sz="0" w:space="0" w:color="auto"/>
        <w:right w:val="none" w:sz="0" w:space="0" w:color="auto"/>
      </w:divBdr>
    </w:div>
    <w:div w:id="784422533">
      <w:bodyDiv w:val="1"/>
      <w:marLeft w:val="0"/>
      <w:marRight w:val="0"/>
      <w:marTop w:val="0"/>
      <w:marBottom w:val="0"/>
      <w:divBdr>
        <w:top w:val="none" w:sz="0" w:space="0" w:color="auto"/>
        <w:left w:val="none" w:sz="0" w:space="0" w:color="auto"/>
        <w:bottom w:val="none" w:sz="0" w:space="0" w:color="auto"/>
        <w:right w:val="none" w:sz="0" w:space="0" w:color="auto"/>
      </w:divBdr>
    </w:div>
    <w:div w:id="795024542">
      <w:bodyDiv w:val="1"/>
      <w:marLeft w:val="0"/>
      <w:marRight w:val="0"/>
      <w:marTop w:val="0"/>
      <w:marBottom w:val="0"/>
      <w:divBdr>
        <w:top w:val="none" w:sz="0" w:space="0" w:color="auto"/>
        <w:left w:val="none" w:sz="0" w:space="0" w:color="auto"/>
        <w:bottom w:val="none" w:sz="0" w:space="0" w:color="auto"/>
        <w:right w:val="none" w:sz="0" w:space="0" w:color="auto"/>
      </w:divBdr>
    </w:div>
    <w:div w:id="812598294">
      <w:bodyDiv w:val="1"/>
      <w:marLeft w:val="0"/>
      <w:marRight w:val="0"/>
      <w:marTop w:val="0"/>
      <w:marBottom w:val="0"/>
      <w:divBdr>
        <w:top w:val="none" w:sz="0" w:space="0" w:color="auto"/>
        <w:left w:val="none" w:sz="0" w:space="0" w:color="auto"/>
        <w:bottom w:val="none" w:sz="0" w:space="0" w:color="auto"/>
        <w:right w:val="none" w:sz="0" w:space="0" w:color="auto"/>
      </w:divBdr>
    </w:div>
    <w:div w:id="815876565">
      <w:bodyDiv w:val="1"/>
      <w:marLeft w:val="0"/>
      <w:marRight w:val="0"/>
      <w:marTop w:val="0"/>
      <w:marBottom w:val="0"/>
      <w:divBdr>
        <w:top w:val="none" w:sz="0" w:space="0" w:color="auto"/>
        <w:left w:val="none" w:sz="0" w:space="0" w:color="auto"/>
        <w:bottom w:val="none" w:sz="0" w:space="0" w:color="auto"/>
        <w:right w:val="none" w:sz="0" w:space="0" w:color="auto"/>
      </w:divBdr>
    </w:div>
    <w:div w:id="818572095">
      <w:bodyDiv w:val="1"/>
      <w:marLeft w:val="0"/>
      <w:marRight w:val="0"/>
      <w:marTop w:val="0"/>
      <w:marBottom w:val="0"/>
      <w:divBdr>
        <w:top w:val="none" w:sz="0" w:space="0" w:color="auto"/>
        <w:left w:val="none" w:sz="0" w:space="0" w:color="auto"/>
        <w:bottom w:val="none" w:sz="0" w:space="0" w:color="auto"/>
        <w:right w:val="none" w:sz="0" w:space="0" w:color="auto"/>
      </w:divBdr>
    </w:div>
    <w:div w:id="823815136">
      <w:bodyDiv w:val="1"/>
      <w:marLeft w:val="0"/>
      <w:marRight w:val="0"/>
      <w:marTop w:val="0"/>
      <w:marBottom w:val="0"/>
      <w:divBdr>
        <w:top w:val="none" w:sz="0" w:space="0" w:color="auto"/>
        <w:left w:val="none" w:sz="0" w:space="0" w:color="auto"/>
        <w:bottom w:val="none" w:sz="0" w:space="0" w:color="auto"/>
        <w:right w:val="none" w:sz="0" w:space="0" w:color="auto"/>
      </w:divBdr>
    </w:div>
    <w:div w:id="825324412">
      <w:bodyDiv w:val="1"/>
      <w:marLeft w:val="0"/>
      <w:marRight w:val="0"/>
      <w:marTop w:val="0"/>
      <w:marBottom w:val="0"/>
      <w:divBdr>
        <w:top w:val="none" w:sz="0" w:space="0" w:color="auto"/>
        <w:left w:val="none" w:sz="0" w:space="0" w:color="auto"/>
        <w:bottom w:val="none" w:sz="0" w:space="0" w:color="auto"/>
        <w:right w:val="none" w:sz="0" w:space="0" w:color="auto"/>
      </w:divBdr>
    </w:div>
    <w:div w:id="825976235">
      <w:bodyDiv w:val="1"/>
      <w:marLeft w:val="0"/>
      <w:marRight w:val="0"/>
      <w:marTop w:val="0"/>
      <w:marBottom w:val="0"/>
      <w:divBdr>
        <w:top w:val="none" w:sz="0" w:space="0" w:color="auto"/>
        <w:left w:val="none" w:sz="0" w:space="0" w:color="auto"/>
        <w:bottom w:val="none" w:sz="0" w:space="0" w:color="auto"/>
        <w:right w:val="none" w:sz="0" w:space="0" w:color="auto"/>
      </w:divBdr>
    </w:div>
    <w:div w:id="826016732">
      <w:bodyDiv w:val="1"/>
      <w:marLeft w:val="0"/>
      <w:marRight w:val="0"/>
      <w:marTop w:val="0"/>
      <w:marBottom w:val="0"/>
      <w:divBdr>
        <w:top w:val="none" w:sz="0" w:space="0" w:color="auto"/>
        <w:left w:val="none" w:sz="0" w:space="0" w:color="auto"/>
        <w:bottom w:val="none" w:sz="0" w:space="0" w:color="auto"/>
        <w:right w:val="none" w:sz="0" w:space="0" w:color="auto"/>
      </w:divBdr>
    </w:div>
    <w:div w:id="826555772">
      <w:bodyDiv w:val="1"/>
      <w:marLeft w:val="0"/>
      <w:marRight w:val="0"/>
      <w:marTop w:val="0"/>
      <w:marBottom w:val="0"/>
      <w:divBdr>
        <w:top w:val="none" w:sz="0" w:space="0" w:color="auto"/>
        <w:left w:val="none" w:sz="0" w:space="0" w:color="auto"/>
        <w:bottom w:val="none" w:sz="0" w:space="0" w:color="auto"/>
        <w:right w:val="none" w:sz="0" w:space="0" w:color="auto"/>
      </w:divBdr>
    </w:div>
    <w:div w:id="830489085">
      <w:bodyDiv w:val="1"/>
      <w:marLeft w:val="0"/>
      <w:marRight w:val="0"/>
      <w:marTop w:val="0"/>
      <w:marBottom w:val="0"/>
      <w:divBdr>
        <w:top w:val="none" w:sz="0" w:space="0" w:color="auto"/>
        <w:left w:val="none" w:sz="0" w:space="0" w:color="auto"/>
        <w:bottom w:val="none" w:sz="0" w:space="0" w:color="auto"/>
        <w:right w:val="none" w:sz="0" w:space="0" w:color="auto"/>
      </w:divBdr>
    </w:div>
    <w:div w:id="837306818">
      <w:bodyDiv w:val="1"/>
      <w:marLeft w:val="0"/>
      <w:marRight w:val="0"/>
      <w:marTop w:val="0"/>
      <w:marBottom w:val="0"/>
      <w:divBdr>
        <w:top w:val="none" w:sz="0" w:space="0" w:color="auto"/>
        <w:left w:val="none" w:sz="0" w:space="0" w:color="auto"/>
        <w:bottom w:val="none" w:sz="0" w:space="0" w:color="auto"/>
        <w:right w:val="none" w:sz="0" w:space="0" w:color="auto"/>
      </w:divBdr>
    </w:div>
    <w:div w:id="839662884">
      <w:bodyDiv w:val="1"/>
      <w:marLeft w:val="0"/>
      <w:marRight w:val="0"/>
      <w:marTop w:val="0"/>
      <w:marBottom w:val="0"/>
      <w:divBdr>
        <w:top w:val="none" w:sz="0" w:space="0" w:color="auto"/>
        <w:left w:val="none" w:sz="0" w:space="0" w:color="auto"/>
        <w:bottom w:val="none" w:sz="0" w:space="0" w:color="auto"/>
        <w:right w:val="none" w:sz="0" w:space="0" w:color="auto"/>
      </w:divBdr>
    </w:div>
    <w:div w:id="840268813">
      <w:bodyDiv w:val="1"/>
      <w:marLeft w:val="0"/>
      <w:marRight w:val="0"/>
      <w:marTop w:val="0"/>
      <w:marBottom w:val="0"/>
      <w:divBdr>
        <w:top w:val="none" w:sz="0" w:space="0" w:color="auto"/>
        <w:left w:val="none" w:sz="0" w:space="0" w:color="auto"/>
        <w:bottom w:val="none" w:sz="0" w:space="0" w:color="auto"/>
        <w:right w:val="none" w:sz="0" w:space="0" w:color="auto"/>
      </w:divBdr>
    </w:div>
    <w:div w:id="854461421">
      <w:bodyDiv w:val="1"/>
      <w:marLeft w:val="0"/>
      <w:marRight w:val="0"/>
      <w:marTop w:val="0"/>
      <w:marBottom w:val="0"/>
      <w:divBdr>
        <w:top w:val="none" w:sz="0" w:space="0" w:color="auto"/>
        <w:left w:val="none" w:sz="0" w:space="0" w:color="auto"/>
        <w:bottom w:val="none" w:sz="0" w:space="0" w:color="auto"/>
        <w:right w:val="none" w:sz="0" w:space="0" w:color="auto"/>
      </w:divBdr>
    </w:div>
    <w:div w:id="854655666">
      <w:bodyDiv w:val="1"/>
      <w:marLeft w:val="0"/>
      <w:marRight w:val="0"/>
      <w:marTop w:val="0"/>
      <w:marBottom w:val="0"/>
      <w:divBdr>
        <w:top w:val="none" w:sz="0" w:space="0" w:color="auto"/>
        <w:left w:val="none" w:sz="0" w:space="0" w:color="auto"/>
        <w:bottom w:val="none" w:sz="0" w:space="0" w:color="auto"/>
        <w:right w:val="none" w:sz="0" w:space="0" w:color="auto"/>
      </w:divBdr>
    </w:div>
    <w:div w:id="856163498">
      <w:bodyDiv w:val="1"/>
      <w:marLeft w:val="0"/>
      <w:marRight w:val="0"/>
      <w:marTop w:val="0"/>
      <w:marBottom w:val="0"/>
      <w:divBdr>
        <w:top w:val="none" w:sz="0" w:space="0" w:color="auto"/>
        <w:left w:val="none" w:sz="0" w:space="0" w:color="auto"/>
        <w:bottom w:val="none" w:sz="0" w:space="0" w:color="auto"/>
        <w:right w:val="none" w:sz="0" w:space="0" w:color="auto"/>
      </w:divBdr>
    </w:div>
    <w:div w:id="861354915">
      <w:bodyDiv w:val="1"/>
      <w:marLeft w:val="0"/>
      <w:marRight w:val="0"/>
      <w:marTop w:val="0"/>
      <w:marBottom w:val="0"/>
      <w:divBdr>
        <w:top w:val="none" w:sz="0" w:space="0" w:color="auto"/>
        <w:left w:val="none" w:sz="0" w:space="0" w:color="auto"/>
        <w:bottom w:val="none" w:sz="0" w:space="0" w:color="auto"/>
        <w:right w:val="none" w:sz="0" w:space="0" w:color="auto"/>
      </w:divBdr>
    </w:div>
    <w:div w:id="861358181">
      <w:bodyDiv w:val="1"/>
      <w:marLeft w:val="0"/>
      <w:marRight w:val="0"/>
      <w:marTop w:val="0"/>
      <w:marBottom w:val="0"/>
      <w:divBdr>
        <w:top w:val="none" w:sz="0" w:space="0" w:color="auto"/>
        <w:left w:val="none" w:sz="0" w:space="0" w:color="auto"/>
        <w:bottom w:val="none" w:sz="0" w:space="0" w:color="auto"/>
        <w:right w:val="none" w:sz="0" w:space="0" w:color="auto"/>
      </w:divBdr>
    </w:div>
    <w:div w:id="864176144">
      <w:bodyDiv w:val="1"/>
      <w:marLeft w:val="0"/>
      <w:marRight w:val="0"/>
      <w:marTop w:val="0"/>
      <w:marBottom w:val="0"/>
      <w:divBdr>
        <w:top w:val="none" w:sz="0" w:space="0" w:color="auto"/>
        <w:left w:val="none" w:sz="0" w:space="0" w:color="auto"/>
        <w:bottom w:val="none" w:sz="0" w:space="0" w:color="auto"/>
        <w:right w:val="none" w:sz="0" w:space="0" w:color="auto"/>
      </w:divBdr>
    </w:div>
    <w:div w:id="865603566">
      <w:bodyDiv w:val="1"/>
      <w:marLeft w:val="0"/>
      <w:marRight w:val="0"/>
      <w:marTop w:val="0"/>
      <w:marBottom w:val="0"/>
      <w:divBdr>
        <w:top w:val="none" w:sz="0" w:space="0" w:color="auto"/>
        <w:left w:val="none" w:sz="0" w:space="0" w:color="auto"/>
        <w:bottom w:val="none" w:sz="0" w:space="0" w:color="auto"/>
        <w:right w:val="none" w:sz="0" w:space="0" w:color="auto"/>
      </w:divBdr>
    </w:div>
    <w:div w:id="867640549">
      <w:bodyDiv w:val="1"/>
      <w:marLeft w:val="0"/>
      <w:marRight w:val="0"/>
      <w:marTop w:val="0"/>
      <w:marBottom w:val="0"/>
      <w:divBdr>
        <w:top w:val="none" w:sz="0" w:space="0" w:color="auto"/>
        <w:left w:val="none" w:sz="0" w:space="0" w:color="auto"/>
        <w:bottom w:val="none" w:sz="0" w:space="0" w:color="auto"/>
        <w:right w:val="none" w:sz="0" w:space="0" w:color="auto"/>
      </w:divBdr>
    </w:div>
    <w:div w:id="869419572">
      <w:bodyDiv w:val="1"/>
      <w:marLeft w:val="0"/>
      <w:marRight w:val="0"/>
      <w:marTop w:val="0"/>
      <w:marBottom w:val="0"/>
      <w:divBdr>
        <w:top w:val="none" w:sz="0" w:space="0" w:color="auto"/>
        <w:left w:val="none" w:sz="0" w:space="0" w:color="auto"/>
        <w:bottom w:val="none" w:sz="0" w:space="0" w:color="auto"/>
        <w:right w:val="none" w:sz="0" w:space="0" w:color="auto"/>
      </w:divBdr>
    </w:div>
    <w:div w:id="875890810">
      <w:bodyDiv w:val="1"/>
      <w:marLeft w:val="0"/>
      <w:marRight w:val="0"/>
      <w:marTop w:val="0"/>
      <w:marBottom w:val="0"/>
      <w:divBdr>
        <w:top w:val="none" w:sz="0" w:space="0" w:color="auto"/>
        <w:left w:val="none" w:sz="0" w:space="0" w:color="auto"/>
        <w:bottom w:val="none" w:sz="0" w:space="0" w:color="auto"/>
        <w:right w:val="none" w:sz="0" w:space="0" w:color="auto"/>
      </w:divBdr>
    </w:div>
    <w:div w:id="876817384">
      <w:bodyDiv w:val="1"/>
      <w:marLeft w:val="0"/>
      <w:marRight w:val="0"/>
      <w:marTop w:val="0"/>
      <w:marBottom w:val="0"/>
      <w:divBdr>
        <w:top w:val="none" w:sz="0" w:space="0" w:color="auto"/>
        <w:left w:val="none" w:sz="0" w:space="0" w:color="auto"/>
        <w:bottom w:val="none" w:sz="0" w:space="0" w:color="auto"/>
        <w:right w:val="none" w:sz="0" w:space="0" w:color="auto"/>
      </w:divBdr>
    </w:div>
    <w:div w:id="878516944">
      <w:bodyDiv w:val="1"/>
      <w:marLeft w:val="0"/>
      <w:marRight w:val="0"/>
      <w:marTop w:val="0"/>
      <w:marBottom w:val="0"/>
      <w:divBdr>
        <w:top w:val="none" w:sz="0" w:space="0" w:color="auto"/>
        <w:left w:val="none" w:sz="0" w:space="0" w:color="auto"/>
        <w:bottom w:val="none" w:sz="0" w:space="0" w:color="auto"/>
        <w:right w:val="none" w:sz="0" w:space="0" w:color="auto"/>
      </w:divBdr>
    </w:div>
    <w:div w:id="883061012">
      <w:bodyDiv w:val="1"/>
      <w:marLeft w:val="0"/>
      <w:marRight w:val="0"/>
      <w:marTop w:val="0"/>
      <w:marBottom w:val="0"/>
      <w:divBdr>
        <w:top w:val="none" w:sz="0" w:space="0" w:color="auto"/>
        <w:left w:val="none" w:sz="0" w:space="0" w:color="auto"/>
        <w:bottom w:val="none" w:sz="0" w:space="0" w:color="auto"/>
        <w:right w:val="none" w:sz="0" w:space="0" w:color="auto"/>
      </w:divBdr>
    </w:div>
    <w:div w:id="889850091">
      <w:bodyDiv w:val="1"/>
      <w:marLeft w:val="0"/>
      <w:marRight w:val="0"/>
      <w:marTop w:val="0"/>
      <w:marBottom w:val="0"/>
      <w:divBdr>
        <w:top w:val="none" w:sz="0" w:space="0" w:color="auto"/>
        <w:left w:val="none" w:sz="0" w:space="0" w:color="auto"/>
        <w:bottom w:val="none" w:sz="0" w:space="0" w:color="auto"/>
        <w:right w:val="none" w:sz="0" w:space="0" w:color="auto"/>
      </w:divBdr>
    </w:div>
    <w:div w:id="894312502">
      <w:bodyDiv w:val="1"/>
      <w:marLeft w:val="0"/>
      <w:marRight w:val="0"/>
      <w:marTop w:val="0"/>
      <w:marBottom w:val="0"/>
      <w:divBdr>
        <w:top w:val="none" w:sz="0" w:space="0" w:color="auto"/>
        <w:left w:val="none" w:sz="0" w:space="0" w:color="auto"/>
        <w:bottom w:val="none" w:sz="0" w:space="0" w:color="auto"/>
        <w:right w:val="none" w:sz="0" w:space="0" w:color="auto"/>
      </w:divBdr>
    </w:div>
    <w:div w:id="896476276">
      <w:bodyDiv w:val="1"/>
      <w:marLeft w:val="0"/>
      <w:marRight w:val="0"/>
      <w:marTop w:val="0"/>
      <w:marBottom w:val="0"/>
      <w:divBdr>
        <w:top w:val="none" w:sz="0" w:space="0" w:color="auto"/>
        <w:left w:val="none" w:sz="0" w:space="0" w:color="auto"/>
        <w:bottom w:val="none" w:sz="0" w:space="0" w:color="auto"/>
        <w:right w:val="none" w:sz="0" w:space="0" w:color="auto"/>
      </w:divBdr>
    </w:div>
    <w:div w:id="897014071">
      <w:bodyDiv w:val="1"/>
      <w:marLeft w:val="0"/>
      <w:marRight w:val="0"/>
      <w:marTop w:val="0"/>
      <w:marBottom w:val="0"/>
      <w:divBdr>
        <w:top w:val="none" w:sz="0" w:space="0" w:color="auto"/>
        <w:left w:val="none" w:sz="0" w:space="0" w:color="auto"/>
        <w:bottom w:val="none" w:sz="0" w:space="0" w:color="auto"/>
        <w:right w:val="none" w:sz="0" w:space="0" w:color="auto"/>
      </w:divBdr>
    </w:div>
    <w:div w:id="901528133">
      <w:bodyDiv w:val="1"/>
      <w:marLeft w:val="0"/>
      <w:marRight w:val="0"/>
      <w:marTop w:val="0"/>
      <w:marBottom w:val="0"/>
      <w:divBdr>
        <w:top w:val="none" w:sz="0" w:space="0" w:color="auto"/>
        <w:left w:val="none" w:sz="0" w:space="0" w:color="auto"/>
        <w:bottom w:val="none" w:sz="0" w:space="0" w:color="auto"/>
        <w:right w:val="none" w:sz="0" w:space="0" w:color="auto"/>
      </w:divBdr>
    </w:div>
    <w:div w:id="908732577">
      <w:bodyDiv w:val="1"/>
      <w:marLeft w:val="0"/>
      <w:marRight w:val="0"/>
      <w:marTop w:val="0"/>
      <w:marBottom w:val="0"/>
      <w:divBdr>
        <w:top w:val="none" w:sz="0" w:space="0" w:color="auto"/>
        <w:left w:val="none" w:sz="0" w:space="0" w:color="auto"/>
        <w:bottom w:val="none" w:sz="0" w:space="0" w:color="auto"/>
        <w:right w:val="none" w:sz="0" w:space="0" w:color="auto"/>
      </w:divBdr>
    </w:div>
    <w:div w:id="915087946">
      <w:bodyDiv w:val="1"/>
      <w:marLeft w:val="0"/>
      <w:marRight w:val="0"/>
      <w:marTop w:val="0"/>
      <w:marBottom w:val="0"/>
      <w:divBdr>
        <w:top w:val="none" w:sz="0" w:space="0" w:color="auto"/>
        <w:left w:val="none" w:sz="0" w:space="0" w:color="auto"/>
        <w:bottom w:val="none" w:sz="0" w:space="0" w:color="auto"/>
        <w:right w:val="none" w:sz="0" w:space="0" w:color="auto"/>
      </w:divBdr>
    </w:div>
    <w:div w:id="915701427">
      <w:bodyDiv w:val="1"/>
      <w:marLeft w:val="0"/>
      <w:marRight w:val="0"/>
      <w:marTop w:val="0"/>
      <w:marBottom w:val="0"/>
      <w:divBdr>
        <w:top w:val="none" w:sz="0" w:space="0" w:color="auto"/>
        <w:left w:val="none" w:sz="0" w:space="0" w:color="auto"/>
        <w:bottom w:val="none" w:sz="0" w:space="0" w:color="auto"/>
        <w:right w:val="none" w:sz="0" w:space="0" w:color="auto"/>
      </w:divBdr>
    </w:div>
    <w:div w:id="919755484">
      <w:bodyDiv w:val="1"/>
      <w:marLeft w:val="0"/>
      <w:marRight w:val="0"/>
      <w:marTop w:val="0"/>
      <w:marBottom w:val="0"/>
      <w:divBdr>
        <w:top w:val="none" w:sz="0" w:space="0" w:color="auto"/>
        <w:left w:val="none" w:sz="0" w:space="0" w:color="auto"/>
        <w:bottom w:val="none" w:sz="0" w:space="0" w:color="auto"/>
        <w:right w:val="none" w:sz="0" w:space="0" w:color="auto"/>
      </w:divBdr>
    </w:div>
    <w:div w:id="919828967">
      <w:bodyDiv w:val="1"/>
      <w:marLeft w:val="0"/>
      <w:marRight w:val="0"/>
      <w:marTop w:val="0"/>
      <w:marBottom w:val="0"/>
      <w:divBdr>
        <w:top w:val="none" w:sz="0" w:space="0" w:color="auto"/>
        <w:left w:val="none" w:sz="0" w:space="0" w:color="auto"/>
        <w:bottom w:val="none" w:sz="0" w:space="0" w:color="auto"/>
        <w:right w:val="none" w:sz="0" w:space="0" w:color="auto"/>
      </w:divBdr>
    </w:div>
    <w:div w:id="921181021">
      <w:bodyDiv w:val="1"/>
      <w:marLeft w:val="0"/>
      <w:marRight w:val="0"/>
      <w:marTop w:val="0"/>
      <w:marBottom w:val="0"/>
      <w:divBdr>
        <w:top w:val="none" w:sz="0" w:space="0" w:color="auto"/>
        <w:left w:val="none" w:sz="0" w:space="0" w:color="auto"/>
        <w:bottom w:val="none" w:sz="0" w:space="0" w:color="auto"/>
        <w:right w:val="none" w:sz="0" w:space="0" w:color="auto"/>
      </w:divBdr>
    </w:div>
    <w:div w:id="927692851">
      <w:bodyDiv w:val="1"/>
      <w:marLeft w:val="0"/>
      <w:marRight w:val="0"/>
      <w:marTop w:val="0"/>
      <w:marBottom w:val="0"/>
      <w:divBdr>
        <w:top w:val="none" w:sz="0" w:space="0" w:color="auto"/>
        <w:left w:val="none" w:sz="0" w:space="0" w:color="auto"/>
        <w:bottom w:val="none" w:sz="0" w:space="0" w:color="auto"/>
        <w:right w:val="none" w:sz="0" w:space="0" w:color="auto"/>
      </w:divBdr>
    </w:div>
    <w:div w:id="930698749">
      <w:bodyDiv w:val="1"/>
      <w:marLeft w:val="0"/>
      <w:marRight w:val="0"/>
      <w:marTop w:val="0"/>
      <w:marBottom w:val="0"/>
      <w:divBdr>
        <w:top w:val="none" w:sz="0" w:space="0" w:color="auto"/>
        <w:left w:val="none" w:sz="0" w:space="0" w:color="auto"/>
        <w:bottom w:val="none" w:sz="0" w:space="0" w:color="auto"/>
        <w:right w:val="none" w:sz="0" w:space="0" w:color="auto"/>
      </w:divBdr>
    </w:div>
    <w:div w:id="933057377">
      <w:bodyDiv w:val="1"/>
      <w:marLeft w:val="0"/>
      <w:marRight w:val="0"/>
      <w:marTop w:val="0"/>
      <w:marBottom w:val="0"/>
      <w:divBdr>
        <w:top w:val="none" w:sz="0" w:space="0" w:color="auto"/>
        <w:left w:val="none" w:sz="0" w:space="0" w:color="auto"/>
        <w:bottom w:val="none" w:sz="0" w:space="0" w:color="auto"/>
        <w:right w:val="none" w:sz="0" w:space="0" w:color="auto"/>
      </w:divBdr>
    </w:div>
    <w:div w:id="938029865">
      <w:bodyDiv w:val="1"/>
      <w:marLeft w:val="0"/>
      <w:marRight w:val="0"/>
      <w:marTop w:val="0"/>
      <w:marBottom w:val="0"/>
      <w:divBdr>
        <w:top w:val="none" w:sz="0" w:space="0" w:color="auto"/>
        <w:left w:val="none" w:sz="0" w:space="0" w:color="auto"/>
        <w:bottom w:val="none" w:sz="0" w:space="0" w:color="auto"/>
        <w:right w:val="none" w:sz="0" w:space="0" w:color="auto"/>
      </w:divBdr>
    </w:div>
    <w:div w:id="939918785">
      <w:bodyDiv w:val="1"/>
      <w:marLeft w:val="0"/>
      <w:marRight w:val="0"/>
      <w:marTop w:val="0"/>
      <w:marBottom w:val="0"/>
      <w:divBdr>
        <w:top w:val="none" w:sz="0" w:space="0" w:color="auto"/>
        <w:left w:val="none" w:sz="0" w:space="0" w:color="auto"/>
        <w:bottom w:val="none" w:sz="0" w:space="0" w:color="auto"/>
        <w:right w:val="none" w:sz="0" w:space="0" w:color="auto"/>
      </w:divBdr>
    </w:div>
    <w:div w:id="941765054">
      <w:bodyDiv w:val="1"/>
      <w:marLeft w:val="0"/>
      <w:marRight w:val="0"/>
      <w:marTop w:val="0"/>
      <w:marBottom w:val="0"/>
      <w:divBdr>
        <w:top w:val="none" w:sz="0" w:space="0" w:color="auto"/>
        <w:left w:val="none" w:sz="0" w:space="0" w:color="auto"/>
        <w:bottom w:val="none" w:sz="0" w:space="0" w:color="auto"/>
        <w:right w:val="none" w:sz="0" w:space="0" w:color="auto"/>
      </w:divBdr>
    </w:div>
    <w:div w:id="943537091">
      <w:bodyDiv w:val="1"/>
      <w:marLeft w:val="0"/>
      <w:marRight w:val="0"/>
      <w:marTop w:val="0"/>
      <w:marBottom w:val="0"/>
      <w:divBdr>
        <w:top w:val="none" w:sz="0" w:space="0" w:color="auto"/>
        <w:left w:val="none" w:sz="0" w:space="0" w:color="auto"/>
        <w:bottom w:val="none" w:sz="0" w:space="0" w:color="auto"/>
        <w:right w:val="none" w:sz="0" w:space="0" w:color="auto"/>
      </w:divBdr>
    </w:div>
    <w:div w:id="944120166">
      <w:bodyDiv w:val="1"/>
      <w:marLeft w:val="0"/>
      <w:marRight w:val="0"/>
      <w:marTop w:val="0"/>
      <w:marBottom w:val="0"/>
      <w:divBdr>
        <w:top w:val="none" w:sz="0" w:space="0" w:color="auto"/>
        <w:left w:val="none" w:sz="0" w:space="0" w:color="auto"/>
        <w:bottom w:val="none" w:sz="0" w:space="0" w:color="auto"/>
        <w:right w:val="none" w:sz="0" w:space="0" w:color="auto"/>
      </w:divBdr>
    </w:div>
    <w:div w:id="944531819">
      <w:bodyDiv w:val="1"/>
      <w:marLeft w:val="0"/>
      <w:marRight w:val="0"/>
      <w:marTop w:val="0"/>
      <w:marBottom w:val="0"/>
      <w:divBdr>
        <w:top w:val="none" w:sz="0" w:space="0" w:color="auto"/>
        <w:left w:val="none" w:sz="0" w:space="0" w:color="auto"/>
        <w:bottom w:val="none" w:sz="0" w:space="0" w:color="auto"/>
        <w:right w:val="none" w:sz="0" w:space="0" w:color="auto"/>
      </w:divBdr>
    </w:div>
    <w:div w:id="949583586">
      <w:bodyDiv w:val="1"/>
      <w:marLeft w:val="0"/>
      <w:marRight w:val="0"/>
      <w:marTop w:val="0"/>
      <w:marBottom w:val="0"/>
      <w:divBdr>
        <w:top w:val="none" w:sz="0" w:space="0" w:color="auto"/>
        <w:left w:val="none" w:sz="0" w:space="0" w:color="auto"/>
        <w:bottom w:val="none" w:sz="0" w:space="0" w:color="auto"/>
        <w:right w:val="none" w:sz="0" w:space="0" w:color="auto"/>
      </w:divBdr>
    </w:div>
    <w:div w:id="956718817">
      <w:bodyDiv w:val="1"/>
      <w:marLeft w:val="0"/>
      <w:marRight w:val="0"/>
      <w:marTop w:val="0"/>
      <w:marBottom w:val="0"/>
      <w:divBdr>
        <w:top w:val="none" w:sz="0" w:space="0" w:color="auto"/>
        <w:left w:val="none" w:sz="0" w:space="0" w:color="auto"/>
        <w:bottom w:val="none" w:sz="0" w:space="0" w:color="auto"/>
        <w:right w:val="none" w:sz="0" w:space="0" w:color="auto"/>
      </w:divBdr>
    </w:div>
    <w:div w:id="962425801">
      <w:bodyDiv w:val="1"/>
      <w:marLeft w:val="0"/>
      <w:marRight w:val="0"/>
      <w:marTop w:val="0"/>
      <w:marBottom w:val="0"/>
      <w:divBdr>
        <w:top w:val="none" w:sz="0" w:space="0" w:color="auto"/>
        <w:left w:val="none" w:sz="0" w:space="0" w:color="auto"/>
        <w:bottom w:val="none" w:sz="0" w:space="0" w:color="auto"/>
        <w:right w:val="none" w:sz="0" w:space="0" w:color="auto"/>
      </w:divBdr>
    </w:div>
    <w:div w:id="962468761">
      <w:bodyDiv w:val="1"/>
      <w:marLeft w:val="0"/>
      <w:marRight w:val="0"/>
      <w:marTop w:val="0"/>
      <w:marBottom w:val="0"/>
      <w:divBdr>
        <w:top w:val="none" w:sz="0" w:space="0" w:color="auto"/>
        <w:left w:val="none" w:sz="0" w:space="0" w:color="auto"/>
        <w:bottom w:val="none" w:sz="0" w:space="0" w:color="auto"/>
        <w:right w:val="none" w:sz="0" w:space="0" w:color="auto"/>
      </w:divBdr>
    </w:div>
    <w:div w:id="962688959">
      <w:bodyDiv w:val="1"/>
      <w:marLeft w:val="0"/>
      <w:marRight w:val="0"/>
      <w:marTop w:val="0"/>
      <w:marBottom w:val="0"/>
      <w:divBdr>
        <w:top w:val="none" w:sz="0" w:space="0" w:color="auto"/>
        <w:left w:val="none" w:sz="0" w:space="0" w:color="auto"/>
        <w:bottom w:val="none" w:sz="0" w:space="0" w:color="auto"/>
        <w:right w:val="none" w:sz="0" w:space="0" w:color="auto"/>
      </w:divBdr>
    </w:div>
    <w:div w:id="965505711">
      <w:bodyDiv w:val="1"/>
      <w:marLeft w:val="0"/>
      <w:marRight w:val="0"/>
      <w:marTop w:val="0"/>
      <w:marBottom w:val="0"/>
      <w:divBdr>
        <w:top w:val="none" w:sz="0" w:space="0" w:color="auto"/>
        <w:left w:val="none" w:sz="0" w:space="0" w:color="auto"/>
        <w:bottom w:val="none" w:sz="0" w:space="0" w:color="auto"/>
        <w:right w:val="none" w:sz="0" w:space="0" w:color="auto"/>
      </w:divBdr>
    </w:div>
    <w:div w:id="973679557">
      <w:bodyDiv w:val="1"/>
      <w:marLeft w:val="0"/>
      <w:marRight w:val="0"/>
      <w:marTop w:val="0"/>
      <w:marBottom w:val="0"/>
      <w:divBdr>
        <w:top w:val="none" w:sz="0" w:space="0" w:color="auto"/>
        <w:left w:val="none" w:sz="0" w:space="0" w:color="auto"/>
        <w:bottom w:val="none" w:sz="0" w:space="0" w:color="auto"/>
        <w:right w:val="none" w:sz="0" w:space="0" w:color="auto"/>
      </w:divBdr>
    </w:div>
    <w:div w:id="974259675">
      <w:bodyDiv w:val="1"/>
      <w:marLeft w:val="0"/>
      <w:marRight w:val="0"/>
      <w:marTop w:val="0"/>
      <w:marBottom w:val="0"/>
      <w:divBdr>
        <w:top w:val="none" w:sz="0" w:space="0" w:color="auto"/>
        <w:left w:val="none" w:sz="0" w:space="0" w:color="auto"/>
        <w:bottom w:val="none" w:sz="0" w:space="0" w:color="auto"/>
        <w:right w:val="none" w:sz="0" w:space="0" w:color="auto"/>
      </w:divBdr>
    </w:div>
    <w:div w:id="979384969">
      <w:bodyDiv w:val="1"/>
      <w:marLeft w:val="0"/>
      <w:marRight w:val="0"/>
      <w:marTop w:val="0"/>
      <w:marBottom w:val="0"/>
      <w:divBdr>
        <w:top w:val="none" w:sz="0" w:space="0" w:color="auto"/>
        <w:left w:val="none" w:sz="0" w:space="0" w:color="auto"/>
        <w:bottom w:val="none" w:sz="0" w:space="0" w:color="auto"/>
        <w:right w:val="none" w:sz="0" w:space="0" w:color="auto"/>
      </w:divBdr>
    </w:div>
    <w:div w:id="987242893">
      <w:bodyDiv w:val="1"/>
      <w:marLeft w:val="0"/>
      <w:marRight w:val="0"/>
      <w:marTop w:val="0"/>
      <w:marBottom w:val="0"/>
      <w:divBdr>
        <w:top w:val="none" w:sz="0" w:space="0" w:color="auto"/>
        <w:left w:val="none" w:sz="0" w:space="0" w:color="auto"/>
        <w:bottom w:val="none" w:sz="0" w:space="0" w:color="auto"/>
        <w:right w:val="none" w:sz="0" w:space="0" w:color="auto"/>
      </w:divBdr>
    </w:div>
    <w:div w:id="987899291">
      <w:bodyDiv w:val="1"/>
      <w:marLeft w:val="0"/>
      <w:marRight w:val="0"/>
      <w:marTop w:val="0"/>
      <w:marBottom w:val="0"/>
      <w:divBdr>
        <w:top w:val="none" w:sz="0" w:space="0" w:color="auto"/>
        <w:left w:val="none" w:sz="0" w:space="0" w:color="auto"/>
        <w:bottom w:val="none" w:sz="0" w:space="0" w:color="auto"/>
        <w:right w:val="none" w:sz="0" w:space="0" w:color="auto"/>
      </w:divBdr>
    </w:div>
    <w:div w:id="994260861">
      <w:bodyDiv w:val="1"/>
      <w:marLeft w:val="0"/>
      <w:marRight w:val="0"/>
      <w:marTop w:val="0"/>
      <w:marBottom w:val="0"/>
      <w:divBdr>
        <w:top w:val="none" w:sz="0" w:space="0" w:color="auto"/>
        <w:left w:val="none" w:sz="0" w:space="0" w:color="auto"/>
        <w:bottom w:val="none" w:sz="0" w:space="0" w:color="auto"/>
        <w:right w:val="none" w:sz="0" w:space="0" w:color="auto"/>
      </w:divBdr>
    </w:div>
    <w:div w:id="999893746">
      <w:bodyDiv w:val="1"/>
      <w:marLeft w:val="0"/>
      <w:marRight w:val="0"/>
      <w:marTop w:val="0"/>
      <w:marBottom w:val="0"/>
      <w:divBdr>
        <w:top w:val="none" w:sz="0" w:space="0" w:color="auto"/>
        <w:left w:val="none" w:sz="0" w:space="0" w:color="auto"/>
        <w:bottom w:val="none" w:sz="0" w:space="0" w:color="auto"/>
        <w:right w:val="none" w:sz="0" w:space="0" w:color="auto"/>
      </w:divBdr>
    </w:div>
    <w:div w:id="1006371038">
      <w:bodyDiv w:val="1"/>
      <w:marLeft w:val="0"/>
      <w:marRight w:val="0"/>
      <w:marTop w:val="0"/>
      <w:marBottom w:val="0"/>
      <w:divBdr>
        <w:top w:val="none" w:sz="0" w:space="0" w:color="auto"/>
        <w:left w:val="none" w:sz="0" w:space="0" w:color="auto"/>
        <w:bottom w:val="none" w:sz="0" w:space="0" w:color="auto"/>
        <w:right w:val="none" w:sz="0" w:space="0" w:color="auto"/>
      </w:divBdr>
    </w:div>
    <w:div w:id="1009987794">
      <w:bodyDiv w:val="1"/>
      <w:marLeft w:val="0"/>
      <w:marRight w:val="0"/>
      <w:marTop w:val="0"/>
      <w:marBottom w:val="0"/>
      <w:divBdr>
        <w:top w:val="none" w:sz="0" w:space="0" w:color="auto"/>
        <w:left w:val="none" w:sz="0" w:space="0" w:color="auto"/>
        <w:bottom w:val="none" w:sz="0" w:space="0" w:color="auto"/>
        <w:right w:val="none" w:sz="0" w:space="0" w:color="auto"/>
      </w:divBdr>
    </w:div>
    <w:div w:id="1010565696">
      <w:bodyDiv w:val="1"/>
      <w:marLeft w:val="0"/>
      <w:marRight w:val="0"/>
      <w:marTop w:val="0"/>
      <w:marBottom w:val="0"/>
      <w:divBdr>
        <w:top w:val="none" w:sz="0" w:space="0" w:color="auto"/>
        <w:left w:val="none" w:sz="0" w:space="0" w:color="auto"/>
        <w:bottom w:val="none" w:sz="0" w:space="0" w:color="auto"/>
        <w:right w:val="none" w:sz="0" w:space="0" w:color="auto"/>
      </w:divBdr>
    </w:div>
    <w:div w:id="1016157949">
      <w:bodyDiv w:val="1"/>
      <w:marLeft w:val="0"/>
      <w:marRight w:val="0"/>
      <w:marTop w:val="0"/>
      <w:marBottom w:val="0"/>
      <w:divBdr>
        <w:top w:val="none" w:sz="0" w:space="0" w:color="auto"/>
        <w:left w:val="none" w:sz="0" w:space="0" w:color="auto"/>
        <w:bottom w:val="none" w:sz="0" w:space="0" w:color="auto"/>
        <w:right w:val="none" w:sz="0" w:space="0" w:color="auto"/>
      </w:divBdr>
    </w:div>
    <w:div w:id="1022435303">
      <w:bodyDiv w:val="1"/>
      <w:marLeft w:val="0"/>
      <w:marRight w:val="0"/>
      <w:marTop w:val="0"/>
      <w:marBottom w:val="0"/>
      <w:divBdr>
        <w:top w:val="none" w:sz="0" w:space="0" w:color="auto"/>
        <w:left w:val="none" w:sz="0" w:space="0" w:color="auto"/>
        <w:bottom w:val="none" w:sz="0" w:space="0" w:color="auto"/>
        <w:right w:val="none" w:sz="0" w:space="0" w:color="auto"/>
      </w:divBdr>
    </w:div>
    <w:div w:id="1053234470">
      <w:bodyDiv w:val="1"/>
      <w:marLeft w:val="0"/>
      <w:marRight w:val="0"/>
      <w:marTop w:val="0"/>
      <w:marBottom w:val="0"/>
      <w:divBdr>
        <w:top w:val="none" w:sz="0" w:space="0" w:color="auto"/>
        <w:left w:val="none" w:sz="0" w:space="0" w:color="auto"/>
        <w:bottom w:val="none" w:sz="0" w:space="0" w:color="auto"/>
        <w:right w:val="none" w:sz="0" w:space="0" w:color="auto"/>
      </w:divBdr>
    </w:div>
    <w:div w:id="1055155640">
      <w:bodyDiv w:val="1"/>
      <w:marLeft w:val="0"/>
      <w:marRight w:val="0"/>
      <w:marTop w:val="0"/>
      <w:marBottom w:val="0"/>
      <w:divBdr>
        <w:top w:val="none" w:sz="0" w:space="0" w:color="auto"/>
        <w:left w:val="none" w:sz="0" w:space="0" w:color="auto"/>
        <w:bottom w:val="none" w:sz="0" w:space="0" w:color="auto"/>
        <w:right w:val="none" w:sz="0" w:space="0" w:color="auto"/>
      </w:divBdr>
    </w:div>
    <w:div w:id="1058554538">
      <w:bodyDiv w:val="1"/>
      <w:marLeft w:val="0"/>
      <w:marRight w:val="0"/>
      <w:marTop w:val="0"/>
      <w:marBottom w:val="0"/>
      <w:divBdr>
        <w:top w:val="none" w:sz="0" w:space="0" w:color="auto"/>
        <w:left w:val="none" w:sz="0" w:space="0" w:color="auto"/>
        <w:bottom w:val="none" w:sz="0" w:space="0" w:color="auto"/>
        <w:right w:val="none" w:sz="0" w:space="0" w:color="auto"/>
      </w:divBdr>
    </w:div>
    <w:div w:id="1060635530">
      <w:bodyDiv w:val="1"/>
      <w:marLeft w:val="0"/>
      <w:marRight w:val="0"/>
      <w:marTop w:val="0"/>
      <w:marBottom w:val="0"/>
      <w:divBdr>
        <w:top w:val="none" w:sz="0" w:space="0" w:color="auto"/>
        <w:left w:val="none" w:sz="0" w:space="0" w:color="auto"/>
        <w:bottom w:val="none" w:sz="0" w:space="0" w:color="auto"/>
        <w:right w:val="none" w:sz="0" w:space="0" w:color="auto"/>
      </w:divBdr>
    </w:div>
    <w:div w:id="1060710761">
      <w:bodyDiv w:val="1"/>
      <w:marLeft w:val="0"/>
      <w:marRight w:val="0"/>
      <w:marTop w:val="0"/>
      <w:marBottom w:val="0"/>
      <w:divBdr>
        <w:top w:val="none" w:sz="0" w:space="0" w:color="auto"/>
        <w:left w:val="none" w:sz="0" w:space="0" w:color="auto"/>
        <w:bottom w:val="none" w:sz="0" w:space="0" w:color="auto"/>
        <w:right w:val="none" w:sz="0" w:space="0" w:color="auto"/>
      </w:divBdr>
    </w:div>
    <w:div w:id="1061097674">
      <w:bodyDiv w:val="1"/>
      <w:marLeft w:val="0"/>
      <w:marRight w:val="0"/>
      <w:marTop w:val="0"/>
      <w:marBottom w:val="0"/>
      <w:divBdr>
        <w:top w:val="none" w:sz="0" w:space="0" w:color="auto"/>
        <w:left w:val="none" w:sz="0" w:space="0" w:color="auto"/>
        <w:bottom w:val="none" w:sz="0" w:space="0" w:color="auto"/>
        <w:right w:val="none" w:sz="0" w:space="0" w:color="auto"/>
      </w:divBdr>
    </w:div>
    <w:div w:id="1064839303">
      <w:bodyDiv w:val="1"/>
      <w:marLeft w:val="0"/>
      <w:marRight w:val="0"/>
      <w:marTop w:val="0"/>
      <w:marBottom w:val="0"/>
      <w:divBdr>
        <w:top w:val="none" w:sz="0" w:space="0" w:color="auto"/>
        <w:left w:val="none" w:sz="0" w:space="0" w:color="auto"/>
        <w:bottom w:val="none" w:sz="0" w:space="0" w:color="auto"/>
        <w:right w:val="none" w:sz="0" w:space="0" w:color="auto"/>
      </w:divBdr>
    </w:div>
    <w:div w:id="1066299096">
      <w:bodyDiv w:val="1"/>
      <w:marLeft w:val="0"/>
      <w:marRight w:val="0"/>
      <w:marTop w:val="0"/>
      <w:marBottom w:val="0"/>
      <w:divBdr>
        <w:top w:val="none" w:sz="0" w:space="0" w:color="auto"/>
        <w:left w:val="none" w:sz="0" w:space="0" w:color="auto"/>
        <w:bottom w:val="none" w:sz="0" w:space="0" w:color="auto"/>
        <w:right w:val="none" w:sz="0" w:space="0" w:color="auto"/>
      </w:divBdr>
    </w:div>
    <w:div w:id="1068499405">
      <w:bodyDiv w:val="1"/>
      <w:marLeft w:val="0"/>
      <w:marRight w:val="0"/>
      <w:marTop w:val="0"/>
      <w:marBottom w:val="0"/>
      <w:divBdr>
        <w:top w:val="none" w:sz="0" w:space="0" w:color="auto"/>
        <w:left w:val="none" w:sz="0" w:space="0" w:color="auto"/>
        <w:bottom w:val="none" w:sz="0" w:space="0" w:color="auto"/>
        <w:right w:val="none" w:sz="0" w:space="0" w:color="auto"/>
      </w:divBdr>
    </w:div>
    <w:div w:id="1071848896">
      <w:bodyDiv w:val="1"/>
      <w:marLeft w:val="0"/>
      <w:marRight w:val="0"/>
      <w:marTop w:val="0"/>
      <w:marBottom w:val="0"/>
      <w:divBdr>
        <w:top w:val="none" w:sz="0" w:space="0" w:color="auto"/>
        <w:left w:val="none" w:sz="0" w:space="0" w:color="auto"/>
        <w:bottom w:val="none" w:sz="0" w:space="0" w:color="auto"/>
        <w:right w:val="none" w:sz="0" w:space="0" w:color="auto"/>
      </w:divBdr>
    </w:div>
    <w:div w:id="1074166034">
      <w:bodyDiv w:val="1"/>
      <w:marLeft w:val="0"/>
      <w:marRight w:val="0"/>
      <w:marTop w:val="0"/>
      <w:marBottom w:val="0"/>
      <w:divBdr>
        <w:top w:val="none" w:sz="0" w:space="0" w:color="auto"/>
        <w:left w:val="none" w:sz="0" w:space="0" w:color="auto"/>
        <w:bottom w:val="none" w:sz="0" w:space="0" w:color="auto"/>
        <w:right w:val="none" w:sz="0" w:space="0" w:color="auto"/>
      </w:divBdr>
    </w:div>
    <w:div w:id="1077245481">
      <w:bodyDiv w:val="1"/>
      <w:marLeft w:val="0"/>
      <w:marRight w:val="0"/>
      <w:marTop w:val="0"/>
      <w:marBottom w:val="0"/>
      <w:divBdr>
        <w:top w:val="none" w:sz="0" w:space="0" w:color="auto"/>
        <w:left w:val="none" w:sz="0" w:space="0" w:color="auto"/>
        <w:bottom w:val="none" w:sz="0" w:space="0" w:color="auto"/>
        <w:right w:val="none" w:sz="0" w:space="0" w:color="auto"/>
      </w:divBdr>
    </w:div>
    <w:div w:id="1081676093">
      <w:bodyDiv w:val="1"/>
      <w:marLeft w:val="0"/>
      <w:marRight w:val="0"/>
      <w:marTop w:val="0"/>
      <w:marBottom w:val="0"/>
      <w:divBdr>
        <w:top w:val="none" w:sz="0" w:space="0" w:color="auto"/>
        <w:left w:val="none" w:sz="0" w:space="0" w:color="auto"/>
        <w:bottom w:val="none" w:sz="0" w:space="0" w:color="auto"/>
        <w:right w:val="none" w:sz="0" w:space="0" w:color="auto"/>
      </w:divBdr>
    </w:div>
    <w:div w:id="1084179678">
      <w:bodyDiv w:val="1"/>
      <w:marLeft w:val="0"/>
      <w:marRight w:val="0"/>
      <w:marTop w:val="0"/>
      <w:marBottom w:val="0"/>
      <w:divBdr>
        <w:top w:val="none" w:sz="0" w:space="0" w:color="auto"/>
        <w:left w:val="none" w:sz="0" w:space="0" w:color="auto"/>
        <w:bottom w:val="none" w:sz="0" w:space="0" w:color="auto"/>
        <w:right w:val="none" w:sz="0" w:space="0" w:color="auto"/>
      </w:divBdr>
    </w:div>
    <w:div w:id="1086150325">
      <w:bodyDiv w:val="1"/>
      <w:marLeft w:val="0"/>
      <w:marRight w:val="0"/>
      <w:marTop w:val="0"/>
      <w:marBottom w:val="0"/>
      <w:divBdr>
        <w:top w:val="none" w:sz="0" w:space="0" w:color="auto"/>
        <w:left w:val="none" w:sz="0" w:space="0" w:color="auto"/>
        <w:bottom w:val="none" w:sz="0" w:space="0" w:color="auto"/>
        <w:right w:val="none" w:sz="0" w:space="0" w:color="auto"/>
      </w:divBdr>
    </w:div>
    <w:div w:id="1088965435">
      <w:bodyDiv w:val="1"/>
      <w:marLeft w:val="0"/>
      <w:marRight w:val="0"/>
      <w:marTop w:val="0"/>
      <w:marBottom w:val="0"/>
      <w:divBdr>
        <w:top w:val="none" w:sz="0" w:space="0" w:color="auto"/>
        <w:left w:val="none" w:sz="0" w:space="0" w:color="auto"/>
        <w:bottom w:val="none" w:sz="0" w:space="0" w:color="auto"/>
        <w:right w:val="none" w:sz="0" w:space="0" w:color="auto"/>
      </w:divBdr>
    </w:div>
    <w:div w:id="1089814078">
      <w:bodyDiv w:val="1"/>
      <w:marLeft w:val="0"/>
      <w:marRight w:val="0"/>
      <w:marTop w:val="0"/>
      <w:marBottom w:val="0"/>
      <w:divBdr>
        <w:top w:val="none" w:sz="0" w:space="0" w:color="auto"/>
        <w:left w:val="none" w:sz="0" w:space="0" w:color="auto"/>
        <w:bottom w:val="none" w:sz="0" w:space="0" w:color="auto"/>
        <w:right w:val="none" w:sz="0" w:space="0" w:color="auto"/>
      </w:divBdr>
    </w:div>
    <w:div w:id="1095325781">
      <w:bodyDiv w:val="1"/>
      <w:marLeft w:val="0"/>
      <w:marRight w:val="0"/>
      <w:marTop w:val="0"/>
      <w:marBottom w:val="0"/>
      <w:divBdr>
        <w:top w:val="none" w:sz="0" w:space="0" w:color="auto"/>
        <w:left w:val="none" w:sz="0" w:space="0" w:color="auto"/>
        <w:bottom w:val="none" w:sz="0" w:space="0" w:color="auto"/>
        <w:right w:val="none" w:sz="0" w:space="0" w:color="auto"/>
      </w:divBdr>
    </w:div>
    <w:div w:id="1096486899">
      <w:bodyDiv w:val="1"/>
      <w:marLeft w:val="0"/>
      <w:marRight w:val="0"/>
      <w:marTop w:val="0"/>
      <w:marBottom w:val="0"/>
      <w:divBdr>
        <w:top w:val="none" w:sz="0" w:space="0" w:color="auto"/>
        <w:left w:val="none" w:sz="0" w:space="0" w:color="auto"/>
        <w:bottom w:val="none" w:sz="0" w:space="0" w:color="auto"/>
        <w:right w:val="none" w:sz="0" w:space="0" w:color="auto"/>
      </w:divBdr>
    </w:div>
    <w:div w:id="1103382403">
      <w:bodyDiv w:val="1"/>
      <w:marLeft w:val="0"/>
      <w:marRight w:val="0"/>
      <w:marTop w:val="0"/>
      <w:marBottom w:val="0"/>
      <w:divBdr>
        <w:top w:val="none" w:sz="0" w:space="0" w:color="auto"/>
        <w:left w:val="none" w:sz="0" w:space="0" w:color="auto"/>
        <w:bottom w:val="none" w:sz="0" w:space="0" w:color="auto"/>
        <w:right w:val="none" w:sz="0" w:space="0" w:color="auto"/>
      </w:divBdr>
    </w:div>
    <w:div w:id="1117145427">
      <w:bodyDiv w:val="1"/>
      <w:marLeft w:val="0"/>
      <w:marRight w:val="0"/>
      <w:marTop w:val="0"/>
      <w:marBottom w:val="0"/>
      <w:divBdr>
        <w:top w:val="none" w:sz="0" w:space="0" w:color="auto"/>
        <w:left w:val="none" w:sz="0" w:space="0" w:color="auto"/>
        <w:bottom w:val="none" w:sz="0" w:space="0" w:color="auto"/>
        <w:right w:val="none" w:sz="0" w:space="0" w:color="auto"/>
      </w:divBdr>
    </w:div>
    <w:div w:id="1117212527">
      <w:bodyDiv w:val="1"/>
      <w:marLeft w:val="0"/>
      <w:marRight w:val="0"/>
      <w:marTop w:val="0"/>
      <w:marBottom w:val="0"/>
      <w:divBdr>
        <w:top w:val="none" w:sz="0" w:space="0" w:color="auto"/>
        <w:left w:val="none" w:sz="0" w:space="0" w:color="auto"/>
        <w:bottom w:val="none" w:sz="0" w:space="0" w:color="auto"/>
        <w:right w:val="none" w:sz="0" w:space="0" w:color="auto"/>
      </w:divBdr>
    </w:div>
    <w:div w:id="1117599979">
      <w:bodyDiv w:val="1"/>
      <w:marLeft w:val="0"/>
      <w:marRight w:val="0"/>
      <w:marTop w:val="0"/>
      <w:marBottom w:val="0"/>
      <w:divBdr>
        <w:top w:val="none" w:sz="0" w:space="0" w:color="auto"/>
        <w:left w:val="none" w:sz="0" w:space="0" w:color="auto"/>
        <w:bottom w:val="none" w:sz="0" w:space="0" w:color="auto"/>
        <w:right w:val="none" w:sz="0" w:space="0" w:color="auto"/>
      </w:divBdr>
    </w:div>
    <w:div w:id="1119955404">
      <w:bodyDiv w:val="1"/>
      <w:marLeft w:val="0"/>
      <w:marRight w:val="0"/>
      <w:marTop w:val="0"/>
      <w:marBottom w:val="0"/>
      <w:divBdr>
        <w:top w:val="none" w:sz="0" w:space="0" w:color="auto"/>
        <w:left w:val="none" w:sz="0" w:space="0" w:color="auto"/>
        <w:bottom w:val="none" w:sz="0" w:space="0" w:color="auto"/>
        <w:right w:val="none" w:sz="0" w:space="0" w:color="auto"/>
      </w:divBdr>
    </w:div>
    <w:div w:id="1120878727">
      <w:bodyDiv w:val="1"/>
      <w:marLeft w:val="0"/>
      <w:marRight w:val="0"/>
      <w:marTop w:val="0"/>
      <w:marBottom w:val="0"/>
      <w:divBdr>
        <w:top w:val="none" w:sz="0" w:space="0" w:color="auto"/>
        <w:left w:val="none" w:sz="0" w:space="0" w:color="auto"/>
        <w:bottom w:val="none" w:sz="0" w:space="0" w:color="auto"/>
        <w:right w:val="none" w:sz="0" w:space="0" w:color="auto"/>
      </w:divBdr>
    </w:div>
    <w:div w:id="1122647627">
      <w:bodyDiv w:val="1"/>
      <w:marLeft w:val="0"/>
      <w:marRight w:val="0"/>
      <w:marTop w:val="0"/>
      <w:marBottom w:val="0"/>
      <w:divBdr>
        <w:top w:val="none" w:sz="0" w:space="0" w:color="auto"/>
        <w:left w:val="none" w:sz="0" w:space="0" w:color="auto"/>
        <w:bottom w:val="none" w:sz="0" w:space="0" w:color="auto"/>
        <w:right w:val="none" w:sz="0" w:space="0" w:color="auto"/>
      </w:divBdr>
    </w:div>
    <w:div w:id="1134253696">
      <w:bodyDiv w:val="1"/>
      <w:marLeft w:val="0"/>
      <w:marRight w:val="0"/>
      <w:marTop w:val="0"/>
      <w:marBottom w:val="0"/>
      <w:divBdr>
        <w:top w:val="none" w:sz="0" w:space="0" w:color="auto"/>
        <w:left w:val="none" w:sz="0" w:space="0" w:color="auto"/>
        <w:bottom w:val="none" w:sz="0" w:space="0" w:color="auto"/>
        <w:right w:val="none" w:sz="0" w:space="0" w:color="auto"/>
      </w:divBdr>
    </w:div>
    <w:div w:id="1135638616">
      <w:bodyDiv w:val="1"/>
      <w:marLeft w:val="0"/>
      <w:marRight w:val="0"/>
      <w:marTop w:val="0"/>
      <w:marBottom w:val="0"/>
      <w:divBdr>
        <w:top w:val="none" w:sz="0" w:space="0" w:color="auto"/>
        <w:left w:val="none" w:sz="0" w:space="0" w:color="auto"/>
        <w:bottom w:val="none" w:sz="0" w:space="0" w:color="auto"/>
        <w:right w:val="none" w:sz="0" w:space="0" w:color="auto"/>
      </w:divBdr>
    </w:div>
    <w:div w:id="1135835459">
      <w:bodyDiv w:val="1"/>
      <w:marLeft w:val="0"/>
      <w:marRight w:val="0"/>
      <w:marTop w:val="0"/>
      <w:marBottom w:val="0"/>
      <w:divBdr>
        <w:top w:val="none" w:sz="0" w:space="0" w:color="auto"/>
        <w:left w:val="none" w:sz="0" w:space="0" w:color="auto"/>
        <w:bottom w:val="none" w:sz="0" w:space="0" w:color="auto"/>
        <w:right w:val="none" w:sz="0" w:space="0" w:color="auto"/>
      </w:divBdr>
    </w:div>
    <w:div w:id="1137642791">
      <w:bodyDiv w:val="1"/>
      <w:marLeft w:val="0"/>
      <w:marRight w:val="0"/>
      <w:marTop w:val="0"/>
      <w:marBottom w:val="0"/>
      <w:divBdr>
        <w:top w:val="none" w:sz="0" w:space="0" w:color="auto"/>
        <w:left w:val="none" w:sz="0" w:space="0" w:color="auto"/>
        <w:bottom w:val="none" w:sz="0" w:space="0" w:color="auto"/>
        <w:right w:val="none" w:sz="0" w:space="0" w:color="auto"/>
      </w:divBdr>
    </w:div>
    <w:div w:id="1137725552">
      <w:bodyDiv w:val="1"/>
      <w:marLeft w:val="0"/>
      <w:marRight w:val="0"/>
      <w:marTop w:val="0"/>
      <w:marBottom w:val="0"/>
      <w:divBdr>
        <w:top w:val="none" w:sz="0" w:space="0" w:color="auto"/>
        <w:left w:val="none" w:sz="0" w:space="0" w:color="auto"/>
        <w:bottom w:val="none" w:sz="0" w:space="0" w:color="auto"/>
        <w:right w:val="none" w:sz="0" w:space="0" w:color="auto"/>
      </w:divBdr>
    </w:div>
    <w:div w:id="1143277701">
      <w:bodyDiv w:val="1"/>
      <w:marLeft w:val="0"/>
      <w:marRight w:val="0"/>
      <w:marTop w:val="0"/>
      <w:marBottom w:val="0"/>
      <w:divBdr>
        <w:top w:val="none" w:sz="0" w:space="0" w:color="auto"/>
        <w:left w:val="none" w:sz="0" w:space="0" w:color="auto"/>
        <w:bottom w:val="none" w:sz="0" w:space="0" w:color="auto"/>
        <w:right w:val="none" w:sz="0" w:space="0" w:color="auto"/>
      </w:divBdr>
    </w:div>
    <w:div w:id="1143503276">
      <w:bodyDiv w:val="1"/>
      <w:marLeft w:val="0"/>
      <w:marRight w:val="0"/>
      <w:marTop w:val="0"/>
      <w:marBottom w:val="0"/>
      <w:divBdr>
        <w:top w:val="none" w:sz="0" w:space="0" w:color="auto"/>
        <w:left w:val="none" w:sz="0" w:space="0" w:color="auto"/>
        <w:bottom w:val="none" w:sz="0" w:space="0" w:color="auto"/>
        <w:right w:val="none" w:sz="0" w:space="0" w:color="auto"/>
      </w:divBdr>
    </w:div>
    <w:div w:id="1152209921">
      <w:bodyDiv w:val="1"/>
      <w:marLeft w:val="0"/>
      <w:marRight w:val="0"/>
      <w:marTop w:val="0"/>
      <w:marBottom w:val="0"/>
      <w:divBdr>
        <w:top w:val="none" w:sz="0" w:space="0" w:color="auto"/>
        <w:left w:val="none" w:sz="0" w:space="0" w:color="auto"/>
        <w:bottom w:val="none" w:sz="0" w:space="0" w:color="auto"/>
        <w:right w:val="none" w:sz="0" w:space="0" w:color="auto"/>
      </w:divBdr>
    </w:div>
    <w:div w:id="1155490371">
      <w:bodyDiv w:val="1"/>
      <w:marLeft w:val="0"/>
      <w:marRight w:val="0"/>
      <w:marTop w:val="0"/>
      <w:marBottom w:val="0"/>
      <w:divBdr>
        <w:top w:val="none" w:sz="0" w:space="0" w:color="auto"/>
        <w:left w:val="none" w:sz="0" w:space="0" w:color="auto"/>
        <w:bottom w:val="none" w:sz="0" w:space="0" w:color="auto"/>
        <w:right w:val="none" w:sz="0" w:space="0" w:color="auto"/>
      </w:divBdr>
    </w:div>
    <w:div w:id="1156922984">
      <w:bodyDiv w:val="1"/>
      <w:marLeft w:val="0"/>
      <w:marRight w:val="0"/>
      <w:marTop w:val="0"/>
      <w:marBottom w:val="0"/>
      <w:divBdr>
        <w:top w:val="none" w:sz="0" w:space="0" w:color="auto"/>
        <w:left w:val="none" w:sz="0" w:space="0" w:color="auto"/>
        <w:bottom w:val="none" w:sz="0" w:space="0" w:color="auto"/>
        <w:right w:val="none" w:sz="0" w:space="0" w:color="auto"/>
      </w:divBdr>
    </w:div>
    <w:div w:id="1161430244">
      <w:bodyDiv w:val="1"/>
      <w:marLeft w:val="0"/>
      <w:marRight w:val="0"/>
      <w:marTop w:val="0"/>
      <w:marBottom w:val="0"/>
      <w:divBdr>
        <w:top w:val="none" w:sz="0" w:space="0" w:color="auto"/>
        <w:left w:val="none" w:sz="0" w:space="0" w:color="auto"/>
        <w:bottom w:val="none" w:sz="0" w:space="0" w:color="auto"/>
        <w:right w:val="none" w:sz="0" w:space="0" w:color="auto"/>
      </w:divBdr>
    </w:div>
    <w:div w:id="1161703546">
      <w:bodyDiv w:val="1"/>
      <w:marLeft w:val="0"/>
      <w:marRight w:val="0"/>
      <w:marTop w:val="0"/>
      <w:marBottom w:val="0"/>
      <w:divBdr>
        <w:top w:val="none" w:sz="0" w:space="0" w:color="auto"/>
        <w:left w:val="none" w:sz="0" w:space="0" w:color="auto"/>
        <w:bottom w:val="none" w:sz="0" w:space="0" w:color="auto"/>
        <w:right w:val="none" w:sz="0" w:space="0" w:color="auto"/>
      </w:divBdr>
    </w:div>
    <w:div w:id="1165122266">
      <w:bodyDiv w:val="1"/>
      <w:marLeft w:val="0"/>
      <w:marRight w:val="0"/>
      <w:marTop w:val="0"/>
      <w:marBottom w:val="0"/>
      <w:divBdr>
        <w:top w:val="none" w:sz="0" w:space="0" w:color="auto"/>
        <w:left w:val="none" w:sz="0" w:space="0" w:color="auto"/>
        <w:bottom w:val="none" w:sz="0" w:space="0" w:color="auto"/>
        <w:right w:val="none" w:sz="0" w:space="0" w:color="auto"/>
      </w:divBdr>
    </w:div>
    <w:div w:id="1175149742">
      <w:bodyDiv w:val="1"/>
      <w:marLeft w:val="0"/>
      <w:marRight w:val="0"/>
      <w:marTop w:val="0"/>
      <w:marBottom w:val="0"/>
      <w:divBdr>
        <w:top w:val="none" w:sz="0" w:space="0" w:color="auto"/>
        <w:left w:val="none" w:sz="0" w:space="0" w:color="auto"/>
        <w:bottom w:val="none" w:sz="0" w:space="0" w:color="auto"/>
        <w:right w:val="none" w:sz="0" w:space="0" w:color="auto"/>
      </w:divBdr>
    </w:div>
    <w:div w:id="1182158930">
      <w:bodyDiv w:val="1"/>
      <w:marLeft w:val="0"/>
      <w:marRight w:val="0"/>
      <w:marTop w:val="0"/>
      <w:marBottom w:val="0"/>
      <w:divBdr>
        <w:top w:val="none" w:sz="0" w:space="0" w:color="auto"/>
        <w:left w:val="none" w:sz="0" w:space="0" w:color="auto"/>
        <w:bottom w:val="none" w:sz="0" w:space="0" w:color="auto"/>
        <w:right w:val="none" w:sz="0" w:space="0" w:color="auto"/>
      </w:divBdr>
    </w:div>
    <w:div w:id="1184367688">
      <w:bodyDiv w:val="1"/>
      <w:marLeft w:val="0"/>
      <w:marRight w:val="0"/>
      <w:marTop w:val="0"/>
      <w:marBottom w:val="0"/>
      <w:divBdr>
        <w:top w:val="none" w:sz="0" w:space="0" w:color="auto"/>
        <w:left w:val="none" w:sz="0" w:space="0" w:color="auto"/>
        <w:bottom w:val="none" w:sz="0" w:space="0" w:color="auto"/>
        <w:right w:val="none" w:sz="0" w:space="0" w:color="auto"/>
      </w:divBdr>
    </w:div>
    <w:div w:id="1191064684">
      <w:bodyDiv w:val="1"/>
      <w:marLeft w:val="0"/>
      <w:marRight w:val="0"/>
      <w:marTop w:val="0"/>
      <w:marBottom w:val="0"/>
      <w:divBdr>
        <w:top w:val="none" w:sz="0" w:space="0" w:color="auto"/>
        <w:left w:val="none" w:sz="0" w:space="0" w:color="auto"/>
        <w:bottom w:val="none" w:sz="0" w:space="0" w:color="auto"/>
        <w:right w:val="none" w:sz="0" w:space="0" w:color="auto"/>
      </w:divBdr>
    </w:div>
    <w:div w:id="1194078762">
      <w:bodyDiv w:val="1"/>
      <w:marLeft w:val="0"/>
      <w:marRight w:val="0"/>
      <w:marTop w:val="0"/>
      <w:marBottom w:val="0"/>
      <w:divBdr>
        <w:top w:val="none" w:sz="0" w:space="0" w:color="auto"/>
        <w:left w:val="none" w:sz="0" w:space="0" w:color="auto"/>
        <w:bottom w:val="none" w:sz="0" w:space="0" w:color="auto"/>
        <w:right w:val="none" w:sz="0" w:space="0" w:color="auto"/>
      </w:divBdr>
    </w:div>
    <w:div w:id="1194611402">
      <w:bodyDiv w:val="1"/>
      <w:marLeft w:val="0"/>
      <w:marRight w:val="0"/>
      <w:marTop w:val="0"/>
      <w:marBottom w:val="0"/>
      <w:divBdr>
        <w:top w:val="none" w:sz="0" w:space="0" w:color="auto"/>
        <w:left w:val="none" w:sz="0" w:space="0" w:color="auto"/>
        <w:bottom w:val="none" w:sz="0" w:space="0" w:color="auto"/>
        <w:right w:val="none" w:sz="0" w:space="0" w:color="auto"/>
      </w:divBdr>
    </w:div>
    <w:div w:id="1199077205">
      <w:bodyDiv w:val="1"/>
      <w:marLeft w:val="0"/>
      <w:marRight w:val="0"/>
      <w:marTop w:val="0"/>
      <w:marBottom w:val="0"/>
      <w:divBdr>
        <w:top w:val="none" w:sz="0" w:space="0" w:color="auto"/>
        <w:left w:val="none" w:sz="0" w:space="0" w:color="auto"/>
        <w:bottom w:val="none" w:sz="0" w:space="0" w:color="auto"/>
        <w:right w:val="none" w:sz="0" w:space="0" w:color="auto"/>
      </w:divBdr>
    </w:div>
    <w:div w:id="1199272475">
      <w:bodyDiv w:val="1"/>
      <w:marLeft w:val="0"/>
      <w:marRight w:val="0"/>
      <w:marTop w:val="0"/>
      <w:marBottom w:val="0"/>
      <w:divBdr>
        <w:top w:val="none" w:sz="0" w:space="0" w:color="auto"/>
        <w:left w:val="none" w:sz="0" w:space="0" w:color="auto"/>
        <w:bottom w:val="none" w:sz="0" w:space="0" w:color="auto"/>
        <w:right w:val="none" w:sz="0" w:space="0" w:color="auto"/>
      </w:divBdr>
    </w:div>
    <w:div w:id="1199511717">
      <w:bodyDiv w:val="1"/>
      <w:marLeft w:val="0"/>
      <w:marRight w:val="0"/>
      <w:marTop w:val="0"/>
      <w:marBottom w:val="0"/>
      <w:divBdr>
        <w:top w:val="none" w:sz="0" w:space="0" w:color="auto"/>
        <w:left w:val="none" w:sz="0" w:space="0" w:color="auto"/>
        <w:bottom w:val="none" w:sz="0" w:space="0" w:color="auto"/>
        <w:right w:val="none" w:sz="0" w:space="0" w:color="auto"/>
      </w:divBdr>
    </w:div>
    <w:div w:id="1202325741">
      <w:bodyDiv w:val="1"/>
      <w:marLeft w:val="0"/>
      <w:marRight w:val="0"/>
      <w:marTop w:val="0"/>
      <w:marBottom w:val="0"/>
      <w:divBdr>
        <w:top w:val="none" w:sz="0" w:space="0" w:color="auto"/>
        <w:left w:val="none" w:sz="0" w:space="0" w:color="auto"/>
        <w:bottom w:val="none" w:sz="0" w:space="0" w:color="auto"/>
        <w:right w:val="none" w:sz="0" w:space="0" w:color="auto"/>
      </w:divBdr>
    </w:div>
    <w:div w:id="1204640268">
      <w:bodyDiv w:val="1"/>
      <w:marLeft w:val="0"/>
      <w:marRight w:val="0"/>
      <w:marTop w:val="0"/>
      <w:marBottom w:val="0"/>
      <w:divBdr>
        <w:top w:val="none" w:sz="0" w:space="0" w:color="auto"/>
        <w:left w:val="none" w:sz="0" w:space="0" w:color="auto"/>
        <w:bottom w:val="none" w:sz="0" w:space="0" w:color="auto"/>
        <w:right w:val="none" w:sz="0" w:space="0" w:color="auto"/>
      </w:divBdr>
    </w:div>
    <w:div w:id="1207134981">
      <w:bodyDiv w:val="1"/>
      <w:marLeft w:val="0"/>
      <w:marRight w:val="0"/>
      <w:marTop w:val="0"/>
      <w:marBottom w:val="0"/>
      <w:divBdr>
        <w:top w:val="none" w:sz="0" w:space="0" w:color="auto"/>
        <w:left w:val="none" w:sz="0" w:space="0" w:color="auto"/>
        <w:bottom w:val="none" w:sz="0" w:space="0" w:color="auto"/>
        <w:right w:val="none" w:sz="0" w:space="0" w:color="auto"/>
      </w:divBdr>
    </w:div>
    <w:div w:id="1214269401">
      <w:bodyDiv w:val="1"/>
      <w:marLeft w:val="0"/>
      <w:marRight w:val="0"/>
      <w:marTop w:val="0"/>
      <w:marBottom w:val="0"/>
      <w:divBdr>
        <w:top w:val="none" w:sz="0" w:space="0" w:color="auto"/>
        <w:left w:val="none" w:sz="0" w:space="0" w:color="auto"/>
        <w:bottom w:val="none" w:sz="0" w:space="0" w:color="auto"/>
        <w:right w:val="none" w:sz="0" w:space="0" w:color="auto"/>
      </w:divBdr>
    </w:div>
    <w:div w:id="1214776026">
      <w:bodyDiv w:val="1"/>
      <w:marLeft w:val="0"/>
      <w:marRight w:val="0"/>
      <w:marTop w:val="0"/>
      <w:marBottom w:val="0"/>
      <w:divBdr>
        <w:top w:val="none" w:sz="0" w:space="0" w:color="auto"/>
        <w:left w:val="none" w:sz="0" w:space="0" w:color="auto"/>
        <w:bottom w:val="none" w:sz="0" w:space="0" w:color="auto"/>
        <w:right w:val="none" w:sz="0" w:space="0" w:color="auto"/>
      </w:divBdr>
    </w:div>
    <w:div w:id="1215116106">
      <w:bodyDiv w:val="1"/>
      <w:marLeft w:val="0"/>
      <w:marRight w:val="0"/>
      <w:marTop w:val="0"/>
      <w:marBottom w:val="0"/>
      <w:divBdr>
        <w:top w:val="none" w:sz="0" w:space="0" w:color="auto"/>
        <w:left w:val="none" w:sz="0" w:space="0" w:color="auto"/>
        <w:bottom w:val="none" w:sz="0" w:space="0" w:color="auto"/>
        <w:right w:val="none" w:sz="0" w:space="0" w:color="auto"/>
      </w:divBdr>
    </w:div>
    <w:div w:id="1221792418">
      <w:bodyDiv w:val="1"/>
      <w:marLeft w:val="0"/>
      <w:marRight w:val="0"/>
      <w:marTop w:val="0"/>
      <w:marBottom w:val="0"/>
      <w:divBdr>
        <w:top w:val="none" w:sz="0" w:space="0" w:color="auto"/>
        <w:left w:val="none" w:sz="0" w:space="0" w:color="auto"/>
        <w:bottom w:val="none" w:sz="0" w:space="0" w:color="auto"/>
        <w:right w:val="none" w:sz="0" w:space="0" w:color="auto"/>
      </w:divBdr>
    </w:div>
    <w:div w:id="1225262231">
      <w:bodyDiv w:val="1"/>
      <w:marLeft w:val="0"/>
      <w:marRight w:val="0"/>
      <w:marTop w:val="0"/>
      <w:marBottom w:val="0"/>
      <w:divBdr>
        <w:top w:val="none" w:sz="0" w:space="0" w:color="auto"/>
        <w:left w:val="none" w:sz="0" w:space="0" w:color="auto"/>
        <w:bottom w:val="none" w:sz="0" w:space="0" w:color="auto"/>
        <w:right w:val="none" w:sz="0" w:space="0" w:color="auto"/>
      </w:divBdr>
    </w:div>
    <w:div w:id="1226800005">
      <w:bodyDiv w:val="1"/>
      <w:marLeft w:val="0"/>
      <w:marRight w:val="0"/>
      <w:marTop w:val="0"/>
      <w:marBottom w:val="0"/>
      <w:divBdr>
        <w:top w:val="none" w:sz="0" w:space="0" w:color="auto"/>
        <w:left w:val="none" w:sz="0" w:space="0" w:color="auto"/>
        <w:bottom w:val="none" w:sz="0" w:space="0" w:color="auto"/>
        <w:right w:val="none" w:sz="0" w:space="0" w:color="auto"/>
      </w:divBdr>
    </w:div>
    <w:div w:id="1228807608">
      <w:bodyDiv w:val="1"/>
      <w:marLeft w:val="0"/>
      <w:marRight w:val="0"/>
      <w:marTop w:val="0"/>
      <w:marBottom w:val="0"/>
      <w:divBdr>
        <w:top w:val="none" w:sz="0" w:space="0" w:color="auto"/>
        <w:left w:val="none" w:sz="0" w:space="0" w:color="auto"/>
        <w:bottom w:val="none" w:sz="0" w:space="0" w:color="auto"/>
        <w:right w:val="none" w:sz="0" w:space="0" w:color="auto"/>
      </w:divBdr>
    </w:div>
    <w:div w:id="1231892538">
      <w:bodyDiv w:val="1"/>
      <w:marLeft w:val="0"/>
      <w:marRight w:val="0"/>
      <w:marTop w:val="0"/>
      <w:marBottom w:val="0"/>
      <w:divBdr>
        <w:top w:val="none" w:sz="0" w:space="0" w:color="auto"/>
        <w:left w:val="none" w:sz="0" w:space="0" w:color="auto"/>
        <w:bottom w:val="none" w:sz="0" w:space="0" w:color="auto"/>
        <w:right w:val="none" w:sz="0" w:space="0" w:color="auto"/>
      </w:divBdr>
    </w:div>
    <w:div w:id="1232814767">
      <w:bodyDiv w:val="1"/>
      <w:marLeft w:val="0"/>
      <w:marRight w:val="0"/>
      <w:marTop w:val="0"/>
      <w:marBottom w:val="0"/>
      <w:divBdr>
        <w:top w:val="none" w:sz="0" w:space="0" w:color="auto"/>
        <w:left w:val="none" w:sz="0" w:space="0" w:color="auto"/>
        <w:bottom w:val="none" w:sz="0" w:space="0" w:color="auto"/>
        <w:right w:val="none" w:sz="0" w:space="0" w:color="auto"/>
      </w:divBdr>
    </w:div>
    <w:div w:id="1238441199">
      <w:bodyDiv w:val="1"/>
      <w:marLeft w:val="0"/>
      <w:marRight w:val="0"/>
      <w:marTop w:val="0"/>
      <w:marBottom w:val="0"/>
      <w:divBdr>
        <w:top w:val="none" w:sz="0" w:space="0" w:color="auto"/>
        <w:left w:val="none" w:sz="0" w:space="0" w:color="auto"/>
        <w:bottom w:val="none" w:sz="0" w:space="0" w:color="auto"/>
        <w:right w:val="none" w:sz="0" w:space="0" w:color="auto"/>
      </w:divBdr>
    </w:div>
    <w:div w:id="1239244351">
      <w:bodyDiv w:val="1"/>
      <w:marLeft w:val="0"/>
      <w:marRight w:val="0"/>
      <w:marTop w:val="0"/>
      <w:marBottom w:val="0"/>
      <w:divBdr>
        <w:top w:val="none" w:sz="0" w:space="0" w:color="auto"/>
        <w:left w:val="none" w:sz="0" w:space="0" w:color="auto"/>
        <w:bottom w:val="none" w:sz="0" w:space="0" w:color="auto"/>
        <w:right w:val="none" w:sz="0" w:space="0" w:color="auto"/>
      </w:divBdr>
    </w:div>
    <w:div w:id="1240287500">
      <w:bodyDiv w:val="1"/>
      <w:marLeft w:val="0"/>
      <w:marRight w:val="0"/>
      <w:marTop w:val="0"/>
      <w:marBottom w:val="0"/>
      <w:divBdr>
        <w:top w:val="none" w:sz="0" w:space="0" w:color="auto"/>
        <w:left w:val="none" w:sz="0" w:space="0" w:color="auto"/>
        <w:bottom w:val="none" w:sz="0" w:space="0" w:color="auto"/>
        <w:right w:val="none" w:sz="0" w:space="0" w:color="auto"/>
      </w:divBdr>
    </w:div>
    <w:div w:id="1247811627">
      <w:bodyDiv w:val="1"/>
      <w:marLeft w:val="0"/>
      <w:marRight w:val="0"/>
      <w:marTop w:val="0"/>
      <w:marBottom w:val="0"/>
      <w:divBdr>
        <w:top w:val="none" w:sz="0" w:space="0" w:color="auto"/>
        <w:left w:val="none" w:sz="0" w:space="0" w:color="auto"/>
        <w:bottom w:val="none" w:sz="0" w:space="0" w:color="auto"/>
        <w:right w:val="none" w:sz="0" w:space="0" w:color="auto"/>
      </w:divBdr>
    </w:div>
    <w:div w:id="1254631180">
      <w:bodyDiv w:val="1"/>
      <w:marLeft w:val="0"/>
      <w:marRight w:val="0"/>
      <w:marTop w:val="0"/>
      <w:marBottom w:val="0"/>
      <w:divBdr>
        <w:top w:val="none" w:sz="0" w:space="0" w:color="auto"/>
        <w:left w:val="none" w:sz="0" w:space="0" w:color="auto"/>
        <w:bottom w:val="none" w:sz="0" w:space="0" w:color="auto"/>
        <w:right w:val="none" w:sz="0" w:space="0" w:color="auto"/>
      </w:divBdr>
    </w:div>
    <w:div w:id="1257639342">
      <w:bodyDiv w:val="1"/>
      <w:marLeft w:val="0"/>
      <w:marRight w:val="0"/>
      <w:marTop w:val="0"/>
      <w:marBottom w:val="0"/>
      <w:divBdr>
        <w:top w:val="none" w:sz="0" w:space="0" w:color="auto"/>
        <w:left w:val="none" w:sz="0" w:space="0" w:color="auto"/>
        <w:bottom w:val="none" w:sz="0" w:space="0" w:color="auto"/>
        <w:right w:val="none" w:sz="0" w:space="0" w:color="auto"/>
      </w:divBdr>
    </w:div>
    <w:div w:id="1259946179">
      <w:bodyDiv w:val="1"/>
      <w:marLeft w:val="0"/>
      <w:marRight w:val="0"/>
      <w:marTop w:val="0"/>
      <w:marBottom w:val="0"/>
      <w:divBdr>
        <w:top w:val="none" w:sz="0" w:space="0" w:color="auto"/>
        <w:left w:val="none" w:sz="0" w:space="0" w:color="auto"/>
        <w:bottom w:val="none" w:sz="0" w:space="0" w:color="auto"/>
        <w:right w:val="none" w:sz="0" w:space="0" w:color="auto"/>
      </w:divBdr>
    </w:div>
    <w:div w:id="1260523574">
      <w:bodyDiv w:val="1"/>
      <w:marLeft w:val="0"/>
      <w:marRight w:val="0"/>
      <w:marTop w:val="0"/>
      <w:marBottom w:val="0"/>
      <w:divBdr>
        <w:top w:val="none" w:sz="0" w:space="0" w:color="auto"/>
        <w:left w:val="none" w:sz="0" w:space="0" w:color="auto"/>
        <w:bottom w:val="none" w:sz="0" w:space="0" w:color="auto"/>
        <w:right w:val="none" w:sz="0" w:space="0" w:color="auto"/>
      </w:divBdr>
    </w:div>
    <w:div w:id="1266158695">
      <w:bodyDiv w:val="1"/>
      <w:marLeft w:val="0"/>
      <w:marRight w:val="0"/>
      <w:marTop w:val="0"/>
      <w:marBottom w:val="0"/>
      <w:divBdr>
        <w:top w:val="none" w:sz="0" w:space="0" w:color="auto"/>
        <w:left w:val="none" w:sz="0" w:space="0" w:color="auto"/>
        <w:bottom w:val="none" w:sz="0" w:space="0" w:color="auto"/>
        <w:right w:val="none" w:sz="0" w:space="0" w:color="auto"/>
      </w:divBdr>
    </w:div>
    <w:div w:id="1273171187">
      <w:bodyDiv w:val="1"/>
      <w:marLeft w:val="0"/>
      <w:marRight w:val="0"/>
      <w:marTop w:val="0"/>
      <w:marBottom w:val="0"/>
      <w:divBdr>
        <w:top w:val="none" w:sz="0" w:space="0" w:color="auto"/>
        <w:left w:val="none" w:sz="0" w:space="0" w:color="auto"/>
        <w:bottom w:val="none" w:sz="0" w:space="0" w:color="auto"/>
        <w:right w:val="none" w:sz="0" w:space="0" w:color="auto"/>
      </w:divBdr>
    </w:div>
    <w:div w:id="1278100327">
      <w:bodyDiv w:val="1"/>
      <w:marLeft w:val="0"/>
      <w:marRight w:val="0"/>
      <w:marTop w:val="0"/>
      <w:marBottom w:val="0"/>
      <w:divBdr>
        <w:top w:val="none" w:sz="0" w:space="0" w:color="auto"/>
        <w:left w:val="none" w:sz="0" w:space="0" w:color="auto"/>
        <w:bottom w:val="none" w:sz="0" w:space="0" w:color="auto"/>
        <w:right w:val="none" w:sz="0" w:space="0" w:color="auto"/>
      </w:divBdr>
    </w:div>
    <w:div w:id="1279294139">
      <w:bodyDiv w:val="1"/>
      <w:marLeft w:val="0"/>
      <w:marRight w:val="0"/>
      <w:marTop w:val="0"/>
      <w:marBottom w:val="0"/>
      <w:divBdr>
        <w:top w:val="none" w:sz="0" w:space="0" w:color="auto"/>
        <w:left w:val="none" w:sz="0" w:space="0" w:color="auto"/>
        <w:bottom w:val="none" w:sz="0" w:space="0" w:color="auto"/>
        <w:right w:val="none" w:sz="0" w:space="0" w:color="auto"/>
      </w:divBdr>
    </w:div>
    <w:div w:id="1280379540">
      <w:bodyDiv w:val="1"/>
      <w:marLeft w:val="0"/>
      <w:marRight w:val="0"/>
      <w:marTop w:val="0"/>
      <w:marBottom w:val="0"/>
      <w:divBdr>
        <w:top w:val="none" w:sz="0" w:space="0" w:color="auto"/>
        <w:left w:val="none" w:sz="0" w:space="0" w:color="auto"/>
        <w:bottom w:val="none" w:sz="0" w:space="0" w:color="auto"/>
        <w:right w:val="none" w:sz="0" w:space="0" w:color="auto"/>
      </w:divBdr>
    </w:div>
    <w:div w:id="1281454152">
      <w:bodyDiv w:val="1"/>
      <w:marLeft w:val="0"/>
      <w:marRight w:val="0"/>
      <w:marTop w:val="0"/>
      <w:marBottom w:val="0"/>
      <w:divBdr>
        <w:top w:val="none" w:sz="0" w:space="0" w:color="auto"/>
        <w:left w:val="none" w:sz="0" w:space="0" w:color="auto"/>
        <w:bottom w:val="none" w:sz="0" w:space="0" w:color="auto"/>
        <w:right w:val="none" w:sz="0" w:space="0" w:color="auto"/>
      </w:divBdr>
    </w:div>
    <w:div w:id="1286738320">
      <w:bodyDiv w:val="1"/>
      <w:marLeft w:val="0"/>
      <w:marRight w:val="0"/>
      <w:marTop w:val="0"/>
      <w:marBottom w:val="0"/>
      <w:divBdr>
        <w:top w:val="none" w:sz="0" w:space="0" w:color="auto"/>
        <w:left w:val="none" w:sz="0" w:space="0" w:color="auto"/>
        <w:bottom w:val="none" w:sz="0" w:space="0" w:color="auto"/>
        <w:right w:val="none" w:sz="0" w:space="0" w:color="auto"/>
      </w:divBdr>
    </w:div>
    <w:div w:id="1300308827">
      <w:bodyDiv w:val="1"/>
      <w:marLeft w:val="0"/>
      <w:marRight w:val="0"/>
      <w:marTop w:val="0"/>
      <w:marBottom w:val="0"/>
      <w:divBdr>
        <w:top w:val="none" w:sz="0" w:space="0" w:color="auto"/>
        <w:left w:val="none" w:sz="0" w:space="0" w:color="auto"/>
        <w:bottom w:val="none" w:sz="0" w:space="0" w:color="auto"/>
        <w:right w:val="none" w:sz="0" w:space="0" w:color="auto"/>
      </w:divBdr>
    </w:div>
    <w:div w:id="1307392016">
      <w:bodyDiv w:val="1"/>
      <w:marLeft w:val="0"/>
      <w:marRight w:val="0"/>
      <w:marTop w:val="0"/>
      <w:marBottom w:val="0"/>
      <w:divBdr>
        <w:top w:val="none" w:sz="0" w:space="0" w:color="auto"/>
        <w:left w:val="none" w:sz="0" w:space="0" w:color="auto"/>
        <w:bottom w:val="none" w:sz="0" w:space="0" w:color="auto"/>
        <w:right w:val="none" w:sz="0" w:space="0" w:color="auto"/>
      </w:divBdr>
    </w:div>
    <w:div w:id="1318150197">
      <w:bodyDiv w:val="1"/>
      <w:marLeft w:val="0"/>
      <w:marRight w:val="0"/>
      <w:marTop w:val="0"/>
      <w:marBottom w:val="0"/>
      <w:divBdr>
        <w:top w:val="none" w:sz="0" w:space="0" w:color="auto"/>
        <w:left w:val="none" w:sz="0" w:space="0" w:color="auto"/>
        <w:bottom w:val="none" w:sz="0" w:space="0" w:color="auto"/>
        <w:right w:val="none" w:sz="0" w:space="0" w:color="auto"/>
      </w:divBdr>
    </w:div>
    <w:div w:id="1319841238">
      <w:bodyDiv w:val="1"/>
      <w:marLeft w:val="0"/>
      <w:marRight w:val="0"/>
      <w:marTop w:val="0"/>
      <w:marBottom w:val="0"/>
      <w:divBdr>
        <w:top w:val="none" w:sz="0" w:space="0" w:color="auto"/>
        <w:left w:val="none" w:sz="0" w:space="0" w:color="auto"/>
        <w:bottom w:val="none" w:sz="0" w:space="0" w:color="auto"/>
        <w:right w:val="none" w:sz="0" w:space="0" w:color="auto"/>
      </w:divBdr>
    </w:div>
    <w:div w:id="1322346027">
      <w:bodyDiv w:val="1"/>
      <w:marLeft w:val="0"/>
      <w:marRight w:val="0"/>
      <w:marTop w:val="0"/>
      <w:marBottom w:val="0"/>
      <w:divBdr>
        <w:top w:val="none" w:sz="0" w:space="0" w:color="auto"/>
        <w:left w:val="none" w:sz="0" w:space="0" w:color="auto"/>
        <w:bottom w:val="none" w:sz="0" w:space="0" w:color="auto"/>
        <w:right w:val="none" w:sz="0" w:space="0" w:color="auto"/>
      </w:divBdr>
    </w:div>
    <w:div w:id="1327712584">
      <w:bodyDiv w:val="1"/>
      <w:marLeft w:val="0"/>
      <w:marRight w:val="0"/>
      <w:marTop w:val="0"/>
      <w:marBottom w:val="0"/>
      <w:divBdr>
        <w:top w:val="none" w:sz="0" w:space="0" w:color="auto"/>
        <w:left w:val="none" w:sz="0" w:space="0" w:color="auto"/>
        <w:bottom w:val="none" w:sz="0" w:space="0" w:color="auto"/>
        <w:right w:val="none" w:sz="0" w:space="0" w:color="auto"/>
      </w:divBdr>
    </w:div>
    <w:div w:id="1329210857">
      <w:bodyDiv w:val="1"/>
      <w:marLeft w:val="0"/>
      <w:marRight w:val="0"/>
      <w:marTop w:val="0"/>
      <w:marBottom w:val="0"/>
      <w:divBdr>
        <w:top w:val="none" w:sz="0" w:space="0" w:color="auto"/>
        <w:left w:val="none" w:sz="0" w:space="0" w:color="auto"/>
        <w:bottom w:val="none" w:sz="0" w:space="0" w:color="auto"/>
        <w:right w:val="none" w:sz="0" w:space="0" w:color="auto"/>
      </w:divBdr>
    </w:div>
    <w:div w:id="1331366299">
      <w:bodyDiv w:val="1"/>
      <w:marLeft w:val="0"/>
      <w:marRight w:val="0"/>
      <w:marTop w:val="0"/>
      <w:marBottom w:val="0"/>
      <w:divBdr>
        <w:top w:val="none" w:sz="0" w:space="0" w:color="auto"/>
        <w:left w:val="none" w:sz="0" w:space="0" w:color="auto"/>
        <w:bottom w:val="none" w:sz="0" w:space="0" w:color="auto"/>
        <w:right w:val="none" w:sz="0" w:space="0" w:color="auto"/>
      </w:divBdr>
    </w:div>
    <w:div w:id="1339457373">
      <w:bodyDiv w:val="1"/>
      <w:marLeft w:val="0"/>
      <w:marRight w:val="0"/>
      <w:marTop w:val="0"/>
      <w:marBottom w:val="0"/>
      <w:divBdr>
        <w:top w:val="none" w:sz="0" w:space="0" w:color="auto"/>
        <w:left w:val="none" w:sz="0" w:space="0" w:color="auto"/>
        <w:bottom w:val="none" w:sz="0" w:space="0" w:color="auto"/>
        <w:right w:val="none" w:sz="0" w:space="0" w:color="auto"/>
      </w:divBdr>
    </w:div>
    <w:div w:id="1340545534">
      <w:bodyDiv w:val="1"/>
      <w:marLeft w:val="0"/>
      <w:marRight w:val="0"/>
      <w:marTop w:val="0"/>
      <w:marBottom w:val="0"/>
      <w:divBdr>
        <w:top w:val="none" w:sz="0" w:space="0" w:color="auto"/>
        <w:left w:val="none" w:sz="0" w:space="0" w:color="auto"/>
        <w:bottom w:val="none" w:sz="0" w:space="0" w:color="auto"/>
        <w:right w:val="none" w:sz="0" w:space="0" w:color="auto"/>
      </w:divBdr>
    </w:div>
    <w:div w:id="1345089182">
      <w:bodyDiv w:val="1"/>
      <w:marLeft w:val="0"/>
      <w:marRight w:val="0"/>
      <w:marTop w:val="0"/>
      <w:marBottom w:val="0"/>
      <w:divBdr>
        <w:top w:val="none" w:sz="0" w:space="0" w:color="auto"/>
        <w:left w:val="none" w:sz="0" w:space="0" w:color="auto"/>
        <w:bottom w:val="none" w:sz="0" w:space="0" w:color="auto"/>
        <w:right w:val="none" w:sz="0" w:space="0" w:color="auto"/>
      </w:divBdr>
    </w:div>
    <w:div w:id="1346900718">
      <w:bodyDiv w:val="1"/>
      <w:marLeft w:val="0"/>
      <w:marRight w:val="0"/>
      <w:marTop w:val="0"/>
      <w:marBottom w:val="0"/>
      <w:divBdr>
        <w:top w:val="none" w:sz="0" w:space="0" w:color="auto"/>
        <w:left w:val="none" w:sz="0" w:space="0" w:color="auto"/>
        <w:bottom w:val="none" w:sz="0" w:space="0" w:color="auto"/>
        <w:right w:val="none" w:sz="0" w:space="0" w:color="auto"/>
      </w:divBdr>
    </w:div>
    <w:div w:id="1348368661">
      <w:bodyDiv w:val="1"/>
      <w:marLeft w:val="0"/>
      <w:marRight w:val="0"/>
      <w:marTop w:val="0"/>
      <w:marBottom w:val="0"/>
      <w:divBdr>
        <w:top w:val="none" w:sz="0" w:space="0" w:color="auto"/>
        <w:left w:val="none" w:sz="0" w:space="0" w:color="auto"/>
        <w:bottom w:val="none" w:sz="0" w:space="0" w:color="auto"/>
        <w:right w:val="none" w:sz="0" w:space="0" w:color="auto"/>
      </w:divBdr>
    </w:div>
    <w:div w:id="1349916421">
      <w:bodyDiv w:val="1"/>
      <w:marLeft w:val="0"/>
      <w:marRight w:val="0"/>
      <w:marTop w:val="0"/>
      <w:marBottom w:val="0"/>
      <w:divBdr>
        <w:top w:val="none" w:sz="0" w:space="0" w:color="auto"/>
        <w:left w:val="none" w:sz="0" w:space="0" w:color="auto"/>
        <w:bottom w:val="none" w:sz="0" w:space="0" w:color="auto"/>
        <w:right w:val="none" w:sz="0" w:space="0" w:color="auto"/>
      </w:divBdr>
    </w:div>
    <w:div w:id="1353459213">
      <w:bodyDiv w:val="1"/>
      <w:marLeft w:val="0"/>
      <w:marRight w:val="0"/>
      <w:marTop w:val="0"/>
      <w:marBottom w:val="0"/>
      <w:divBdr>
        <w:top w:val="none" w:sz="0" w:space="0" w:color="auto"/>
        <w:left w:val="none" w:sz="0" w:space="0" w:color="auto"/>
        <w:bottom w:val="none" w:sz="0" w:space="0" w:color="auto"/>
        <w:right w:val="none" w:sz="0" w:space="0" w:color="auto"/>
      </w:divBdr>
    </w:div>
    <w:div w:id="1357659410">
      <w:bodyDiv w:val="1"/>
      <w:marLeft w:val="0"/>
      <w:marRight w:val="0"/>
      <w:marTop w:val="0"/>
      <w:marBottom w:val="0"/>
      <w:divBdr>
        <w:top w:val="none" w:sz="0" w:space="0" w:color="auto"/>
        <w:left w:val="none" w:sz="0" w:space="0" w:color="auto"/>
        <w:bottom w:val="none" w:sz="0" w:space="0" w:color="auto"/>
        <w:right w:val="none" w:sz="0" w:space="0" w:color="auto"/>
      </w:divBdr>
    </w:div>
    <w:div w:id="1361738105">
      <w:bodyDiv w:val="1"/>
      <w:marLeft w:val="0"/>
      <w:marRight w:val="0"/>
      <w:marTop w:val="0"/>
      <w:marBottom w:val="0"/>
      <w:divBdr>
        <w:top w:val="none" w:sz="0" w:space="0" w:color="auto"/>
        <w:left w:val="none" w:sz="0" w:space="0" w:color="auto"/>
        <w:bottom w:val="none" w:sz="0" w:space="0" w:color="auto"/>
        <w:right w:val="none" w:sz="0" w:space="0" w:color="auto"/>
      </w:divBdr>
    </w:div>
    <w:div w:id="1363480142">
      <w:bodyDiv w:val="1"/>
      <w:marLeft w:val="0"/>
      <w:marRight w:val="0"/>
      <w:marTop w:val="0"/>
      <w:marBottom w:val="0"/>
      <w:divBdr>
        <w:top w:val="none" w:sz="0" w:space="0" w:color="auto"/>
        <w:left w:val="none" w:sz="0" w:space="0" w:color="auto"/>
        <w:bottom w:val="none" w:sz="0" w:space="0" w:color="auto"/>
        <w:right w:val="none" w:sz="0" w:space="0" w:color="auto"/>
      </w:divBdr>
    </w:div>
    <w:div w:id="1364209756">
      <w:bodyDiv w:val="1"/>
      <w:marLeft w:val="0"/>
      <w:marRight w:val="0"/>
      <w:marTop w:val="0"/>
      <w:marBottom w:val="0"/>
      <w:divBdr>
        <w:top w:val="none" w:sz="0" w:space="0" w:color="auto"/>
        <w:left w:val="none" w:sz="0" w:space="0" w:color="auto"/>
        <w:bottom w:val="none" w:sz="0" w:space="0" w:color="auto"/>
        <w:right w:val="none" w:sz="0" w:space="0" w:color="auto"/>
      </w:divBdr>
    </w:div>
    <w:div w:id="1372803503">
      <w:bodyDiv w:val="1"/>
      <w:marLeft w:val="0"/>
      <w:marRight w:val="0"/>
      <w:marTop w:val="0"/>
      <w:marBottom w:val="0"/>
      <w:divBdr>
        <w:top w:val="none" w:sz="0" w:space="0" w:color="auto"/>
        <w:left w:val="none" w:sz="0" w:space="0" w:color="auto"/>
        <w:bottom w:val="none" w:sz="0" w:space="0" w:color="auto"/>
        <w:right w:val="none" w:sz="0" w:space="0" w:color="auto"/>
      </w:divBdr>
    </w:div>
    <w:div w:id="1376006130">
      <w:bodyDiv w:val="1"/>
      <w:marLeft w:val="0"/>
      <w:marRight w:val="0"/>
      <w:marTop w:val="0"/>
      <w:marBottom w:val="0"/>
      <w:divBdr>
        <w:top w:val="none" w:sz="0" w:space="0" w:color="auto"/>
        <w:left w:val="none" w:sz="0" w:space="0" w:color="auto"/>
        <w:bottom w:val="none" w:sz="0" w:space="0" w:color="auto"/>
        <w:right w:val="none" w:sz="0" w:space="0" w:color="auto"/>
      </w:divBdr>
    </w:div>
    <w:div w:id="1377583522">
      <w:bodyDiv w:val="1"/>
      <w:marLeft w:val="0"/>
      <w:marRight w:val="0"/>
      <w:marTop w:val="0"/>
      <w:marBottom w:val="0"/>
      <w:divBdr>
        <w:top w:val="none" w:sz="0" w:space="0" w:color="auto"/>
        <w:left w:val="none" w:sz="0" w:space="0" w:color="auto"/>
        <w:bottom w:val="none" w:sz="0" w:space="0" w:color="auto"/>
        <w:right w:val="none" w:sz="0" w:space="0" w:color="auto"/>
      </w:divBdr>
    </w:div>
    <w:div w:id="1378821337">
      <w:bodyDiv w:val="1"/>
      <w:marLeft w:val="0"/>
      <w:marRight w:val="0"/>
      <w:marTop w:val="0"/>
      <w:marBottom w:val="0"/>
      <w:divBdr>
        <w:top w:val="none" w:sz="0" w:space="0" w:color="auto"/>
        <w:left w:val="none" w:sz="0" w:space="0" w:color="auto"/>
        <w:bottom w:val="none" w:sz="0" w:space="0" w:color="auto"/>
        <w:right w:val="none" w:sz="0" w:space="0" w:color="auto"/>
      </w:divBdr>
    </w:div>
    <w:div w:id="1380322627">
      <w:bodyDiv w:val="1"/>
      <w:marLeft w:val="0"/>
      <w:marRight w:val="0"/>
      <w:marTop w:val="0"/>
      <w:marBottom w:val="0"/>
      <w:divBdr>
        <w:top w:val="none" w:sz="0" w:space="0" w:color="auto"/>
        <w:left w:val="none" w:sz="0" w:space="0" w:color="auto"/>
        <w:bottom w:val="none" w:sz="0" w:space="0" w:color="auto"/>
        <w:right w:val="none" w:sz="0" w:space="0" w:color="auto"/>
      </w:divBdr>
    </w:div>
    <w:div w:id="1389845389">
      <w:bodyDiv w:val="1"/>
      <w:marLeft w:val="0"/>
      <w:marRight w:val="0"/>
      <w:marTop w:val="0"/>
      <w:marBottom w:val="0"/>
      <w:divBdr>
        <w:top w:val="none" w:sz="0" w:space="0" w:color="auto"/>
        <w:left w:val="none" w:sz="0" w:space="0" w:color="auto"/>
        <w:bottom w:val="none" w:sz="0" w:space="0" w:color="auto"/>
        <w:right w:val="none" w:sz="0" w:space="0" w:color="auto"/>
      </w:divBdr>
    </w:div>
    <w:div w:id="1390378503">
      <w:bodyDiv w:val="1"/>
      <w:marLeft w:val="0"/>
      <w:marRight w:val="0"/>
      <w:marTop w:val="0"/>
      <w:marBottom w:val="0"/>
      <w:divBdr>
        <w:top w:val="none" w:sz="0" w:space="0" w:color="auto"/>
        <w:left w:val="none" w:sz="0" w:space="0" w:color="auto"/>
        <w:bottom w:val="none" w:sz="0" w:space="0" w:color="auto"/>
        <w:right w:val="none" w:sz="0" w:space="0" w:color="auto"/>
      </w:divBdr>
    </w:div>
    <w:div w:id="1390956220">
      <w:bodyDiv w:val="1"/>
      <w:marLeft w:val="0"/>
      <w:marRight w:val="0"/>
      <w:marTop w:val="0"/>
      <w:marBottom w:val="0"/>
      <w:divBdr>
        <w:top w:val="none" w:sz="0" w:space="0" w:color="auto"/>
        <w:left w:val="none" w:sz="0" w:space="0" w:color="auto"/>
        <w:bottom w:val="none" w:sz="0" w:space="0" w:color="auto"/>
        <w:right w:val="none" w:sz="0" w:space="0" w:color="auto"/>
      </w:divBdr>
    </w:div>
    <w:div w:id="1395159311">
      <w:bodyDiv w:val="1"/>
      <w:marLeft w:val="0"/>
      <w:marRight w:val="0"/>
      <w:marTop w:val="0"/>
      <w:marBottom w:val="0"/>
      <w:divBdr>
        <w:top w:val="none" w:sz="0" w:space="0" w:color="auto"/>
        <w:left w:val="none" w:sz="0" w:space="0" w:color="auto"/>
        <w:bottom w:val="none" w:sz="0" w:space="0" w:color="auto"/>
        <w:right w:val="none" w:sz="0" w:space="0" w:color="auto"/>
      </w:divBdr>
    </w:div>
    <w:div w:id="1399980998">
      <w:bodyDiv w:val="1"/>
      <w:marLeft w:val="0"/>
      <w:marRight w:val="0"/>
      <w:marTop w:val="0"/>
      <w:marBottom w:val="0"/>
      <w:divBdr>
        <w:top w:val="none" w:sz="0" w:space="0" w:color="auto"/>
        <w:left w:val="none" w:sz="0" w:space="0" w:color="auto"/>
        <w:bottom w:val="none" w:sz="0" w:space="0" w:color="auto"/>
        <w:right w:val="none" w:sz="0" w:space="0" w:color="auto"/>
      </w:divBdr>
    </w:div>
    <w:div w:id="1402409960">
      <w:bodyDiv w:val="1"/>
      <w:marLeft w:val="0"/>
      <w:marRight w:val="0"/>
      <w:marTop w:val="0"/>
      <w:marBottom w:val="0"/>
      <w:divBdr>
        <w:top w:val="none" w:sz="0" w:space="0" w:color="auto"/>
        <w:left w:val="none" w:sz="0" w:space="0" w:color="auto"/>
        <w:bottom w:val="none" w:sz="0" w:space="0" w:color="auto"/>
        <w:right w:val="none" w:sz="0" w:space="0" w:color="auto"/>
      </w:divBdr>
    </w:div>
    <w:div w:id="1403138687">
      <w:bodyDiv w:val="1"/>
      <w:marLeft w:val="0"/>
      <w:marRight w:val="0"/>
      <w:marTop w:val="0"/>
      <w:marBottom w:val="0"/>
      <w:divBdr>
        <w:top w:val="none" w:sz="0" w:space="0" w:color="auto"/>
        <w:left w:val="none" w:sz="0" w:space="0" w:color="auto"/>
        <w:bottom w:val="none" w:sz="0" w:space="0" w:color="auto"/>
        <w:right w:val="none" w:sz="0" w:space="0" w:color="auto"/>
      </w:divBdr>
    </w:div>
    <w:div w:id="1412044258">
      <w:bodyDiv w:val="1"/>
      <w:marLeft w:val="0"/>
      <w:marRight w:val="0"/>
      <w:marTop w:val="0"/>
      <w:marBottom w:val="0"/>
      <w:divBdr>
        <w:top w:val="none" w:sz="0" w:space="0" w:color="auto"/>
        <w:left w:val="none" w:sz="0" w:space="0" w:color="auto"/>
        <w:bottom w:val="none" w:sz="0" w:space="0" w:color="auto"/>
        <w:right w:val="none" w:sz="0" w:space="0" w:color="auto"/>
      </w:divBdr>
    </w:div>
    <w:div w:id="1414665464">
      <w:bodyDiv w:val="1"/>
      <w:marLeft w:val="0"/>
      <w:marRight w:val="0"/>
      <w:marTop w:val="0"/>
      <w:marBottom w:val="0"/>
      <w:divBdr>
        <w:top w:val="none" w:sz="0" w:space="0" w:color="auto"/>
        <w:left w:val="none" w:sz="0" w:space="0" w:color="auto"/>
        <w:bottom w:val="none" w:sz="0" w:space="0" w:color="auto"/>
        <w:right w:val="none" w:sz="0" w:space="0" w:color="auto"/>
      </w:divBdr>
    </w:div>
    <w:div w:id="1418600028">
      <w:bodyDiv w:val="1"/>
      <w:marLeft w:val="0"/>
      <w:marRight w:val="0"/>
      <w:marTop w:val="0"/>
      <w:marBottom w:val="0"/>
      <w:divBdr>
        <w:top w:val="none" w:sz="0" w:space="0" w:color="auto"/>
        <w:left w:val="none" w:sz="0" w:space="0" w:color="auto"/>
        <w:bottom w:val="none" w:sz="0" w:space="0" w:color="auto"/>
        <w:right w:val="none" w:sz="0" w:space="0" w:color="auto"/>
      </w:divBdr>
    </w:div>
    <w:div w:id="1425879207">
      <w:bodyDiv w:val="1"/>
      <w:marLeft w:val="0"/>
      <w:marRight w:val="0"/>
      <w:marTop w:val="0"/>
      <w:marBottom w:val="0"/>
      <w:divBdr>
        <w:top w:val="none" w:sz="0" w:space="0" w:color="auto"/>
        <w:left w:val="none" w:sz="0" w:space="0" w:color="auto"/>
        <w:bottom w:val="none" w:sz="0" w:space="0" w:color="auto"/>
        <w:right w:val="none" w:sz="0" w:space="0" w:color="auto"/>
      </w:divBdr>
    </w:div>
    <w:div w:id="1427115212">
      <w:bodyDiv w:val="1"/>
      <w:marLeft w:val="0"/>
      <w:marRight w:val="0"/>
      <w:marTop w:val="0"/>
      <w:marBottom w:val="0"/>
      <w:divBdr>
        <w:top w:val="none" w:sz="0" w:space="0" w:color="auto"/>
        <w:left w:val="none" w:sz="0" w:space="0" w:color="auto"/>
        <w:bottom w:val="none" w:sz="0" w:space="0" w:color="auto"/>
        <w:right w:val="none" w:sz="0" w:space="0" w:color="auto"/>
      </w:divBdr>
    </w:div>
    <w:div w:id="1428454853">
      <w:bodyDiv w:val="1"/>
      <w:marLeft w:val="0"/>
      <w:marRight w:val="0"/>
      <w:marTop w:val="0"/>
      <w:marBottom w:val="0"/>
      <w:divBdr>
        <w:top w:val="none" w:sz="0" w:space="0" w:color="auto"/>
        <w:left w:val="none" w:sz="0" w:space="0" w:color="auto"/>
        <w:bottom w:val="none" w:sz="0" w:space="0" w:color="auto"/>
        <w:right w:val="none" w:sz="0" w:space="0" w:color="auto"/>
      </w:divBdr>
    </w:div>
    <w:div w:id="1429690887">
      <w:bodyDiv w:val="1"/>
      <w:marLeft w:val="0"/>
      <w:marRight w:val="0"/>
      <w:marTop w:val="0"/>
      <w:marBottom w:val="0"/>
      <w:divBdr>
        <w:top w:val="none" w:sz="0" w:space="0" w:color="auto"/>
        <w:left w:val="none" w:sz="0" w:space="0" w:color="auto"/>
        <w:bottom w:val="none" w:sz="0" w:space="0" w:color="auto"/>
        <w:right w:val="none" w:sz="0" w:space="0" w:color="auto"/>
      </w:divBdr>
    </w:div>
    <w:div w:id="1435633797">
      <w:bodyDiv w:val="1"/>
      <w:marLeft w:val="0"/>
      <w:marRight w:val="0"/>
      <w:marTop w:val="0"/>
      <w:marBottom w:val="0"/>
      <w:divBdr>
        <w:top w:val="none" w:sz="0" w:space="0" w:color="auto"/>
        <w:left w:val="none" w:sz="0" w:space="0" w:color="auto"/>
        <w:bottom w:val="none" w:sz="0" w:space="0" w:color="auto"/>
        <w:right w:val="none" w:sz="0" w:space="0" w:color="auto"/>
      </w:divBdr>
    </w:div>
    <w:div w:id="1435714337">
      <w:bodyDiv w:val="1"/>
      <w:marLeft w:val="0"/>
      <w:marRight w:val="0"/>
      <w:marTop w:val="0"/>
      <w:marBottom w:val="0"/>
      <w:divBdr>
        <w:top w:val="none" w:sz="0" w:space="0" w:color="auto"/>
        <w:left w:val="none" w:sz="0" w:space="0" w:color="auto"/>
        <w:bottom w:val="none" w:sz="0" w:space="0" w:color="auto"/>
        <w:right w:val="none" w:sz="0" w:space="0" w:color="auto"/>
      </w:divBdr>
    </w:div>
    <w:div w:id="1437484346">
      <w:bodyDiv w:val="1"/>
      <w:marLeft w:val="0"/>
      <w:marRight w:val="0"/>
      <w:marTop w:val="0"/>
      <w:marBottom w:val="0"/>
      <w:divBdr>
        <w:top w:val="none" w:sz="0" w:space="0" w:color="auto"/>
        <w:left w:val="none" w:sz="0" w:space="0" w:color="auto"/>
        <w:bottom w:val="none" w:sz="0" w:space="0" w:color="auto"/>
        <w:right w:val="none" w:sz="0" w:space="0" w:color="auto"/>
      </w:divBdr>
    </w:div>
    <w:div w:id="1438258376">
      <w:bodyDiv w:val="1"/>
      <w:marLeft w:val="0"/>
      <w:marRight w:val="0"/>
      <w:marTop w:val="0"/>
      <w:marBottom w:val="0"/>
      <w:divBdr>
        <w:top w:val="none" w:sz="0" w:space="0" w:color="auto"/>
        <w:left w:val="none" w:sz="0" w:space="0" w:color="auto"/>
        <w:bottom w:val="none" w:sz="0" w:space="0" w:color="auto"/>
        <w:right w:val="none" w:sz="0" w:space="0" w:color="auto"/>
      </w:divBdr>
    </w:div>
    <w:div w:id="1449467001">
      <w:bodyDiv w:val="1"/>
      <w:marLeft w:val="0"/>
      <w:marRight w:val="0"/>
      <w:marTop w:val="0"/>
      <w:marBottom w:val="0"/>
      <w:divBdr>
        <w:top w:val="none" w:sz="0" w:space="0" w:color="auto"/>
        <w:left w:val="none" w:sz="0" w:space="0" w:color="auto"/>
        <w:bottom w:val="none" w:sz="0" w:space="0" w:color="auto"/>
        <w:right w:val="none" w:sz="0" w:space="0" w:color="auto"/>
      </w:divBdr>
    </w:div>
    <w:div w:id="1458527201">
      <w:bodyDiv w:val="1"/>
      <w:marLeft w:val="0"/>
      <w:marRight w:val="0"/>
      <w:marTop w:val="0"/>
      <w:marBottom w:val="0"/>
      <w:divBdr>
        <w:top w:val="none" w:sz="0" w:space="0" w:color="auto"/>
        <w:left w:val="none" w:sz="0" w:space="0" w:color="auto"/>
        <w:bottom w:val="none" w:sz="0" w:space="0" w:color="auto"/>
        <w:right w:val="none" w:sz="0" w:space="0" w:color="auto"/>
      </w:divBdr>
    </w:div>
    <w:div w:id="1459451932">
      <w:bodyDiv w:val="1"/>
      <w:marLeft w:val="0"/>
      <w:marRight w:val="0"/>
      <w:marTop w:val="0"/>
      <w:marBottom w:val="0"/>
      <w:divBdr>
        <w:top w:val="none" w:sz="0" w:space="0" w:color="auto"/>
        <w:left w:val="none" w:sz="0" w:space="0" w:color="auto"/>
        <w:bottom w:val="none" w:sz="0" w:space="0" w:color="auto"/>
        <w:right w:val="none" w:sz="0" w:space="0" w:color="auto"/>
      </w:divBdr>
    </w:div>
    <w:div w:id="1460952439">
      <w:bodyDiv w:val="1"/>
      <w:marLeft w:val="0"/>
      <w:marRight w:val="0"/>
      <w:marTop w:val="0"/>
      <w:marBottom w:val="0"/>
      <w:divBdr>
        <w:top w:val="none" w:sz="0" w:space="0" w:color="auto"/>
        <w:left w:val="none" w:sz="0" w:space="0" w:color="auto"/>
        <w:bottom w:val="none" w:sz="0" w:space="0" w:color="auto"/>
        <w:right w:val="none" w:sz="0" w:space="0" w:color="auto"/>
      </w:divBdr>
    </w:div>
    <w:div w:id="1462191207">
      <w:bodyDiv w:val="1"/>
      <w:marLeft w:val="0"/>
      <w:marRight w:val="0"/>
      <w:marTop w:val="0"/>
      <w:marBottom w:val="0"/>
      <w:divBdr>
        <w:top w:val="none" w:sz="0" w:space="0" w:color="auto"/>
        <w:left w:val="none" w:sz="0" w:space="0" w:color="auto"/>
        <w:bottom w:val="none" w:sz="0" w:space="0" w:color="auto"/>
        <w:right w:val="none" w:sz="0" w:space="0" w:color="auto"/>
      </w:divBdr>
    </w:div>
    <w:div w:id="1466001610">
      <w:bodyDiv w:val="1"/>
      <w:marLeft w:val="0"/>
      <w:marRight w:val="0"/>
      <w:marTop w:val="0"/>
      <w:marBottom w:val="0"/>
      <w:divBdr>
        <w:top w:val="none" w:sz="0" w:space="0" w:color="auto"/>
        <w:left w:val="none" w:sz="0" w:space="0" w:color="auto"/>
        <w:bottom w:val="none" w:sz="0" w:space="0" w:color="auto"/>
        <w:right w:val="none" w:sz="0" w:space="0" w:color="auto"/>
      </w:divBdr>
    </w:div>
    <w:div w:id="1466775961">
      <w:bodyDiv w:val="1"/>
      <w:marLeft w:val="0"/>
      <w:marRight w:val="0"/>
      <w:marTop w:val="0"/>
      <w:marBottom w:val="0"/>
      <w:divBdr>
        <w:top w:val="none" w:sz="0" w:space="0" w:color="auto"/>
        <w:left w:val="none" w:sz="0" w:space="0" w:color="auto"/>
        <w:bottom w:val="none" w:sz="0" w:space="0" w:color="auto"/>
        <w:right w:val="none" w:sz="0" w:space="0" w:color="auto"/>
      </w:divBdr>
    </w:div>
    <w:div w:id="1468006562">
      <w:bodyDiv w:val="1"/>
      <w:marLeft w:val="0"/>
      <w:marRight w:val="0"/>
      <w:marTop w:val="0"/>
      <w:marBottom w:val="0"/>
      <w:divBdr>
        <w:top w:val="none" w:sz="0" w:space="0" w:color="auto"/>
        <w:left w:val="none" w:sz="0" w:space="0" w:color="auto"/>
        <w:bottom w:val="none" w:sz="0" w:space="0" w:color="auto"/>
        <w:right w:val="none" w:sz="0" w:space="0" w:color="auto"/>
      </w:divBdr>
    </w:div>
    <w:div w:id="1471366423">
      <w:bodyDiv w:val="1"/>
      <w:marLeft w:val="0"/>
      <w:marRight w:val="0"/>
      <w:marTop w:val="0"/>
      <w:marBottom w:val="0"/>
      <w:divBdr>
        <w:top w:val="none" w:sz="0" w:space="0" w:color="auto"/>
        <w:left w:val="none" w:sz="0" w:space="0" w:color="auto"/>
        <w:bottom w:val="none" w:sz="0" w:space="0" w:color="auto"/>
        <w:right w:val="none" w:sz="0" w:space="0" w:color="auto"/>
      </w:divBdr>
    </w:div>
    <w:div w:id="1476338911">
      <w:bodyDiv w:val="1"/>
      <w:marLeft w:val="0"/>
      <w:marRight w:val="0"/>
      <w:marTop w:val="0"/>
      <w:marBottom w:val="0"/>
      <w:divBdr>
        <w:top w:val="none" w:sz="0" w:space="0" w:color="auto"/>
        <w:left w:val="none" w:sz="0" w:space="0" w:color="auto"/>
        <w:bottom w:val="none" w:sz="0" w:space="0" w:color="auto"/>
        <w:right w:val="none" w:sz="0" w:space="0" w:color="auto"/>
      </w:divBdr>
    </w:div>
    <w:div w:id="1476990718">
      <w:bodyDiv w:val="1"/>
      <w:marLeft w:val="0"/>
      <w:marRight w:val="0"/>
      <w:marTop w:val="0"/>
      <w:marBottom w:val="0"/>
      <w:divBdr>
        <w:top w:val="none" w:sz="0" w:space="0" w:color="auto"/>
        <w:left w:val="none" w:sz="0" w:space="0" w:color="auto"/>
        <w:bottom w:val="none" w:sz="0" w:space="0" w:color="auto"/>
        <w:right w:val="none" w:sz="0" w:space="0" w:color="auto"/>
      </w:divBdr>
    </w:div>
    <w:div w:id="1480876148">
      <w:bodyDiv w:val="1"/>
      <w:marLeft w:val="0"/>
      <w:marRight w:val="0"/>
      <w:marTop w:val="0"/>
      <w:marBottom w:val="0"/>
      <w:divBdr>
        <w:top w:val="none" w:sz="0" w:space="0" w:color="auto"/>
        <w:left w:val="none" w:sz="0" w:space="0" w:color="auto"/>
        <w:bottom w:val="none" w:sz="0" w:space="0" w:color="auto"/>
        <w:right w:val="none" w:sz="0" w:space="0" w:color="auto"/>
      </w:divBdr>
    </w:div>
    <w:div w:id="1485512050">
      <w:bodyDiv w:val="1"/>
      <w:marLeft w:val="0"/>
      <w:marRight w:val="0"/>
      <w:marTop w:val="0"/>
      <w:marBottom w:val="0"/>
      <w:divBdr>
        <w:top w:val="none" w:sz="0" w:space="0" w:color="auto"/>
        <w:left w:val="none" w:sz="0" w:space="0" w:color="auto"/>
        <w:bottom w:val="none" w:sz="0" w:space="0" w:color="auto"/>
        <w:right w:val="none" w:sz="0" w:space="0" w:color="auto"/>
      </w:divBdr>
    </w:div>
    <w:div w:id="1487474944">
      <w:bodyDiv w:val="1"/>
      <w:marLeft w:val="0"/>
      <w:marRight w:val="0"/>
      <w:marTop w:val="0"/>
      <w:marBottom w:val="0"/>
      <w:divBdr>
        <w:top w:val="none" w:sz="0" w:space="0" w:color="auto"/>
        <w:left w:val="none" w:sz="0" w:space="0" w:color="auto"/>
        <w:bottom w:val="none" w:sz="0" w:space="0" w:color="auto"/>
        <w:right w:val="none" w:sz="0" w:space="0" w:color="auto"/>
      </w:divBdr>
    </w:div>
    <w:div w:id="1496022538">
      <w:bodyDiv w:val="1"/>
      <w:marLeft w:val="0"/>
      <w:marRight w:val="0"/>
      <w:marTop w:val="0"/>
      <w:marBottom w:val="0"/>
      <w:divBdr>
        <w:top w:val="none" w:sz="0" w:space="0" w:color="auto"/>
        <w:left w:val="none" w:sz="0" w:space="0" w:color="auto"/>
        <w:bottom w:val="none" w:sz="0" w:space="0" w:color="auto"/>
        <w:right w:val="none" w:sz="0" w:space="0" w:color="auto"/>
      </w:divBdr>
    </w:div>
    <w:div w:id="1499997608">
      <w:bodyDiv w:val="1"/>
      <w:marLeft w:val="0"/>
      <w:marRight w:val="0"/>
      <w:marTop w:val="0"/>
      <w:marBottom w:val="0"/>
      <w:divBdr>
        <w:top w:val="none" w:sz="0" w:space="0" w:color="auto"/>
        <w:left w:val="none" w:sz="0" w:space="0" w:color="auto"/>
        <w:bottom w:val="none" w:sz="0" w:space="0" w:color="auto"/>
        <w:right w:val="none" w:sz="0" w:space="0" w:color="auto"/>
      </w:divBdr>
    </w:div>
    <w:div w:id="1500459069">
      <w:bodyDiv w:val="1"/>
      <w:marLeft w:val="0"/>
      <w:marRight w:val="0"/>
      <w:marTop w:val="0"/>
      <w:marBottom w:val="0"/>
      <w:divBdr>
        <w:top w:val="none" w:sz="0" w:space="0" w:color="auto"/>
        <w:left w:val="none" w:sz="0" w:space="0" w:color="auto"/>
        <w:bottom w:val="none" w:sz="0" w:space="0" w:color="auto"/>
        <w:right w:val="none" w:sz="0" w:space="0" w:color="auto"/>
      </w:divBdr>
    </w:div>
    <w:div w:id="1500461756">
      <w:bodyDiv w:val="1"/>
      <w:marLeft w:val="0"/>
      <w:marRight w:val="0"/>
      <w:marTop w:val="0"/>
      <w:marBottom w:val="0"/>
      <w:divBdr>
        <w:top w:val="none" w:sz="0" w:space="0" w:color="auto"/>
        <w:left w:val="none" w:sz="0" w:space="0" w:color="auto"/>
        <w:bottom w:val="none" w:sz="0" w:space="0" w:color="auto"/>
        <w:right w:val="none" w:sz="0" w:space="0" w:color="auto"/>
      </w:divBdr>
    </w:div>
    <w:div w:id="1503163216">
      <w:bodyDiv w:val="1"/>
      <w:marLeft w:val="0"/>
      <w:marRight w:val="0"/>
      <w:marTop w:val="0"/>
      <w:marBottom w:val="0"/>
      <w:divBdr>
        <w:top w:val="none" w:sz="0" w:space="0" w:color="auto"/>
        <w:left w:val="none" w:sz="0" w:space="0" w:color="auto"/>
        <w:bottom w:val="none" w:sz="0" w:space="0" w:color="auto"/>
        <w:right w:val="none" w:sz="0" w:space="0" w:color="auto"/>
      </w:divBdr>
    </w:div>
    <w:div w:id="1506897789">
      <w:bodyDiv w:val="1"/>
      <w:marLeft w:val="0"/>
      <w:marRight w:val="0"/>
      <w:marTop w:val="0"/>
      <w:marBottom w:val="0"/>
      <w:divBdr>
        <w:top w:val="none" w:sz="0" w:space="0" w:color="auto"/>
        <w:left w:val="none" w:sz="0" w:space="0" w:color="auto"/>
        <w:bottom w:val="none" w:sz="0" w:space="0" w:color="auto"/>
        <w:right w:val="none" w:sz="0" w:space="0" w:color="auto"/>
      </w:divBdr>
    </w:div>
    <w:div w:id="1507017271">
      <w:bodyDiv w:val="1"/>
      <w:marLeft w:val="0"/>
      <w:marRight w:val="0"/>
      <w:marTop w:val="0"/>
      <w:marBottom w:val="0"/>
      <w:divBdr>
        <w:top w:val="none" w:sz="0" w:space="0" w:color="auto"/>
        <w:left w:val="none" w:sz="0" w:space="0" w:color="auto"/>
        <w:bottom w:val="none" w:sz="0" w:space="0" w:color="auto"/>
        <w:right w:val="none" w:sz="0" w:space="0" w:color="auto"/>
      </w:divBdr>
    </w:div>
    <w:div w:id="1507816971">
      <w:bodyDiv w:val="1"/>
      <w:marLeft w:val="0"/>
      <w:marRight w:val="0"/>
      <w:marTop w:val="0"/>
      <w:marBottom w:val="0"/>
      <w:divBdr>
        <w:top w:val="none" w:sz="0" w:space="0" w:color="auto"/>
        <w:left w:val="none" w:sz="0" w:space="0" w:color="auto"/>
        <w:bottom w:val="none" w:sz="0" w:space="0" w:color="auto"/>
        <w:right w:val="none" w:sz="0" w:space="0" w:color="auto"/>
      </w:divBdr>
    </w:div>
    <w:div w:id="1516190284">
      <w:bodyDiv w:val="1"/>
      <w:marLeft w:val="0"/>
      <w:marRight w:val="0"/>
      <w:marTop w:val="0"/>
      <w:marBottom w:val="0"/>
      <w:divBdr>
        <w:top w:val="none" w:sz="0" w:space="0" w:color="auto"/>
        <w:left w:val="none" w:sz="0" w:space="0" w:color="auto"/>
        <w:bottom w:val="none" w:sz="0" w:space="0" w:color="auto"/>
        <w:right w:val="none" w:sz="0" w:space="0" w:color="auto"/>
      </w:divBdr>
    </w:div>
    <w:div w:id="1517695102">
      <w:bodyDiv w:val="1"/>
      <w:marLeft w:val="0"/>
      <w:marRight w:val="0"/>
      <w:marTop w:val="0"/>
      <w:marBottom w:val="0"/>
      <w:divBdr>
        <w:top w:val="none" w:sz="0" w:space="0" w:color="auto"/>
        <w:left w:val="none" w:sz="0" w:space="0" w:color="auto"/>
        <w:bottom w:val="none" w:sz="0" w:space="0" w:color="auto"/>
        <w:right w:val="none" w:sz="0" w:space="0" w:color="auto"/>
      </w:divBdr>
    </w:div>
    <w:div w:id="1518614427">
      <w:bodyDiv w:val="1"/>
      <w:marLeft w:val="0"/>
      <w:marRight w:val="0"/>
      <w:marTop w:val="0"/>
      <w:marBottom w:val="0"/>
      <w:divBdr>
        <w:top w:val="none" w:sz="0" w:space="0" w:color="auto"/>
        <w:left w:val="none" w:sz="0" w:space="0" w:color="auto"/>
        <w:bottom w:val="none" w:sz="0" w:space="0" w:color="auto"/>
        <w:right w:val="none" w:sz="0" w:space="0" w:color="auto"/>
      </w:divBdr>
    </w:div>
    <w:div w:id="1527409376">
      <w:bodyDiv w:val="1"/>
      <w:marLeft w:val="0"/>
      <w:marRight w:val="0"/>
      <w:marTop w:val="0"/>
      <w:marBottom w:val="0"/>
      <w:divBdr>
        <w:top w:val="none" w:sz="0" w:space="0" w:color="auto"/>
        <w:left w:val="none" w:sz="0" w:space="0" w:color="auto"/>
        <w:bottom w:val="none" w:sz="0" w:space="0" w:color="auto"/>
        <w:right w:val="none" w:sz="0" w:space="0" w:color="auto"/>
      </w:divBdr>
    </w:div>
    <w:div w:id="1528177765">
      <w:bodyDiv w:val="1"/>
      <w:marLeft w:val="0"/>
      <w:marRight w:val="0"/>
      <w:marTop w:val="0"/>
      <w:marBottom w:val="0"/>
      <w:divBdr>
        <w:top w:val="none" w:sz="0" w:space="0" w:color="auto"/>
        <w:left w:val="none" w:sz="0" w:space="0" w:color="auto"/>
        <w:bottom w:val="none" w:sz="0" w:space="0" w:color="auto"/>
        <w:right w:val="none" w:sz="0" w:space="0" w:color="auto"/>
      </w:divBdr>
    </w:div>
    <w:div w:id="1529100284">
      <w:bodyDiv w:val="1"/>
      <w:marLeft w:val="0"/>
      <w:marRight w:val="0"/>
      <w:marTop w:val="0"/>
      <w:marBottom w:val="0"/>
      <w:divBdr>
        <w:top w:val="none" w:sz="0" w:space="0" w:color="auto"/>
        <w:left w:val="none" w:sz="0" w:space="0" w:color="auto"/>
        <w:bottom w:val="none" w:sz="0" w:space="0" w:color="auto"/>
        <w:right w:val="none" w:sz="0" w:space="0" w:color="auto"/>
      </w:divBdr>
    </w:div>
    <w:div w:id="1529290381">
      <w:bodyDiv w:val="1"/>
      <w:marLeft w:val="0"/>
      <w:marRight w:val="0"/>
      <w:marTop w:val="0"/>
      <w:marBottom w:val="0"/>
      <w:divBdr>
        <w:top w:val="none" w:sz="0" w:space="0" w:color="auto"/>
        <w:left w:val="none" w:sz="0" w:space="0" w:color="auto"/>
        <w:bottom w:val="none" w:sz="0" w:space="0" w:color="auto"/>
        <w:right w:val="none" w:sz="0" w:space="0" w:color="auto"/>
      </w:divBdr>
    </w:div>
    <w:div w:id="1529948909">
      <w:bodyDiv w:val="1"/>
      <w:marLeft w:val="0"/>
      <w:marRight w:val="0"/>
      <w:marTop w:val="0"/>
      <w:marBottom w:val="0"/>
      <w:divBdr>
        <w:top w:val="none" w:sz="0" w:space="0" w:color="auto"/>
        <w:left w:val="none" w:sz="0" w:space="0" w:color="auto"/>
        <w:bottom w:val="none" w:sz="0" w:space="0" w:color="auto"/>
        <w:right w:val="none" w:sz="0" w:space="0" w:color="auto"/>
      </w:divBdr>
    </w:div>
    <w:div w:id="1543596837">
      <w:bodyDiv w:val="1"/>
      <w:marLeft w:val="0"/>
      <w:marRight w:val="0"/>
      <w:marTop w:val="0"/>
      <w:marBottom w:val="0"/>
      <w:divBdr>
        <w:top w:val="none" w:sz="0" w:space="0" w:color="auto"/>
        <w:left w:val="none" w:sz="0" w:space="0" w:color="auto"/>
        <w:bottom w:val="none" w:sz="0" w:space="0" w:color="auto"/>
        <w:right w:val="none" w:sz="0" w:space="0" w:color="auto"/>
      </w:divBdr>
    </w:div>
    <w:div w:id="1545944087">
      <w:bodyDiv w:val="1"/>
      <w:marLeft w:val="0"/>
      <w:marRight w:val="0"/>
      <w:marTop w:val="0"/>
      <w:marBottom w:val="0"/>
      <w:divBdr>
        <w:top w:val="none" w:sz="0" w:space="0" w:color="auto"/>
        <w:left w:val="none" w:sz="0" w:space="0" w:color="auto"/>
        <w:bottom w:val="none" w:sz="0" w:space="0" w:color="auto"/>
        <w:right w:val="none" w:sz="0" w:space="0" w:color="auto"/>
      </w:divBdr>
    </w:div>
    <w:div w:id="1551379962">
      <w:bodyDiv w:val="1"/>
      <w:marLeft w:val="0"/>
      <w:marRight w:val="0"/>
      <w:marTop w:val="0"/>
      <w:marBottom w:val="0"/>
      <w:divBdr>
        <w:top w:val="none" w:sz="0" w:space="0" w:color="auto"/>
        <w:left w:val="none" w:sz="0" w:space="0" w:color="auto"/>
        <w:bottom w:val="none" w:sz="0" w:space="0" w:color="auto"/>
        <w:right w:val="none" w:sz="0" w:space="0" w:color="auto"/>
      </w:divBdr>
    </w:div>
    <w:div w:id="1553080980">
      <w:bodyDiv w:val="1"/>
      <w:marLeft w:val="0"/>
      <w:marRight w:val="0"/>
      <w:marTop w:val="0"/>
      <w:marBottom w:val="0"/>
      <w:divBdr>
        <w:top w:val="none" w:sz="0" w:space="0" w:color="auto"/>
        <w:left w:val="none" w:sz="0" w:space="0" w:color="auto"/>
        <w:bottom w:val="none" w:sz="0" w:space="0" w:color="auto"/>
        <w:right w:val="none" w:sz="0" w:space="0" w:color="auto"/>
      </w:divBdr>
    </w:div>
    <w:div w:id="1553617104">
      <w:bodyDiv w:val="1"/>
      <w:marLeft w:val="0"/>
      <w:marRight w:val="0"/>
      <w:marTop w:val="0"/>
      <w:marBottom w:val="0"/>
      <w:divBdr>
        <w:top w:val="none" w:sz="0" w:space="0" w:color="auto"/>
        <w:left w:val="none" w:sz="0" w:space="0" w:color="auto"/>
        <w:bottom w:val="none" w:sz="0" w:space="0" w:color="auto"/>
        <w:right w:val="none" w:sz="0" w:space="0" w:color="auto"/>
      </w:divBdr>
    </w:div>
    <w:div w:id="1555659975">
      <w:bodyDiv w:val="1"/>
      <w:marLeft w:val="0"/>
      <w:marRight w:val="0"/>
      <w:marTop w:val="0"/>
      <w:marBottom w:val="0"/>
      <w:divBdr>
        <w:top w:val="none" w:sz="0" w:space="0" w:color="auto"/>
        <w:left w:val="none" w:sz="0" w:space="0" w:color="auto"/>
        <w:bottom w:val="none" w:sz="0" w:space="0" w:color="auto"/>
        <w:right w:val="none" w:sz="0" w:space="0" w:color="auto"/>
      </w:divBdr>
    </w:div>
    <w:div w:id="1560239731">
      <w:bodyDiv w:val="1"/>
      <w:marLeft w:val="0"/>
      <w:marRight w:val="0"/>
      <w:marTop w:val="0"/>
      <w:marBottom w:val="0"/>
      <w:divBdr>
        <w:top w:val="none" w:sz="0" w:space="0" w:color="auto"/>
        <w:left w:val="none" w:sz="0" w:space="0" w:color="auto"/>
        <w:bottom w:val="none" w:sz="0" w:space="0" w:color="auto"/>
        <w:right w:val="none" w:sz="0" w:space="0" w:color="auto"/>
      </w:divBdr>
    </w:div>
    <w:div w:id="1564414343">
      <w:bodyDiv w:val="1"/>
      <w:marLeft w:val="0"/>
      <w:marRight w:val="0"/>
      <w:marTop w:val="0"/>
      <w:marBottom w:val="0"/>
      <w:divBdr>
        <w:top w:val="none" w:sz="0" w:space="0" w:color="auto"/>
        <w:left w:val="none" w:sz="0" w:space="0" w:color="auto"/>
        <w:bottom w:val="none" w:sz="0" w:space="0" w:color="auto"/>
        <w:right w:val="none" w:sz="0" w:space="0" w:color="auto"/>
      </w:divBdr>
    </w:div>
    <w:div w:id="1582133225">
      <w:bodyDiv w:val="1"/>
      <w:marLeft w:val="0"/>
      <w:marRight w:val="0"/>
      <w:marTop w:val="0"/>
      <w:marBottom w:val="0"/>
      <w:divBdr>
        <w:top w:val="none" w:sz="0" w:space="0" w:color="auto"/>
        <w:left w:val="none" w:sz="0" w:space="0" w:color="auto"/>
        <w:bottom w:val="none" w:sz="0" w:space="0" w:color="auto"/>
        <w:right w:val="none" w:sz="0" w:space="0" w:color="auto"/>
      </w:divBdr>
    </w:div>
    <w:div w:id="1591963481">
      <w:bodyDiv w:val="1"/>
      <w:marLeft w:val="0"/>
      <w:marRight w:val="0"/>
      <w:marTop w:val="0"/>
      <w:marBottom w:val="0"/>
      <w:divBdr>
        <w:top w:val="none" w:sz="0" w:space="0" w:color="auto"/>
        <w:left w:val="none" w:sz="0" w:space="0" w:color="auto"/>
        <w:bottom w:val="none" w:sz="0" w:space="0" w:color="auto"/>
        <w:right w:val="none" w:sz="0" w:space="0" w:color="auto"/>
      </w:divBdr>
    </w:div>
    <w:div w:id="1592929045">
      <w:bodyDiv w:val="1"/>
      <w:marLeft w:val="0"/>
      <w:marRight w:val="0"/>
      <w:marTop w:val="0"/>
      <w:marBottom w:val="0"/>
      <w:divBdr>
        <w:top w:val="none" w:sz="0" w:space="0" w:color="auto"/>
        <w:left w:val="none" w:sz="0" w:space="0" w:color="auto"/>
        <w:bottom w:val="none" w:sz="0" w:space="0" w:color="auto"/>
        <w:right w:val="none" w:sz="0" w:space="0" w:color="auto"/>
      </w:divBdr>
    </w:div>
    <w:div w:id="1592931926">
      <w:bodyDiv w:val="1"/>
      <w:marLeft w:val="0"/>
      <w:marRight w:val="0"/>
      <w:marTop w:val="0"/>
      <w:marBottom w:val="0"/>
      <w:divBdr>
        <w:top w:val="none" w:sz="0" w:space="0" w:color="auto"/>
        <w:left w:val="none" w:sz="0" w:space="0" w:color="auto"/>
        <w:bottom w:val="none" w:sz="0" w:space="0" w:color="auto"/>
        <w:right w:val="none" w:sz="0" w:space="0" w:color="auto"/>
      </w:divBdr>
    </w:div>
    <w:div w:id="1594556533">
      <w:bodyDiv w:val="1"/>
      <w:marLeft w:val="0"/>
      <w:marRight w:val="0"/>
      <w:marTop w:val="0"/>
      <w:marBottom w:val="0"/>
      <w:divBdr>
        <w:top w:val="none" w:sz="0" w:space="0" w:color="auto"/>
        <w:left w:val="none" w:sz="0" w:space="0" w:color="auto"/>
        <w:bottom w:val="none" w:sz="0" w:space="0" w:color="auto"/>
        <w:right w:val="none" w:sz="0" w:space="0" w:color="auto"/>
      </w:divBdr>
    </w:div>
    <w:div w:id="1596673727">
      <w:bodyDiv w:val="1"/>
      <w:marLeft w:val="0"/>
      <w:marRight w:val="0"/>
      <w:marTop w:val="0"/>
      <w:marBottom w:val="0"/>
      <w:divBdr>
        <w:top w:val="none" w:sz="0" w:space="0" w:color="auto"/>
        <w:left w:val="none" w:sz="0" w:space="0" w:color="auto"/>
        <w:bottom w:val="none" w:sz="0" w:space="0" w:color="auto"/>
        <w:right w:val="none" w:sz="0" w:space="0" w:color="auto"/>
      </w:divBdr>
    </w:div>
    <w:div w:id="1599635301">
      <w:bodyDiv w:val="1"/>
      <w:marLeft w:val="0"/>
      <w:marRight w:val="0"/>
      <w:marTop w:val="0"/>
      <w:marBottom w:val="0"/>
      <w:divBdr>
        <w:top w:val="none" w:sz="0" w:space="0" w:color="auto"/>
        <w:left w:val="none" w:sz="0" w:space="0" w:color="auto"/>
        <w:bottom w:val="none" w:sz="0" w:space="0" w:color="auto"/>
        <w:right w:val="none" w:sz="0" w:space="0" w:color="auto"/>
      </w:divBdr>
    </w:div>
    <w:div w:id="1604459501">
      <w:bodyDiv w:val="1"/>
      <w:marLeft w:val="0"/>
      <w:marRight w:val="0"/>
      <w:marTop w:val="0"/>
      <w:marBottom w:val="0"/>
      <w:divBdr>
        <w:top w:val="none" w:sz="0" w:space="0" w:color="auto"/>
        <w:left w:val="none" w:sz="0" w:space="0" w:color="auto"/>
        <w:bottom w:val="none" w:sz="0" w:space="0" w:color="auto"/>
        <w:right w:val="none" w:sz="0" w:space="0" w:color="auto"/>
      </w:divBdr>
    </w:div>
    <w:div w:id="1607348897">
      <w:bodyDiv w:val="1"/>
      <w:marLeft w:val="0"/>
      <w:marRight w:val="0"/>
      <w:marTop w:val="0"/>
      <w:marBottom w:val="0"/>
      <w:divBdr>
        <w:top w:val="none" w:sz="0" w:space="0" w:color="auto"/>
        <w:left w:val="none" w:sz="0" w:space="0" w:color="auto"/>
        <w:bottom w:val="none" w:sz="0" w:space="0" w:color="auto"/>
        <w:right w:val="none" w:sz="0" w:space="0" w:color="auto"/>
      </w:divBdr>
    </w:div>
    <w:div w:id="1613900361">
      <w:bodyDiv w:val="1"/>
      <w:marLeft w:val="0"/>
      <w:marRight w:val="0"/>
      <w:marTop w:val="0"/>
      <w:marBottom w:val="0"/>
      <w:divBdr>
        <w:top w:val="none" w:sz="0" w:space="0" w:color="auto"/>
        <w:left w:val="none" w:sz="0" w:space="0" w:color="auto"/>
        <w:bottom w:val="none" w:sz="0" w:space="0" w:color="auto"/>
        <w:right w:val="none" w:sz="0" w:space="0" w:color="auto"/>
      </w:divBdr>
    </w:div>
    <w:div w:id="1615594741">
      <w:bodyDiv w:val="1"/>
      <w:marLeft w:val="0"/>
      <w:marRight w:val="0"/>
      <w:marTop w:val="0"/>
      <w:marBottom w:val="0"/>
      <w:divBdr>
        <w:top w:val="none" w:sz="0" w:space="0" w:color="auto"/>
        <w:left w:val="none" w:sz="0" w:space="0" w:color="auto"/>
        <w:bottom w:val="none" w:sz="0" w:space="0" w:color="auto"/>
        <w:right w:val="none" w:sz="0" w:space="0" w:color="auto"/>
      </w:divBdr>
    </w:div>
    <w:div w:id="1617447985">
      <w:bodyDiv w:val="1"/>
      <w:marLeft w:val="0"/>
      <w:marRight w:val="0"/>
      <w:marTop w:val="0"/>
      <w:marBottom w:val="0"/>
      <w:divBdr>
        <w:top w:val="none" w:sz="0" w:space="0" w:color="auto"/>
        <w:left w:val="none" w:sz="0" w:space="0" w:color="auto"/>
        <w:bottom w:val="none" w:sz="0" w:space="0" w:color="auto"/>
        <w:right w:val="none" w:sz="0" w:space="0" w:color="auto"/>
      </w:divBdr>
    </w:div>
    <w:div w:id="1618640709">
      <w:bodyDiv w:val="1"/>
      <w:marLeft w:val="0"/>
      <w:marRight w:val="0"/>
      <w:marTop w:val="0"/>
      <w:marBottom w:val="0"/>
      <w:divBdr>
        <w:top w:val="none" w:sz="0" w:space="0" w:color="auto"/>
        <w:left w:val="none" w:sz="0" w:space="0" w:color="auto"/>
        <w:bottom w:val="none" w:sz="0" w:space="0" w:color="auto"/>
        <w:right w:val="none" w:sz="0" w:space="0" w:color="auto"/>
      </w:divBdr>
    </w:div>
    <w:div w:id="1620212544">
      <w:bodyDiv w:val="1"/>
      <w:marLeft w:val="0"/>
      <w:marRight w:val="0"/>
      <w:marTop w:val="0"/>
      <w:marBottom w:val="0"/>
      <w:divBdr>
        <w:top w:val="none" w:sz="0" w:space="0" w:color="auto"/>
        <w:left w:val="none" w:sz="0" w:space="0" w:color="auto"/>
        <w:bottom w:val="none" w:sz="0" w:space="0" w:color="auto"/>
        <w:right w:val="none" w:sz="0" w:space="0" w:color="auto"/>
      </w:divBdr>
    </w:div>
    <w:div w:id="1623153285">
      <w:bodyDiv w:val="1"/>
      <w:marLeft w:val="0"/>
      <w:marRight w:val="0"/>
      <w:marTop w:val="0"/>
      <w:marBottom w:val="0"/>
      <w:divBdr>
        <w:top w:val="none" w:sz="0" w:space="0" w:color="auto"/>
        <w:left w:val="none" w:sz="0" w:space="0" w:color="auto"/>
        <w:bottom w:val="none" w:sz="0" w:space="0" w:color="auto"/>
        <w:right w:val="none" w:sz="0" w:space="0" w:color="auto"/>
      </w:divBdr>
    </w:div>
    <w:div w:id="1624388507">
      <w:bodyDiv w:val="1"/>
      <w:marLeft w:val="0"/>
      <w:marRight w:val="0"/>
      <w:marTop w:val="0"/>
      <w:marBottom w:val="0"/>
      <w:divBdr>
        <w:top w:val="none" w:sz="0" w:space="0" w:color="auto"/>
        <w:left w:val="none" w:sz="0" w:space="0" w:color="auto"/>
        <w:bottom w:val="none" w:sz="0" w:space="0" w:color="auto"/>
        <w:right w:val="none" w:sz="0" w:space="0" w:color="auto"/>
      </w:divBdr>
    </w:div>
    <w:div w:id="1626111305">
      <w:bodyDiv w:val="1"/>
      <w:marLeft w:val="0"/>
      <w:marRight w:val="0"/>
      <w:marTop w:val="0"/>
      <w:marBottom w:val="0"/>
      <w:divBdr>
        <w:top w:val="none" w:sz="0" w:space="0" w:color="auto"/>
        <w:left w:val="none" w:sz="0" w:space="0" w:color="auto"/>
        <w:bottom w:val="none" w:sz="0" w:space="0" w:color="auto"/>
        <w:right w:val="none" w:sz="0" w:space="0" w:color="auto"/>
      </w:divBdr>
    </w:div>
    <w:div w:id="1630623464">
      <w:bodyDiv w:val="1"/>
      <w:marLeft w:val="0"/>
      <w:marRight w:val="0"/>
      <w:marTop w:val="0"/>
      <w:marBottom w:val="0"/>
      <w:divBdr>
        <w:top w:val="none" w:sz="0" w:space="0" w:color="auto"/>
        <w:left w:val="none" w:sz="0" w:space="0" w:color="auto"/>
        <w:bottom w:val="none" w:sz="0" w:space="0" w:color="auto"/>
        <w:right w:val="none" w:sz="0" w:space="0" w:color="auto"/>
      </w:divBdr>
    </w:div>
    <w:div w:id="1639149145">
      <w:bodyDiv w:val="1"/>
      <w:marLeft w:val="0"/>
      <w:marRight w:val="0"/>
      <w:marTop w:val="0"/>
      <w:marBottom w:val="0"/>
      <w:divBdr>
        <w:top w:val="none" w:sz="0" w:space="0" w:color="auto"/>
        <w:left w:val="none" w:sz="0" w:space="0" w:color="auto"/>
        <w:bottom w:val="none" w:sz="0" w:space="0" w:color="auto"/>
        <w:right w:val="none" w:sz="0" w:space="0" w:color="auto"/>
      </w:divBdr>
    </w:div>
    <w:div w:id="1639528151">
      <w:bodyDiv w:val="1"/>
      <w:marLeft w:val="0"/>
      <w:marRight w:val="0"/>
      <w:marTop w:val="0"/>
      <w:marBottom w:val="0"/>
      <w:divBdr>
        <w:top w:val="none" w:sz="0" w:space="0" w:color="auto"/>
        <w:left w:val="none" w:sz="0" w:space="0" w:color="auto"/>
        <w:bottom w:val="none" w:sz="0" w:space="0" w:color="auto"/>
        <w:right w:val="none" w:sz="0" w:space="0" w:color="auto"/>
      </w:divBdr>
    </w:div>
    <w:div w:id="1641836199">
      <w:bodyDiv w:val="1"/>
      <w:marLeft w:val="0"/>
      <w:marRight w:val="0"/>
      <w:marTop w:val="0"/>
      <w:marBottom w:val="0"/>
      <w:divBdr>
        <w:top w:val="none" w:sz="0" w:space="0" w:color="auto"/>
        <w:left w:val="none" w:sz="0" w:space="0" w:color="auto"/>
        <w:bottom w:val="none" w:sz="0" w:space="0" w:color="auto"/>
        <w:right w:val="none" w:sz="0" w:space="0" w:color="auto"/>
      </w:divBdr>
    </w:div>
    <w:div w:id="1656033586">
      <w:bodyDiv w:val="1"/>
      <w:marLeft w:val="0"/>
      <w:marRight w:val="0"/>
      <w:marTop w:val="0"/>
      <w:marBottom w:val="0"/>
      <w:divBdr>
        <w:top w:val="none" w:sz="0" w:space="0" w:color="auto"/>
        <w:left w:val="none" w:sz="0" w:space="0" w:color="auto"/>
        <w:bottom w:val="none" w:sz="0" w:space="0" w:color="auto"/>
        <w:right w:val="none" w:sz="0" w:space="0" w:color="auto"/>
      </w:divBdr>
    </w:div>
    <w:div w:id="1658413006">
      <w:bodyDiv w:val="1"/>
      <w:marLeft w:val="0"/>
      <w:marRight w:val="0"/>
      <w:marTop w:val="0"/>
      <w:marBottom w:val="0"/>
      <w:divBdr>
        <w:top w:val="none" w:sz="0" w:space="0" w:color="auto"/>
        <w:left w:val="none" w:sz="0" w:space="0" w:color="auto"/>
        <w:bottom w:val="none" w:sz="0" w:space="0" w:color="auto"/>
        <w:right w:val="none" w:sz="0" w:space="0" w:color="auto"/>
      </w:divBdr>
    </w:div>
    <w:div w:id="1659579708">
      <w:bodyDiv w:val="1"/>
      <w:marLeft w:val="0"/>
      <w:marRight w:val="0"/>
      <w:marTop w:val="0"/>
      <w:marBottom w:val="0"/>
      <w:divBdr>
        <w:top w:val="none" w:sz="0" w:space="0" w:color="auto"/>
        <w:left w:val="none" w:sz="0" w:space="0" w:color="auto"/>
        <w:bottom w:val="none" w:sz="0" w:space="0" w:color="auto"/>
        <w:right w:val="none" w:sz="0" w:space="0" w:color="auto"/>
      </w:divBdr>
    </w:div>
    <w:div w:id="1663391070">
      <w:bodyDiv w:val="1"/>
      <w:marLeft w:val="0"/>
      <w:marRight w:val="0"/>
      <w:marTop w:val="0"/>
      <w:marBottom w:val="0"/>
      <w:divBdr>
        <w:top w:val="none" w:sz="0" w:space="0" w:color="auto"/>
        <w:left w:val="none" w:sz="0" w:space="0" w:color="auto"/>
        <w:bottom w:val="none" w:sz="0" w:space="0" w:color="auto"/>
        <w:right w:val="none" w:sz="0" w:space="0" w:color="auto"/>
      </w:divBdr>
    </w:div>
    <w:div w:id="1668705785">
      <w:bodyDiv w:val="1"/>
      <w:marLeft w:val="0"/>
      <w:marRight w:val="0"/>
      <w:marTop w:val="0"/>
      <w:marBottom w:val="0"/>
      <w:divBdr>
        <w:top w:val="none" w:sz="0" w:space="0" w:color="auto"/>
        <w:left w:val="none" w:sz="0" w:space="0" w:color="auto"/>
        <w:bottom w:val="none" w:sz="0" w:space="0" w:color="auto"/>
        <w:right w:val="none" w:sz="0" w:space="0" w:color="auto"/>
      </w:divBdr>
    </w:div>
    <w:div w:id="1669937875">
      <w:bodyDiv w:val="1"/>
      <w:marLeft w:val="0"/>
      <w:marRight w:val="0"/>
      <w:marTop w:val="0"/>
      <w:marBottom w:val="0"/>
      <w:divBdr>
        <w:top w:val="none" w:sz="0" w:space="0" w:color="auto"/>
        <w:left w:val="none" w:sz="0" w:space="0" w:color="auto"/>
        <w:bottom w:val="none" w:sz="0" w:space="0" w:color="auto"/>
        <w:right w:val="none" w:sz="0" w:space="0" w:color="auto"/>
      </w:divBdr>
    </w:div>
    <w:div w:id="1670281295">
      <w:bodyDiv w:val="1"/>
      <w:marLeft w:val="0"/>
      <w:marRight w:val="0"/>
      <w:marTop w:val="0"/>
      <w:marBottom w:val="0"/>
      <w:divBdr>
        <w:top w:val="none" w:sz="0" w:space="0" w:color="auto"/>
        <w:left w:val="none" w:sz="0" w:space="0" w:color="auto"/>
        <w:bottom w:val="none" w:sz="0" w:space="0" w:color="auto"/>
        <w:right w:val="none" w:sz="0" w:space="0" w:color="auto"/>
      </w:divBdr>
    </w:div>
    <w:div w:id="1670718874">
      <w:bodyDiv w:val="1"/>
      <w:marLeft w:val="0"/>
      <w:marRight w:val="0"/>
      <w:marTop w:val="0"/>
      <w:marBottom w:val="0"/>
      <w:divBdr>
        <w:top w:val="none" w:sz="0" w:space="0" w:color="auto"/>
        <w:left w:val="none" w:sz="0" w:space="0" w:color="auto"/>
        <w:bottom w:val="none" w:sz="0" w:space="0" w:color="auto"/>
        <w:right w:val="none" w:sz="0" w:space="0" w:color="auto"/>
      </w:divBdr>
    </w:div>
    <w:div w:id="1672020918">
      <w:bodyDiv w:val="1"/>
      <w:marLeft w:val="0"/>
      <w:marRight w:val="0"/>
      <w:marTop w:val="0"/>
      <w:marBottom w:val="0"/>
      <w:divBdr>
        <w:top w:val="none" w:sz="0" w:space="0" w:color="auto"/>
        <w:left w:val="none" w:sz="0" w:space="0" w:color="auto"/>
        <w:bottom w:val="none" w:sz="0" w:space="0" w:color="auto"/>
        <w:right w:val="none" w:sz="0" w:space="0" w:color="auto"/>
      </w:divBdr>
    </w:div>
    <w:div w:id="1672832170">
      <w:bodyDiv w:val="1"/>
      <w:marLeft w:val="0"/>
      <w:marRight w:val="0"/>
      <w:marTop w:val="0"/>
      <w:marBottom w:val="0"/>
      <w:divBdr>
        <w:top w:val="none" w:sz="0" w:space="0" w:color="auto"/>
        <w:left w:val="none" w:sz="0" w:space="0" w:color="auto"/>
        <w:bottom w:val="none" w:sz="0" w:space="0" w:color="auto"/>
        <w:right w:val="none" w:sz="0" w:space="0" w:color="auto"/>
      </w:divBdr>
    </w:div>
    <w:div w:id="1673414206">
      <w:bodyDiv w:val="1"/>
      <w:marLeft w:val="0"/>
      <w:marRight w:val="0"/>
      <w:marTop w:val="0"/>
      <w:marBottom w:val="0"/>
      <w:divBdr>
        <w:top w:val="none" w:sz="0" w:space="0" w:color="auto"/>
        <w:left w:val="none" w:sz="0" w:space="0" w:color="auto"/>
        <w:bottom w:val="none" w:sz="0" w:space="0" w:color="auto"/>
        <w:right w:val="none" w:sz="0" w:space="0" w:color="auto"/>
      </w:divBdr>
    </w:div>
    <w:div w:id="1673527972">
      <w:bodyDiv w:val="1"/>
      <w:marLeft w:val="0"/>
      <w:marRight w:val="0"/>
      <w:marTop w:val="0"/>
      <w:marBottom w:val="0"/>
      <w:divBdr>
        <w:top w:val="none" w:sz="0" w:space="0" w:color="auto"/>
        <w:left w:val="none" w:sz="0" w:space="0" w:color="auto"/>
        <w:bottom w:val="none" w:sz="0" w:space="0" w:color="auto"/>
        <w:right w:val="none" w:sz="0" w:space="0" w:color="auto"/>
      </w:divBdr>
    </w:div>
    <w:div w:id="1673987501">
      <w:bodyDiv w:val="1"/>
      <w:marLeft w:val="0"/>
      <w:marRight w:val="0"/>
      <w:marTop w:val="0"/>
      <w:marBottom w:val="0"/>
      <w:divBdr>
        <w:top w:val="none" w:sz="0" w:space="0" w:color="auto"/>
        <w:left w:val="none" w:sz="0" w:space="0" w:color="auto"/>
        <w:bottom w:val="none" w:sz="0" w:space="0" w:color="auto"/>
        <w:right w:val="none" w:sz="0" w:space="0" w:color="auto"/>
      </w:divBdr>
    </w:div>
    <w:div w:id="1678115530">
      <w:bodyDiv w:val="1"/>
      <w:marLeft w:val="0"/>
      <w:marRight w:val="0"/>
      <w:marTop w:val="0"/>
      <w:marBottom w:val="0"/>
      <w:divBdr>
        <w:top w:val="none" w:sz="0" w:space="0" w:color="auto"/>
        <w:left w:val="none" w:sz="0" w:space="0" w:color="auto"/>
        <w:bottom w:val="none" w:sz="0" w:space="0" w:color="auto"/>
        <w:right w:val="none" w:sz="0" w:space="0" w:color="auto"/>
      </w:divBdr>
    </w:div>
    <w:div w:id="1679306421">
      <w:bodyDiv w:val="1"/>
      <w:marLeft w:val="0"/>
      <w:marRight w:val="0"/>
      <w:marTop w:val="0"/>
      <w:marBottom w:val="0"/>
      <w:divBdr>
        <w:top w:val="none" w:sz="0" w:space="0" w:color="auto"/>
        <w:left w:val="none" w:sz="0" w:space="0" w:color="auto"/>
        <w:bottom w:val="none" w:sz="0" w:space="0" w:color="auto"/>
        <w:right w:val="none" w:sz="0" w:space="0" w:color="auto"/>
      </w:divBdr>
    </w:div>
    <w:div w:id="1685932597">
      <w:bodyDiv w:val="1"/>
      <w:marLeft w:val="0"/>
      <w:marRight w:val="0"/>
      <w:marTop w:val="0"/>
      <w:marBottom w:val="0"/>
      <w:divBdr>
        <w:top w:val="none" w:sz="0" w:space="0" w:color="auto"/>
        <w:left w:val="none" w:sz="0" w:space="0" w:color="auto"/>
        <w:bottom w:val="none" w:sz="0" w:space="0" w:color="auto"/>
        <w:right w:val="none" w:sz="0" w:space="0" w:color="auto"/>
      </w:divBdr>
    </w:div>
    <w:div w:id="1686131315">
      <w:bodyDiv w:val="1"/>
      <w:marLeft w:val="0"/>
      <w:marRight w:val="0"/>
      <w:marTop w:val="0"/>
      <w:marBottom w:val="0"/>
      <w:divBdr>
        <w:top w:val="none" w:sz="0" w:space="0" w:color="auto"/>
        <w:left w:val="none" w:sz="0" w:space="0" w:color="auto"/>
        <w:bottom w:val="none" w:sz="0" w:space="0" w:color="auto"/>
        <w:right w:val="none" w:sz="0" w:space="0" w:color="auto"/>
      </w:divBdr>
    </w:div>
    <w:div w:id="1687294211">
      <w:bodyDiv w:val="1"/>
      <w:marLeft w:val="0"/>
      <w:marRight w:val="0"/>
      <w:marTop w:val="0"/>
      <w:marBottom w:val="0"/>
      <w:divBdr>
        <w:top w:val="none" w:sz="0" w:space="0" w:color="auto"/>
        <w:left w:val="none" w:sz="0" w:space="0" w:color="auto"/>
        <w:bottom w:val="none" w:sz="0" w:space="0" w:color="auto"/>
        <w:right w:val="none" w:sz="0" w:space="0" w:color="auto"/>
      </w:divBdr>
    </w:div>
    <w:div w:id="1689061200">
      <w:bodyDiv w:val="1"/>
      <w:marLeft w:val="0"/>
      <w:marRight w:val="0"/>
      <w:marTop w:val="0"/>
      <w:marBottom w:val="0"/>
      <w:divBdr>
        <w:top w:val="none" w:sz="0" w:space="0" w:color="auto"/>
        <w:left w:val="none" w:sz="0" w:space="0" w:color="auto"/>
        <w:bottom w:val="none" w:sz="0" w:space="0" w:color="auto"/>
        <w:right w:val="none" w:sz="0" w:space="0" w:color="auto"/>
      </w:divBdr>
    </w:div>
    <w:div w:id="1692032467">
      <w:bodyDiv w:val="1"/>
      <w:marLeft w:val="0"/>
      <w:marRight w:val="0"/>
      <w:marTop w:val="0"/>
      <w:marBottom w:val="0"/>
      <w:divBdr>
        <w:top w:val="none" w:sz="0" w:space="0" w:color="auto"/>
        <w:left w:val="none" w:sz="0" w:space="0" w:color="auto"/>
        <w:bottom w:val="none" w:sz="0" w:space="0" w:color="auto"/>
        <w:right w:val="none" w:sz="0" w:space="0" w:color="auto"/>
      </w:divBdr>
    </w:div>
    <w:div w:id="1703554463">
      <w:bodyDiv w:val="1"/>
      <w:marLeft w:val="0"/>
      <w:marRight w:val="0"/>
      <w:marTop w:val="0"/>
      <w:marBottom w:val="0"/>
      <w:divBdr>
        <w:top w:val="none" w:sz="0" w:space="0" w:color="auto"/>
        <w:left w:val="none" w:sz="0" w:space="0" w:color="auto"/>
        <w:bottom w:val="none" w:sz="0" w:space="0" w:color="auto"/>
        <w:right w:val="none" w:sz="0" w:space="0" w:color="auto"/>
      </w:divBdr>
    </w:div>
    <w:div w:id="1717847826">
      <w:bodyDiv w:val="1"/>
      <w:marLeft w:val="0"/>
      <w:marRight w:val="0"/>
      <w:marTop w:val="0"/>
      <w:marBottom w:val="0"/>
      <w:divBdr>
        <w:top w:val="none" w:sz="0" w:space="0" w:color="auto"/>
        <w:left w:val="none" w:sz="0" w:space="0" w:color="auto"/>
        <w:bottom w:val="none" w:sz="0" w:space="0" w:color="auto"/>
        <w:right w:val="none" w:sz="0" w:space="0" w:color="auto"/>
      </w:divBdr>
    </w:div>
    <w:div w:id="1720398480">
      <w:bodyDiv w:val="1"/>
      <w:marLeft w:val="0"/>
      <w:marRight w:val="0"/>
      <w:marTop w:val="0"/>
      <w:marBottom w:val="0"/>
      <w:divBdr>
        <w:top w:val="none" w:sz="0" w:space="0" w:color="auto"/>
        <w:left w:val="none" w:sz="0" w:space="0" w:color="auto"/>
        <w:bottom w:val="none" w:sz="0" w:space="0" w:color="auto"/>
        <w:right w:val="none" w:sz="0" w:space="0" w:color="auto"/>
      </w:divBdr>
    </w:div>
    <w:div w:id="1723169819">
      <w:bodyDiv w:val="1"/>
      <w:marLeft w:val="0"/>
      <w:marRight w:val="0"/>
      <w:marTop w:val="0"/>
      <w:marBottom w:val="0"/>
      <w:divBdr>
        <w:top w:val="none" w:sz="0" w:space="0" w:color="auto"/>
        <w:left w:val="none" w:sz="0" w:space="0" w:color="auto"/>
        <w:bottom w:val="none" w:sz="0" w:space="0" w:color="auto"/>
        <w:right w:val="none" w:sz="0" w:space="0" w:color="auto"/>
      </w:divBdr>
    </w:div>
    <w:div w:id="1724284887">
      <w:bodyDiv w:val="1"/>
      <w:marLeft w:val="0"/>
      <w:marRight w:val="0"/>
      <w:marTop w:val="0"/>
      <w:marBottom w:val="0"/>
      <w:divBdr>
        <w:top w:val="none" w:sz="0" w:space="0" w:color="auto"/>
        <w:left w:val="none" w:sz="0" w:space="0" w:color="auto"/>
        <w:bottom w:val="none" w:sz="0" w:space="0" w:color="auto"/>
        <w:right w:val="none" w:sz="0" w:space="0" w:color="auto"/>
      </w:divBdr>
    </w:div>
    <w:div w:id="1724404767">
      <w:bodyDiv w:val="1"/>
      <w:marLeft w:val="0"/>
      <w:marRight w:val="0"/>
      <w:marTop w:val="0"/>
      <w:marBottom w:val="0"/>
      <w:divBdr>
        <w:top w:val="none" w:sz="0" w:space="0" w:color="auto"/>
        <w:left w:val="none" w:sz="0" w:space="0" w:color="auto"/>
        <w:bottom w:val="none" w:sz="0" w:space="0" w:color="auto"/>
        <w:right w:val="none" w:sz="0" w:space="0" w:color="auto"/>
      </w:divBdr>
    </w:div>
    <w:div w:id="1732731715">
      <w:bodyDiv w:val="1"/>
      <w:marLeft w:val="0"/>
      <w:marRight w:val="0"/>
      <w:marTop w:val="0"/>
      <w:marBottom w:val="0"/>
      <w:divBdr>
        <w:top w:val="none" w:sz="0" w:space="0" w:color="auto"/>
        <w:left w:val="none" w:sz="0" w:space="0" w:color="auto"/>
        <w:bottom w:val="none" w:sz="0" w:space="0" w:color="auto"/>
        <w:right w:val="none" w:sz="0" w:space="0" w:color="auto"/>
      </w:divBdr>
    </w:div>
    <w:div w:id="1755975231">
      <w:bodyDiv w:val="1"/>
      <w:marLeft w:val="0"/>
      <w:marRight w:val="0"/>
      <w:marTop w:val="0"/>
      <w:marBottom w:val="0"/>
      <w:divBdr>
        <w:top w:val="none" w:sz="0" w:space="0" w:color="auto"/>
        <w:left w:val="none" w:sz="0" w:space="0" w:color="auto"/>
        <w:bottom w:val="none" w:sz="0" w:space="0" w:color="auto"/>
        <w:right w:val="none" w:sz="0" w:space="0" w:color="auto"/>
      </w:divBdr>
    </w:div>
    <w:div w:id="1761101957">
      <w:bodyDiv w:val="1"/>
      <w:marLeft w:val="0"/>
      <w:marRight w:val="0"/>
      <w:marTop w:val="0"/>
      <w:marBottom w:val="0"/>
      <w:divBdr>
        <w:top w:val="none" w:sz="0" w:space="0" w:color="auto"/>
        <w:left w:val="none" w:sz="0" w:space="0" w:color="auto"/>
        <w:bottom w:val="none" w:sz="0" w:space="0" w:color="auto"/>
        <w:right w:val="none" w:sz="0" w:space="0" w:color="auto"/>
      </w:divBdr>
    </w:div>
    <w:div w:id="1762412339">
      <w:bodyDiv w:val="1"/>
      <w:marLeft w:val="0"/>
      <w:marRight w:val="0"/>
      <w:marTop w:val="0"/>
      <w:marBottom w:val="0"/>
      <w:divBdr>
        <w:top w:val="none" w:sz="0" w:space="0" w:color="auto"/>
        <w:left w:val="none" w:sz="0" w:space="0" w:color="auto"/>
        <w:bottom w:val="none" w:sz="0" w:space="0" w:color="auto"/>
        <w:right w:val="none" w:sz="0" w:space="0" w:color="auto"/>
      </w:divBdr>
    </w:div>
    <w:div w:id="1768187043">
      <w:bodyDiv w:val="1"/>
      <w:marLeft w:val="0"/>
      <w:marRight w:val="0"/>
      <w:marTop w:val="0"/>
      <w:marBottom w:val="0"/>
      <w:divBdr>
        <w:top w:val="none" w:sz="0" w:space="0" w:color="auto"/>
        <w:left w:val="none" w:sz="0" w:space="0" w:color="auto"/>
        <w:bottom w:val="none" w:sz="0" w:space="0" w:color="auto"/>
        <w:right w:val="none" w:sz="0" w:space="0" w:color="auto"/>
      </w:divBdr>
    </w:div>
    <w:div w:id="1768766460">
      <w:bodyDiv w:val="1"/>
      <w:marLeft w:val="0"/>
      <w:marRight w:val="0"/>
      <w:marTop w:val="0"/>
      <w:marBottom w:val="0"/>
      <w:divBdr>
        <w:top w:val="none" w:sz="0" w:space="0" w:color="auto"/>
        <w:left w:val="none" w:sz="0" w:space="0" w:color="auto"/>
        <w:bottom w:val="none" w:sz="0" w:space="0" w:color="auto"/>
        <w:right w:val="none" w:sz="0" w:space="0" w:color="auto"/>
      </w:divBdr>
    </w:div>
    <w:div w:id="1773434038">
      <w:bodyDiv w:val="1"/>
      <w:marLeft w:val="0"/>
      <w:marRight w:val="0"/>
      <w:marTop w:val="0"/>
      <w:marBottom w:val="0"/>
      <w:divBdr>
        <w:top w:val="none" w:sz="0" w:space="0" w:color="auto"/>
        <w:left w:val="none" w:sz="0" w:space="0" w:color="auto"/>
        <w:bottom w:val="none" w:sz="0" w:space="0" w:color="auto"/>
        <w:right w:val="none" w:sz="0" w:space="0" w:color="auto"/>
      </w:divBdr>
    </w:div>
    <w:div w:id="1776320092">
      <w:bodyDiv w:val="1"/>
      <w:marLeft w:val="0"/>
      <w:marRight w:val="0"/>
      <w:marTop w:val="0"/>
      <w:marBottom w:val="0"/>
      <w:divBdr>
        <w:top w:val="none" w:sz="0" w:space="0" w:color="auto"/>
        <w:left w:val="none" w:sz="0" w:space="0" w:color="auto"/>
        <w:bottom w:val="none" w:sz="0" w:space="0" w:color="auto"/>
        <w:right w:val="none" w:sz="0" w:space="0" w:color="auto"/>
      </w:divBdr>
    </w:div>
    <w:div w:id="1784690457">
      <w:bodyDiv w:val="1"/>
      <w:marLeft w:val="0"/>
      <w:marRight w:val="0"/>
      <w:marTop w:val="0"/>
      <w:marBottom w:val="0"/>
      <w:divBdr>
        <w:top w:val="none" w:sz="0" w:space="0" w:color="auto"/>
        <w:left w:val="none" w:sz="0" w:space="0" w:color="auto"/>
        <w:bottom w:val="none" w:sz="0" w:space="0" w:color="auto"/>
        <w:right w:val="none" w:sz="0" w:space="0" w:color="auto"/>
      </w:divBdr>
    </w:div>
    <w:div w:id="1785688643">
      <w:bodyDiv w:val="1"/>
      <w:marLeft w:val="0"/>
      <w:marRight w:val="0"/>
      <w:marTop w:val="0"/>
      <w:marBottom w:val="0"/>
      <w:divBdr>
        <w:top w:val="none" w:sz="0" w:space="0" w:color="auto"/>
        <w:left w:val="none" w:sz="0" w:space="0" w:color="auto"/>
        <w:bottom w:val="none" w:sz="0" w:space="0" w:color="auto"/>
        <w:right w:val="none" w:sz="0" w:space="0" w:color="auto"/>
      </w:divBdr>
    </w:div>
    <w:div w:id="1789427526">
      <w:bodyDiv w:val="1"/>
      <w:marLeft w:val="0"/>
      <w:marRight w:val="0"/>
      <w:marTop w:val="0"/>
      <w:marBottom w:val="0"/>
      <w:divBdr>
        <w:top w:val="none" w:sz="0" w:space="0" w:color="auto"/>
        <w:left w:val="none" w:sz="0" w:space="0" w:color="auto"/>
        <w:bottom w:val="none" w:sz="0" w:space="0" w:color="auto"/>
        <w:right w:val="none" w:sz="0" w:space="0" w:color="auto"/>
      </w:divBdr>
    </w:div>
    <w:div w:id="1789469005">
      <w:bodyDiv w:val="1"/>
      <w:marLeft w:val="0"/>
      <w:marRight w:val="0"/>
      <w:marTop w:val="0"/>
      <w:marBottom w:val="0"/>
      <w:divBdr>
        <w:top w:val="none" w:sz="0" w:space="0" w:color="auto"/>
        <w:left w:val="none" w:sz="0" w:space="0" w:color="auto"/>
        <w:bottom w:val="none" w:sz="0" w:space="0" w:color="auto"/>
        <w:right w:val="none" w:sz="0" w:space="0" w:color="auto"/>
      </w:divBdr>
    </w:div>
    <w:div w:id="1789659394">
      <w:bodyDiv w:val="1"/>
      <w:marLeft w:val="0"/>
      <w:marRight w:val="0"/>
      <w:marTop w:val="0"/>
      <w:marBottom w:val="0"/>
      <w:divBdr>
        <w:top w:val="none" w:sz="0" w:space="0" w:color="auto"/>
        <w:left w:val="none" w:sz="0" w:space="0" w:color="auto"/>
        <w:bottom w:val="none" w:sz="0" w:space="0" w:color="auto"/>
        <w:right w:val="none" w:sz="0" w:space="0" w:color="auto"/>
      </w:divBdr>
    </w:div>
    <w:div w:id="1790736244">
      <w:bodyDiv w:val="1"/>
      <w:marLeft w:val="0"/>
      <w:marRight w:val="0"/>
      <w:marTop w:val="0"/>
      <w:marBottom w:val="0"/>
      <w:divBdr>
        <w:top w:val="none" w:sz="0" w:space="0" w:color="auto"/>
        <w:left w:val="none" w:sz="0" w:space="0" w:color="auto"/>
        <w:bottom w:val="none" w:sz="0" w:space="0" w:color="auto"/>
        <w:right w:val="none" w:sz="0" w:space="0" w:color="auto"/>
      </w:divBdr>
    </w:div>
    <w:div w:id="1794787443">
      <w:bodyDiv w:val="1"/>
      <w:marLeft w:val="0"/>
      <w:marRight w:val="0"/>
      <w:marTop w:val="0"/>
      <w:marBottom w:val="0"/>
      <w:divBdr>
        <w:top w:val="none" w:sz="0" w:space="0" w:color="auto"/>
        <w:left w:val="none" w:sz="0" w:space="0" w:color="auto"/>
        <w:bottom w:val="none" w:sz="0" w:space="0" w:color="auto"/>
        <w:right w:val="none" w:sz="0" w:space="0" w:color="auto"/>
      </w:divBdr>
    </w:div>
    <w:div w:id="1801457179">
      <w:bodyDiv w:val="1"/>
      <w:marLeft w:val="0"/>
      <w:marRight w:val="0"/>
      <w:marTop w:val="0"/>
      <w:marBottom w:val="0"/>
      <w:divBdr>
        <w:top w:val="none" w:sz="0" w:space="0" w:color="auto"/>
        <w:left w:val="none" w:sz="0" w:space="0" w:color="auto"/>
        <w:bottom w:val="none" w:sz="0" w:space="0" w:color="auto"/>
        <w:right w:val="none" w:sz="0" w:space="0" w:color="auto"/>
      </w:divBdr>
    </w:div>
    <w:div w:id="1821382630">
      <w:bodyDiv w:val="1"/>
      <w:marLeft w:val="0"/>
      <w:marRight w:val="0"/>
      <w:marTop w:val="0"/>
      <w:marBottom w:val="0"/>
      <w:divBdr>
        <w:top w:val="none" w:sz="0" w:space="0" w:color="auto"/>
        <w:left w:val="none" w:sz="0" w:space="0" w:color="auto"/>
        <w:bottom w:val="none" w:sz="0" w:space="0" w:color="auto"/>
        <w:right w:val="none" w:sz="0" w:space="0" w:color="auto"/>
      </w:divBdr>
    </w:div>
    <w:div w:id="1822497191">
      <w:bodyDiv w:val="1"/>
      <w:marLeft w:val="0"/>
      <w:marRight w:val="0"/>
      <w:marTop w:val="0"/>
      <w:marBottom w:val="0"/>
      <w:divBdr>
        <w:top w:val="none" w:sz="0" w:space="0" w:color="auto"/>
        <w:left w:val="none" w:sz="0" w:space="0" w:color="auto"/>
        <w:bottom w:val="none" w:sz="0" w:space="0" w:color="auto"/>
        <w:right w:val="none" w:sz="0" w:space="0" w:color="auto"/>
      </w:divBdr>
    </w:div>
    <w:div w:id="1828282396">
      <w:bodyDiv w:val="1"/>
      <w:marLeft w:val="0"/>
      <w:marRight w:val="0"/>
      <w:marTop w:val="0"/>
      <w:marBottom w:val="0"/>
      <w:divBdr>
        <w:top w:val="none" w:sz="0" w:space="0" w:color="auto"/>
        <w:left w:val="none" w:sz="0" w:space="0" w:color="auto"/>
        <w:bottom w:val="none" w:sz="0" w:space="0" w:color="auto"/>
        <w:right w:val="none" w:sz="0" w:space="0" w:color="auto"/>
      </w:divBdr>
    </w:div>
    <w:div w:id="1831286009">
      <w:bodyDiv w:val="1"/>
      <w:marLeft w:val="0"/>
      <w:marRight w:val="0"/>
      <w:marTop w:val="0"/>
      <w:marBottom w:val="0"/>
      <w:divBdr>
        <w:top w:val="none" w:sz="0" w:space="0" w:color="auto"/>
        <w:left w:val="none" w:sz="0" w:space="0" w:color="auto"/>
        <w:bottom w:val="none" w:sz="0" w:space="0" w:color="auto"/>
        <w:right w:val="none" w:sz="0" w:space="0" w:color="auto"/>
      </w:divBdr>
    </w:div>
    <w:div w:id="1833641500">
      <w:bodyDiv w:val="1"/>
      <w:marLeft w:val="0"/>
      <w:marRight w:val="0"/>
      <w:marTop w:val="0"/>
      <w:marBottom w:val="0"/>
      <w:divBdr>
        <w:top w:val="none" w:sz="0" w:space="0" w:color="auto"/>
        <w:left w:val="none" w:sz="0" w:space="0" w:color="auto"/>
        <w:bottom w:val="none" w:sz="0" w:space="0" w:color="auto"/>
        <w:right w:val="none" w:sz="0" w:space="0" w:color="auto"/>
      </w:divBdr>
    </w:div>
    <w:div w:id="1838882178">
      <w:bodyDiv w:val="1"/>
      <w:marLeft w:val="0"/>
      <w:marRight w:val="0"/>
      <w:marTop w:val="0"/>
      <w:marBottom w:val="0"/>
      <w:divBdr>
        <w:top w:val="none" w:sz="0" w:space="0" w:color="auto"/>
        <w:left w:val="none" w:sz="0" w:space="0" w:color="auto"/>
        <w:bottom w:val="none" w:sz="0" w:space="0" w:color="auto"/>
        <w:right w:val="none" w:sz="0" w:space="0" w:color="auto"/>
      </w:divBdr>
    </w:div>
    <w:div w:id="1840346026">
      <w:bodyDiv w:val="1"/>
      <w:marLeft w:val="0"/>
      <w:marRight w:val="0"/>
      <w:marTop w:val="0"/>
      <w:marBottom w:val="0"/>
      <w:divBdr>
        <w:top w:val="none" w:sz="0" w:space="0" w:color="auto"/>
        <w:left w:val="none" w:sz="0" w:space="0" w:color="auto"/>
        <w:bottom w:val="none" w:sz="0" w:space="0" w:color="auto"/>
        <w:right w:val="none" w:sz="0" w:space="0" w:color="auto"/>
      </w:divBdr>
    </w:div>
    <w:div w:id="1842161492">
      <w:bodyDiv w:val="1"/>
      <w:marLeft w:val="0"/>
      <w:marRight w:val="0"/>
      <w:marTop w:val="0"/>
      <w:marBottom w:val="0"/>
      <w:divBdr>
        <w:top w:val="none" w:sz="0" w:space="0" w:color="auto"/>
        <w:left w:val="none" w:sz="0" w:space="0" w:color="auto"/>
        <w:bottom w:val="none" w:sz="0" w:space="0" w:color="auto"/>
        <w:right w:val="none" w:sz="0" w:space="0" w:color="auto"/>
      </w:divBdr>
    </w:div>
    <w:div w:id="1844467622">
      <w:bodyDiv w:val="1"/>
      <w:marLeft w:val="0"/>
      <w:marRight w:val="0"/>
      <w:marTop w:val="0"/>
      <w:marBottom w:val="0"/>
      <w:divBdr>
        <w:top w:val="none" w:sz="0" w:space="0" w:color="auto"/>
        <w:left w:val="none" w:sz="0" w:space="0" w:color="auto"/>
        <w:bottom w:val="none" w:sz="0" w:space="0" w:color="auto"/>
        <w:right w:val="none" w:sz="0" w:space="0" w:color="auto"/>
      </w:divBdr>
    </w:div>
    <w:div w:id="1848447391">
      <w:bodyDiv w:val="1"/>
      <w:marLeft w:val="0"/>
      <w:marRight w:val="0"/>
      <w:marTop w:val="0"/>
      <w:marBottom w:val="0"/>
      <w:divBdr>
        <w:top w:val="none" w:sz="0" w:space="0" w:color="auto"/>
        <w:left w:val="none" w:sz="0" w:space="0" w:color="auto"/>
        <w:bottom w:val="none" w:sz="0" w:space="0" w:color="auto"/>
        <w:right w:val="none" w:sz="0" w:space="0" w:color="auto"/>
      </w:divBdr>
    </w:div>
    <w:div w:id="1849366254">
      <w:bodyDiv w:val="1"/>
      <w:marLeft w:val="0"/>
      <w:marRight w:val="0"/>
      <w:marTop w:val="0"/>
      <w:marBottom w:val="0"/>
      <w:divBdr>
        <w:top w:val="none" w:sz="0" w:space="0" w:color="auto"/>
        <w:left w:val="none" w:sz="0" w:space="0" w:color="auto"/>
        <w:bottom w:val="none" w:sz="0" w:space="0" w:color="auto"/>
        <w:right w:val="none" w:sz="0" w:space="0" w:color="auto"/>
      </w:divBdr>
    </w:div>
    <w:div w:id="1851748522">
      <w:bodyDiv w:val="1"/>
      <w:marLeft w:val="0"/>
      <w:marRight w:val="0"/>
      <w:marTop w:val="0"/>
      <w:marBottom w:val="0"/>
      <w:divBdr>
        <w:top w:val="none" w:sz="0" w:space="0" w:color="auto"/>
        <w:left w:val="none" w:sz="0" w:space="0" w:color="auto"/>
        <w:bottom w:val="none" w:sz="0" w:space="0" w:color="auto"/>
        <w:right w:val="none" w:sz="0" w:space="0" w:color="auto"/>
      </w:divBdr>
    </w:div>
    <w:div w:id="1853640635">
      <w:bodyDiv w:val="1"/>
      <w:marLeft w:val="0"/>
      <w:marRight w:val="0"/>
      <w:marTop w:val="0"/>
      <w:marBottom w:val="0"/>
      <w:divBdr>
        <w:top w:val="none" w:sz="0" w:space="0" w:color="auto"/>
        <w:left w:val="none" w:sz="0" w:space="0" w:color="auto"/>
        <w:bottom w:val="none" w:sz="0" w:space="0" w:color="auto"/>
        <w:right w:val="none" w:sz="0" w:space="0" w:color="auto"/>
      </w:divBdr>
    </w:div>
    <w:div w:id="1857108111">
      <w:bodyDiv w:val="1"/>
      <w:marLeft w:val="0"/>
      <w:marRight w:val="0"/>
      <w:marTop w:val="0"/>
      <w:marBottom w:val="0"/>
      <w:divBdr>
        <w:top w:val="none" w:sz="0" w:space="0" w:color="auto"/>
        <w:left w:val="none" w:sz="0" w:space="0" w:color="auto"/>
        <w:bottom w:val="none" w:sz="0" w:space="0" w:color="auto"/>
        <w:right w:val="none" w:sz="0" w:space="0" w:color="auto"/>
      </w:divBdr>
    </w:div>
    <w:div w:id="1860390556">
      <w:bodyDiv w:val="1"/>
      <w:marLeft w:val="0"/>
      <w:marRight w:val="0"/>
      <w:marTop w:val="0"/>
      <w:marBottom w:val="0"/>
      <w:divBdr>
        <w:top w:val="none" w:sz="0" w:space="0" w:color="auto"/>
        <w:left w:val="none" w:sz="0" w:space="0" w:color="auto"/>
        <w:bottom w:val="none" w:sz="0" w:space="0" w:color="auto"/>
        <w:right w:val="none" w:sz="0" w:space="0" w:color="auto"/>
      </w:divBdr>
    </w:div>
    <w:div w:id="1868710189">
      <w:bodyDiv w:val="1"/>
      <w:marLeft w:val="0"/>
      <w:marRight w:val="0"/>
      <w:marTop w:val="0"/>
      <w:marBottom w:val="0"/>
      <w:divBdr>
        <w:top w:val="none" w:sz="0" w:space="0" w:color="auto"/>
        <w:left w:val="none" w:sz="0" w:space="0" w:color="auto"/>
        <w:bottom w:val="none" w:sz="0" w:space="0" w:color="auto"/>
        <w:right w:val="none" w:sz="0" w:space="0" w:color="auto"/>
      </w:divBdr>
    </w:div>
    <w:div w:id="1869103705">
      <w:bodyDiv w:val="1"/>
      <w:marLeft w:val="0"/>
      <w:marRight w:val="0"/>
      <w:marTop w:val="0"/>
      <w:marBottom w:val="0"/>
      <w:divBdr>
        <w:top w:val="none" w:sz="0" w:space="0" w:color="auto"/>
        <w:left w:val="none" w:sz="0" w:space="0" w:color="auto"/>
        <w:bottom w:val="none" w:sz="0" w:space="0" w:color="auto"/>
        <w:right w:val="none" w:sz="0" w:space="0" w:color="auto"/>
      </w:divBdr>
    </w:div>
    <w:div w:id="1876651871">
      <w:bodyDiv w:val="1"/>
      <w:marLeft w:val="0"/>
      <w:marRight w:val="0"/>
      <w:marTop w:val="0"/>
      <w:marBottom w:val="0"/>
      <w:divBdr>
        <w:top w:val="none" w:sz="0" w:space="0" w:color="auto"/>
        <w:left w:val="none" w:sz="0" w:space="0" w:color="auto"/>
        <w:bottom w:val="none" w:sz="0" w:space="0" w:color="auto"/>
        <w:right w:val="none" w:sz="0" w:space="0" w:color="auto"/>
      </w:divBdr>
    </w:div>
    <w:div w:id="1877741278">
      <w:bodyDiv w:val="1"/>
      <w:marLeft w:val="0"/>
      <w:marRight w:val="0"/>
      <w:marTop w:val="0"/>
      <w:marBottom w:val="0"/>
      <w:divBdr>
        <w:top w:val="none" w:sz="0" w:space="0" w:color="auto"/>
        <w:left w:val="none" w:sz="0" w:space="0" w:color="auto"/>
        <w:bottom w:val="none" w:sz="0" w:space="0" w:color="auto"/>
        <w:right w:val="none" w:sz="0" w:space="0" w:color="auto"/>
      </w:divBdr>
    </w:div>
    <w:div w:id="1883402623">
      <w:bodyDiv w:val="1"/>
      <w:marLeft w:val="0"/>
      <w:marRight w:val="0"/>
      <w:marTop w:val="0"/>
      <w:marBottom w:val="0"/>
      <w:divBdr>
        <w:top w:val="none" w:sz="0" w:space="0" w:color="auto"/>
        <w:left w:val="none" w:sz="0" w:space="0" w:color="auto"/>
        <w:bottom w:val="none" w:sz="0" w:space="0" w:color="auto"/>
        <w:right w:val="none" w:sz="0" w:space="0" w:color="auto"/>
      </w:divBdr>
    </w:div>
    <w:div w:id="1886520820">
      <w:bodyDiv w:val="1"/>
      <w:marLeft w:val="0"/>
      <w:marRight w:val="0"/>
      <w:marTop w:val="0"/>
      <w:marBottom w:val="0"/>
      <w:divBdr>
        <w:top w:val="none" w:sz="0" w:space="0" w:color="auto"/>
        <w:left w:val="none" w:sz="0" w:space="0" w:color="auto"/>
        <w:bottom w:val="none" w:sz="0" w:space="0" w:color="auto"/>
        <w:right w:val="none" w:sz="0" w:space="0" w:color="auto"/>
      </w:divBdr>
    </w:div>
    <w:div w:id="1887830836">
      <w:bodyDiv w:val="1"/>
      <w:marLeft w:val="0"/>
      <w:marRight w:val="0"/>
      <w:marTop w:val="0"/>
      <w:marBottom w:val="0"/>
      <w:divBdr>
        <w:top w:val="none" w:sz="0" w:space="0" w:color="auto"/>
        <w:left w:val="none" w:sz="0" w:space="0" w:color="auto"/>
        <w:bottom w:val="none" w:sz="0" w:space="0" w:color="auto"/>
        <w:right w:val="none" w:sz="0" w:space="0" w:color="auto"/>
      </w:divBdr>
    </w:div>
    <w:div w:id="1890798503">
      <w:bodyDiv w:val="1"/>
      <w:marLeft w:val="0"/>
      <w:marRight w:val="0"/>
      <w:marTop w:val="0"/>
      <w:marBottom w:val="0"/>
      <w:divBdr>
        <w:top w:val="none" w:sz="0" w:space="0" w:color="auto"/>
        <w:left w:val="none" w:sz="0" w:space="0" w:color="auto"/>
        <w:bottom w:val="none" w:sz="0" w:space="0" w:color="auto"/>
        <w:right w:val="none" w:sz="0" w:space="0" w:color="auto"/>
      </w:divBdr>
    </w:div>
    <w:div w:id="1895198341">
      <w:bodyDiv w:val="1"/>
      <w:marLeft w:val="0"/>
      <w:marRight w:val="0"/>
      <w:marTop w:val="0"/>
      <w:marBottom w:val="0"/>
      <w:divBdr>
        <w:top w:val="none" w:sz="0" w:space="0" w:color="auto"/>
        <w:left w:val="none" w:sz="0" w:space="0" w:color="auto"/>
        <w:bottom w:val="none" w:sz="0" w:space="0" w:color="auto"/>
        <w:right w:val="none" w:sz="0" w:space="0" w:color="auto"/>
      </w:divBdr>
    </w:div>
    <w:div w:id="1895696912">
      <w:bodyDiv w:val="1"/>
      <w:marLeft w:val="0"/>
      <w:marRight w:val="0"/>
      <w:marTop w:val="0"/>
      <w:marBottom w:val="0"/>
      <w:divBdr>
        <w:top w:val="none" w:sz="0" w:space="0" w:color="auto"/>
        <w:left w:val="none" w:sz="0" w:space="0" w:color="auto"/>
        <w:bottom w:val="none" w:sz="0" w:space="0" w:color="auto"/>
        <w:right w:val="none" w:sz="0" w:space="0" w:color="auto"/>
      </w:divBdr>
    </w:div>
    <w:div w:id="1898545080">
      <w:bodyDiv w:val="1"/>
      <w:marLeft w:val="0"/>
      <w:marRight w:val="0"/>
      <w:marTop w:val="0"/>
      <w:marBottom w:val="0"/>
      <w:divBdr>
        <w:top w:val="none" w:sz="0" w:space="0" w:color="auto"/>
        <w:left w:val="none" w:sz="0" w:space="0" w:color="auto"/>
        <w:bottom w:val="none" w:sz="0" w:space="0" w:color="auto"/>
        <w:right w:val="none" w:sz="0" w:space="0" w:color="auto"/>
      </w:divBdr>
    </w:div>
    <w:div w:id="1907834631">
      <w:bodyDiv w:val="1"/>
      <w:marLeft w:val="0"/>
      <w:marRight w:val="0"/>
      <w:marTop w:val="0"/>
      <w:marBottom w:val="0"/>
      <w:divBdr>
        <w:top w:val="none" w:sz="0" w:space="0" w:color="auto"/>
        <w:left w:val="none" w:sz="0" w:space="0" w:color="auto"/>
        <w:bottom w:val="none" w:sz="0" w:space="0" w:color="auto"/>
        <w:right w:val="none" w:sz="0" w:space="0" w:color="auto"/>
      </w:divBdr>
    </w:div>
    <w:div w:id="1908107271">
      <w:bodyDiv w:val="1"/>
      <w:marLeft w:val="0"/>
      <w:marRight w:val="0"/>
      <w:marTop w:val="0"/>
      <w:marBottom w:val="0"/>
      <w:divBdr>
        <w:top w:val="none" w:sz="0" w:space="0" w:color="auto"/>
        <w:left w:val="none" w:sz="0" w:space="0" w:color="auto"/>
        <w:bottom w:val="none" w:sz="0" w:space="0" w:color="auto"/>
        <w:right w:val="none" w:sz="0" w:space="0" w:color="auto"/>
      </w:divBdr>
    </w:div>
    <w:div w:id="1908224386">
      <w:bodyDiv w:val="1"/>
      <w:marLeft w:val="0"/>
      <w:marRight w:val="0"/>
      <w:marTop w:val="0"/>
      <w:marBottom w:val="0"/>
      <w:divBdr>
        <w:top w:val="none" w:sz="0" w:space="0" w:color="auto"/>
        <w:left w:val="none" w:sz="0" w:space="0" w:color="auto"/>
        <w:bottom w:val="none" w:sz="0" w:space="0" w:color="auto"/>
        <w:right w:val="none" w:sz="0" w:space="0" w:color="auto"/>
      </w:divBdr>
    </w:div>
    <w:div w:id="1911382512">
      <w:bodyDiv w:val="1"/>
      <w:marLeft w:val="0"/>
      <w:marRight w:val="0"/>
      <w:marTop w:val="0"/>
      <w:marBottom w:val="0"/>
      <w:divBdr>
        <w:top w:val="none" w:sz="0" w:space="0" w:color="auto"/>
        <w:left w:val="none" w:sz="0" w:space="0" w:color="auto"/>
        <w:bottom w:val="none" w:sz="0" w:space="0" w:color="auto"/>
        <w:right w:val="none" w:sz="0" w:space="0" w:color="auto"/>
      </w:divBdr>
    </w:div>
    <w:div w:id="1912083067">
      <w:bodyDiv w:val="1"/>
      <w:marLeft w:val="0"/>
      <w:marRight w:val="0"/>
      <w:marTop w:val="0"/>
      <w:marBottom w:val="0"/>
      <w:divBdr>
        <w:top w:val="none" w:sz="0" w:space="0" w:color="auto"/>
        <w:left w:val="none" w:sz="0" w:space="0" w:color="auto"/>
        <w:bottom w:val="none" w:sz="0" w:space="0" w:color="auto"/>
        <w:right w:val="none" w:sz="0" w:space="0" w:color="auto"/>
      </w:divBdr>
    </w:div>
    <w:div w:id="1918786589">
      <w:bodyDiv w:val="1"/>
      <w:marLeft w:val="0"/>
      <w:marRight w:val="0"/>
      <w:marTop w:val="0"/>
      <w:marBottom w:val="0"/>
      <w:divBdr>
        <w:top w:val="none" w:sz="0" w:space="0" w:color="auto"/>
        <w:left w:val="none" w:sz="0" w:space="0" w:color="auto"/>
        <w:bottom w:val="none" w:sz="0" w:space="0" w:color="auto"/>
        <w:right w:val="none" w:sz="0" w:space="0" w:color="auto"/>
      </w:divBdr>
    </w:div>
    <w:div w:id="1921908749">
      <w:bodyDiv w:val="1"/>
      <w:marLeft w:val="0"/>
      <w:marRight w:val="0"/>
      <w:marTop w:val="0"/>
      <w:marBottom w:val="0"/>
      <w:divBdr>
        <w:top w:val="none" w:sz="0" w:space="0" w:color="auto"/>
        <w:left w:val="none" w:sz="0" w:space="0" w:color="auto"/>
        <w:bottom w:val="none" w:sz="0" w:space="0" w:color="auto"/>
        <w:right w:val="none" w:sz="0" w:space="0" w:color="auto"/>
      </w:divBdr>
    </w:div>
    <w:div w:id="1924535092">
      <w:bodyDiv w:val="1"/>
      <w:marLeft w:val="0"/>
      <w:marRight w:val="0"/>
      <w:marTop w:val="0"/>
      <w:marBottom w:val="0"/>
      <w:divBdr>
        <w:top w:val="none" w:sz="0" w:space="0" w:color="auto"/>
        <w:left w:val="none" w:sz="0" w:space="0" w:color="auto"/>
        <w:bottom w:val="none" w:sz="0" w:space="0" w:color="auto"/>
        <w:right w:val="none" w:sz="0" w:space="0" w:color="auto"/>
      </w:divBdr>
    </w:div>
    <w:div w:id="1926331452">
      <w:bodyDiv w:val="1"/>
      <w:marLeft w:val="0"/>
      <w:marRight w:val="0"/>
      <w:marTop w:val="0"/>
      <w:marBottom w:val="0"/>
      <w:divBdr>
        <w:top w:val="none" w:sz="0" w:space="0" w:color="auto"/>
        <w:left w:val="none" w:sz="0" w:space="0" w:color="auto"/>
        <w:bottom w:val="none" w:sz="0" w:space="0" w:color="auto"/>
        <w:right w:val="none" w:sz="0" w:space="0" w:color="auto"/>
      </w:divBdr>
    </w:div>
    <w:div w:id="1926913732">
      <w:bodyDiv w:val="1"/>
      <w:marLeft w:val="0"/>
      <w:marRight w:val="0"/>
      <w:marTop w:val="0"/>
      <w:marBottom w:val="0"/>
      <w:divBdr>
        <w:top w:val="none" w:sz="0" w:space="0" w:color="auto"/>
        <w:left w:val="none" w:sz="0" w:space="0" w:color="auto"/>
        <w:bottom w:val="none" w:sz="0" w:space="0" w:color="auto"/>
        <w:right w:val="none" w:sz="0" w:space="0" w:color="auto"/>
      </w:divBdr>
    </w:div>
    <w:div w:id="1931961773">
      <w:bodyDiv w:val="1"/>
      <w:marLeft w:val="0"/>
      <w:marRight w:val="0"/>
      <w:marTop w:val="0"/>
      <w:marBottom w:val="0"/>
      <w:divBdr>
        <w:top w:val="none" w:sz="0" w:space="0" w:color="auto"/>
        <w:left w:val="none" w:sz="0" w:space="0" w:color="auto"/>
        <w:bottom w:val="none" w:sz="0" w:space="0" w:color="auto"/>
        <w:right w:val="none" w:sz="0" w:space="0" w:color="auto"/>
      </w:divBdr>
    </w:div>
    <w:div w:id="1932615909">
      <w:bodyDiv w:val="1"/>
      <w:marLeft w:val="0"/>
      <w:marRight w:val="0"/>
      <w:marTop w:val="0"/>
      <w:marBottom w:val="0"/>
      <w:divBdr>
        <w:top w:val="none" w:sz="0" w:space="0" w:color="auto"/>
        <w:left w:val="none" w:sz="0" w:space="0" w:color="auto"/>
        <w:bottom w:val="none" w:sz="0" w:space="0" w:color="auto"/>
        <w:right w:val="none" w:sz="0" w:space="0" w:color="auto"/>
      </w:divBdr>
    </w:div>
    <w:div w:id="1933388620">
      <w:bodyDiv w:val="1"/>
      <w:marLeft w:val="0"/>
      <w:marRight w:val="0"/>
      <w:marTop w:val="0"/>
      <w:marBottom w:val="0"/>
      <w:divBdr>
        <w:top w:val="none" w:sz="0" w:space="0" w:color="auto"/>
        <w:left w:val="none" w:sz="0" w:space="0" w:color="auto"/>
        <w:bottom w:val="none" w:sz="0" w:space="0" w:color="auto"/>
        <w:right w:val="none" w:sz="0" w:space="0" w:color="auto"/>
      </w:divBdr>
    </w:div>
    <w:div w:id="1934589729">
      <w:bodyDiv w:val="1"/>
      <w:marLeft w:val="0"/>
      <w:marRight w:val="0"/>
      <w:marTop w:val="0"/>
      <w:marBottom w:val="0"/>
      <w:divBdr>
        <w:top w:val="none" w:sz="0" w:space="0" w:color="auto"/>
        <w:left w:val="none" w:sz="0" w:space="0" w:color="auto"/>
        <w:bottom w:val="none" w:sz="0" w:space="0" w:color="auto"/>
        <w:right w:val="none" w:sz="0" w:space="0" w:color="auto"/>
      </w:divBdr>
    </w:div>
    <w:div w:id="1936135370">
      <w:bodyDiv w:val="1"/>
      <w:marLeft w:val="0"/>
      <w:marRight w:val="0"/>
      <w:marTop w:val="0"/>
      <w:marBottom w:val="0"/>
      <w:divBdr>
        <w:top w:val="none" w:sz="0" w:space="0" w:color="auto"/>
        <w:left w:val="none" w:sz="0" w:space="0" w:color="auto"/>
        <w:bottom w:val="none" w:sz="0" w:space="0" w:color="auto"/>
        <w:right w:val="none" w:sz="0" w:space="0" w:color="auto"/>
      </w:divBdr>
    </w:div>
    <w:div w:id="1937864436">
      <w:bodyDiv w:val="1"/>
      <w:marLeft w:val="0"/>
      <w:marRight w:val="0"/>
      <w:marTop w:val="0"/>
      <w:marBottom w:val="0"/>
      <w:divBdr>
        <w:top w:val="none" w:sz="0" w:space="0" w:color="auto"/>
        <w:left w:val="none" w:sz="0" w:space="0" w:color="auto"/>
        <w:bottom w:val="none" w:sz="0" w:space="0" w:color="auto"/>
        <w:right w:val="none" w:sz="0" w:space="0" w:color="auto"/>
      </w:divBdr>
    </w:div>
    <w:div w:id="1938099671">
      <w:bodyDiv w:val="1"/>
      <w:marLeft w:val="0"/>
      <w:marRight w:val="0"/>
      <w:marTop w:val="0"/>
      <w:marBottom w:val="0"/>
      <w:divBdr>
        <w:top w:val="none" w:sz="0" w:space="0" w:color="auto"/>
        <w:left w:val="none" w:sz="0" w:space="0" w:color="auto"/>
        <w:bottom w:val="none" w:sz="0" w:space="0" w:color="auto"/>
        <w:right w:val="none" w:sz="0" w:space="0" w:color="auto"/>
      </w:divBdr>
    </w:div>
    <w:div w:id="1940406754">
      <w:bodyDiv w:val="1"/>
      <w:marLeft w:val="0"/>
      <w:marRight w:val="0"/>
      <w:marTop w:val="0"/>
      <w:marBottom w:val="0"/>
      <w:divBdr>
        <w:top w:val="none" w:sz="0" w:space="0" w:color="auto"/>
        <w:left w:val="none" w:sz="0" w:space="0" w:color="auto"/>
        <w:bottom w:val="none" w:sz="0" w:space="0" w:color="auto"/>
        <w:right w:val="none" w:sz="0" w:space="0" w:color="auto"/>
      </w:divBdr>
    </w:div>
    <w:div w:id="1941058666">
      <w:bodyDiv w:val="1"/>
      <w:marLeft w:val="0"/>
      <w:marRight w:val="0"/>
      <w:marTop w:val="0"/>
      <w:marBottom w:val="0"/>
      <w:divBdr>
        <w:top w:val="none" w:sz="0" w:space="0" w:color="auto"/>
        <w:left w:val="none" w:sz="0" w:space="0" w:color="auto"/>
        <w:bottom w:val="none" w:sz="0" w:space="0" w:color="auto"/>
        <w:right w:val="none" w:sz="0" w:space="0" w:color="auto"/>
      </w:divBdr>
    </w:div>
    <w:div w:id="1944605090">
      <w:bodyDiv w:val="1"/>
      <w:marLeft w:val="0"/>
      <w:marRight w:val="0"/>
      <w:marTop w:val="0"/>
      <w:marBottom w:val="0"/>
      <w:divBdr>
        <w:top w:val="none" w:sz="0" w:space="0" w:color="auto"/>
        <w:left w:val="none" w:sz="0" w:space="0" w:color="auto"/>
        <w:bottom w:val="none" w:sz="0" w:space="0" w:color="auto"/>
        <w:right w:val="none" w:sz="0" w:space="0" w:color="auto"/>
      </w:divBdr>
    </w:div>
    <w:div w:id="1953590209">
      <w:bodyDiv w:val="1"/>
      <w:marLeft w:val="0"/>
      <w:marRight w:val="0"/>
      <w:marTop w:val="0"/>
      <w:marBottom w:val="0"/>
      <w:divBdr>
        <w:top w:val="none" w:sz="0" w:space="0" w:color="auto"/>
        <w:left w:val="none" w:sz="0" w:space="0" w:color="auto"/>
        <w:bottom w:val="none" w:sz="0" w:space="0" w:color="auto"/>
        <w:right w:val="none" w:sz="0" w:space="0" w:color="auto"/>
      </w:divBdr>
    </w:div>
    <w:div w:id="1953895431">
      <w:bodyDiv w:val="1"/>
      <w:marLeft w:val="0"/>
      <w:marRight w:val="0"/>
      <w:marTop w:val="0"/>
      <w:marBottom w:val="0"/>
      <w:divBdr>
        <w:top w:val="none" w:sz="0" w:space="0" w:color="auto"/>
        <w:left w:val="none" w:sz="0" w:space="0" w:color="auto"/>
        <w:bottom w:val="none" w:sz="0" w:space="0" w:color="auto"/>
        <w:right w:val="none" w:sz="0" w:space="0" w:color="auto"/>
      </w:divBdr>
    </w:div>
    <w:div w:id="1957519212">
      <w:bodyDiv w:val="1"/>
      <w:marLeft w:val="0"/>
      <w:marRight w:val="0"/>
      <w:marTop w:val="0"/>
      <w:marBottom w:val="0"/>
      <w:divBdr>
        <w:top w:val="none" w:sz="0" w:space="0" w:color="auto"/>
        <w:left w:val="none" w:sz="0" w:space="0" w:color="auto"/>
        <w:bottom w:val="none" w:sz="0" w:space="0" w:color="auto"/>
        <w:right w:val="none" w:sz="0" w:space="0" w:color="auto"/>
      </w:divBdr>
    </w:div>
    <w:div w:id="1964573644">
      <w:bodyDiv w:val="1"/>
      <w:marLeft w:val="0"/>
      <w:marRight w:val="0"/>
      <w:marTop w:val="0"/>
      <w:marBottom w:val="0"/>
      <w:divBdr>
        <w:top w:val="none" w:sz="0" w:space="0" w:color="auto"/>
        <w:left w:val="none" w:sz="0" w:space="0" w:color="auto"/>
        <w:bottom w:val="none" w:sz="0" w:space="0" w:color="auto"/>
        <w:right w:val="none" w:sz="0" w:space="0" w:color="auto"/>
      </w:divBdr>
    </w:div>
    <w:div w:id="1965118710">
      <w:bodyDiv w:val="1"/>
      <w:marLeft w:val="0"/>
      <w:marRight w:val="0"/>
      <w:marTop w:val="0"/>
      <w:marBottom w:val="0"/>
      <w:divBdr>
        <w:top w:val="none" w:sz="0" w:space="0" w:color="auto"/>
        <w:left w:val="none" w:sz="0" w:space="0" w:color="auto"/>
        <w:bottom w:val="none" w:sz="0" w:space="0" w:color="auto"/>
        <w:right w:val="none" w:sz="0" w:space="0" w:color="auto"/>
      </w:divBdr>
    </w:div>
    <w:div w:id="1971814204">
      <w:bodyDiv w:val="1"/>
      <w:marLeft w:val="0"/>
      <w:marRight w:val="0"/>
      <w:marTop w:val="0"/>
      <w:marBottom w:val="0"/>
      <w:divBdr>
        <w:top w:val="none" w:sz="0" w:space="0" w:color="auto"/>
        <w:left w:val="none" w:sz="0" w:space="0" w:color="auto"/>
        <w:bottom w:val="none" w:sz="0" w:space="0" w:color="auto"/>
        <w:right w:val="none" w:sz="0" w:space="0" w:color="auto"/>
      </w:divBdr>
    </w:div>
    <w:div w:id="1978685591">
      <w:bodyDiv w:val="1"/>
      <w:marLeft w:val="0"/>
      <w:marRight w:val="0"/>
      <w:marTop w:val="0"/>
      <w:marBottom w:val="0"/>
      <w:divBdr>
        <w:top w:val="none" w:sz="0" w:space="0" w:color="auto"/>
        <w:left w:val="none" w:sz="0" w:space="0" w:color="auto"/>
        <w:bottom w:val="none" w:sz="0" w:space="0" w:color="auto"/>
        <w:right w:val="none" w:sz="0" w:space="0" w:color="auto"/>
      </w:divBdr>
    </w:div>
    <w:div w:id="1980921134">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 w:id="2000577163">
      <w:bodyDiv w:val="1"/>
      <w:marLeft w:val="0"/>
      <w:marRight w:val="0"/>
      <w:marTop w:val="0"/>
      <w:marBottom w:val="0"/>
      <w:divBdr>
        <w:top w:val="none" w:sz="0" w:space="0" w:color="auto"/>
        <w:left w:val="none" w:sz="0" w:space="0" w:color="auto"/>
        <w:bottom w:val="none" w:sz="0" w:space="0" w:color="auto"/>
        <w:right w:val="none" w:sz="0" w:space="0" w:color="auto"/>
      </w:divBdr>
    </w:div>
    <w:div w:id="2001883741">
      <w:bodyDiv w:val="1"/>
      <w:marLeft w:val="0"/>
      <w:marRight w:val="0"/>
      <w:marTop w:val="0"/>
      <w:marBottom w:val="0"/>
      <w:divBdr>
        <w:top w:val="none" w:sz="0" w:space="0" w:color="auto"/>
        <w:left w:val="none" w:sz="0" w:space="0" w:color="auto"/>
        <w:bottom w:val="none" w:sz="0" w:space="0" w:color="auto"/>
        <w:right w:val="none" w:sz="0" w:space="0" w:color="auto"/>
      </w:divBdr>
    </w:div>
    <w:div w:id="2004746485">
      <w:bodyDiv w:val="1"/>
      <w:marLeft w:val="0"/>
      <w:marRight w:val="0"/>
      <w:marTop w:val="0"/>
      <w:marBottom w:val="0"/>
      <w:divBdr>
        <w:top w:val="none" w:sz="0" w:space="0" w:color="auto"/>
        <w:left w:val="none" w:sz="0" w:space="0" w:color="auto"/>
        <w:bottom w:val="none" w:sz="0" w:space="0" w:color="auto"/>
        <w:right w:val="none" w:sz="0" w:space="0" w:color="auto"/>
      </w:divBdr>
    </w:div>
    <w:div w:id="2007054547">
      <w:bodyDiv w:val="1"/>
      <w:marLeft w:val="0"/>
      <w:marRight w:val="0"/>
      <w:marTop w:val="0"/>
      <w:marBottom w:val="0"/>
      <w:divBdr>
        <w:top w:val="none" w:sz="0" w:space="0" w:color="auto"/>
        <w:left w:val="none" w:sz="0" w:space="0" w:color="auto"/>
        <w:bottom w:val="none" w:sz="0" w:space="0" w:color="auto"/>
        <w:right w:val="none" w:sz="0" w:space="0" w:color="auto"/>
      </w:divBdr>
    </w:div>
    <w:div w:id="2011521676">
      <w:bodyDiv w:val="1"/>
      <w:marLeft w:val="0"/>
      <w:marRight w:val="0"/>
      <w:marTop w:val="0"/>
      <w:marBottom w:val="0"/>
      <w:divBdr>
        <w:top w:val="none" w:sz="0" w:space="0" w:color="auto"/>
        <w:left w:val="none" w:sz="0" w:space="0" w:color="auto"/>
        <w:bottom w:val="none" w:sz="0" w:space="0" w:color="auto"/>
        <w:right w:val="none" w:sz="0" w:space="0" w:color="auto"/>
      </w:divBdr>
    </w:div>
    <w:div w:id="2013877594">
      <w:bodyDiv w:val="1"/>
      <w:marLeft w:val="0"/>
      <w:marRight w:val="0"/>
      <w:marTop w:val="0"/>
      <w:marBottom w:val="0"/>
      <w:divBdr>
        <w:top w:val="none" w:sz="0" w:space="0" w:color="auto"/>
        <w:left w:val="none" w:sz="0" w:space="0" w:color="auto"/>
        <w:bottom w:val="none" w:sz="0" w:space="0" w:color="auto"/>
        <w:right w:val="none" w:sz="0" w:space="0" w:color="auto"/>
      </w:divBdr>
    </w:div>
    <w:div w:id="2014794169">
      <w:bodyDiv w:val="1"/>
      <w:marLeft w:val="0"/>
      <w:marRight w:val="0"/>
      <w:marTop w:val="0"/>
      <w:marBottom w:val="0"/>
      <w:divBdr>
        <w:top w:val="none" w:sz="0" w:space="0" w:color="auto"/>
        <w:left w:val="none" w:sz="0" w:space="0" w:color="auto"/>
        <w:bottom w:val="none" w:sz="0" w:space="0" w:color="auto"/>
        <w:right w:val="none" w:sz="0" w:space="0" w:color="auto"/>
      </w:divBdr>
    </w:div>
    <w:div w:id="2025397513">
      <w:bodyDiv w:val="1"/>
      <w:marLeft w:val="0"/>
      <w:marRight w:val="0"/>
      <w:marTop w:val="0"/>
      <w:marBottom w:val="0"/>
      <w:divBdr>
        <w:top w:val="none" w:sz="0" w:space="0" w:color="auto"/>
        <w:left w:val="none" w:sz="0" w:space="0" w:color="auto"/>
        <w:bottom w:val="none" w:sz="0" w:space="0" w:color="auto"/>
        <w:right w:val="none" w:sz="0" w:space="0" w:color="auto"/>
      </w:divBdr>
    </w:div>
    <w:div w:id="2030250508">
      <w:bodyDiv w:val="1"/>
      <w:marLeft w:val="0"/>
      <w:marRight w:val="0"/>
      <w:marTop w:val="0"/>
      <w:marBottom w:val="0"/>
      <w:divBdr>
        <w:top w:val="none" w:sz="0" w:space="0" w:color="auto"/>
        <w:left w:val="none" w:sz="0" w:space="0" w:color="auto"/>
        <w:bottom w:val="none" w:sz="0" w:space="0" w:color="auto"/>
        <w:right w:val="none" w:sz="0" w:space="0" w:color="auto"/>
      </w:divBdr>
    </w:div>
    <w:div w:id="2033337639">
      <w:bodyDiv w:val="1"/>
      <w:marLeft w:val="0"/>
      <w:marRight w:val="0"/>
      <w:marTop w:val="0"/>
      <w:marBottom w:val="0"/>
      <w:divBdr>
        <w:top w:val="none" w:sz="0" w:space="0" w:color="auto"/>
        <w:left w:val="none" w:sz="0" w:space="0" w:color="auto"/>
        <w:bottom w:val="none" w:sz="0" w:space="0" w:color="auto"/>
        <w:right w:val="none" w:sz="0" w:space="0" w:color="auto"/>
      </w:divBdr>
    </w:div>
    <w:div w:id="2041392171">
      <w:bodyDiv w:val="1"/>
      <w:marLeft w:val="0"/>
      <w:marRight w:val="0"/>
      <w:marTop w:val="0"/>
      <w:marBottom w:val="0"/>
      <w:divBdr>
        <w:top w:val="none" w:sz="0" w:space="0" w:color="auto"/>
        <w:left w:val="none" w:sz="0" w:space="0" w:color="auto"/>
        <w:bottom w:val="none" w:sz="0" w:space="0" w:color="auto"/>
        <w:right w:val="none" w:sz="0" w:space="0" w:color="auto"/>
      </w:divBdr>
    </w:div>
    <w:div w:id="2045014251">
      <w:bodyDiv w:val="1"/>
      <w:marLeft w:val="0"/>
      <w:marRight w:val="0"/>
      <w:marTop w:val="0"/>
      <w:marBottom w:val="0"/>
      <w:divBdr>
        <w:top w:val="none" w:sz="0" w:space="0" w:color="auto"/>
        <w:left w:val="none" w:sz="0" w:space="0" w:color="auto"/>
        <w:bottom w:val="none" w:sz="0" w:space="0" w:color="auto"/>
        <w:right w:val="none" w:sz="0" w:space="0" w:color="auto"/>
      </w:divBdr>
    </w:div>
    <w:div w:id="2048293781">
      <w:bodyDiv w:val="1"/>
      <w:marLeft w:val="0"/>
      <w:marRight w:val="0"/>
      <w:marTop w:val="0"/>
      <w:marBottom w:val="0"/>
      <w:divBdr>
        <w:top w:val="none" w:sz="0" w:space="0" w:color="auto"/>
        <w:left w:val="none" w:sz="0" w:space="0" w:color="auto"/>
        <w:bottom w:val="none" w:sz="0" w:space="0" w:color="auto"/>
        <w:right w:val="none" w:sz="0" w:space="0" w:color="auto"/>
      </w:divBdr>
    </w:div>
    <w:div w:id="2048411839">
      <w:bodyDiv w:val="1"/>
      <w:marLeft w:val="0"/>
      <w:marRight w:val="0"/>
      <w:marTop w:val="0"/>
      <w:marBottom w:val="0"/>
      <w:divBdr>
        <w:top w:val="none" w:sz="0" w:space="0" w:color="auto"/>
        <w:left w:val="none" w:sz="0" w:space="0" w:color="auto"/>
        <w:bottom w:val="none" w:sz="0" w:space="0" w:color="auto"/>
        <w:right w:val="none" w:sz="0" w:space="0" w:color="auto"/>
      </w:divBdr>
    </w:div>
    <w:div w:id="2052459951">
      <w:bodyDiv w:val="1"/>
      <w:marLeft w:val="0"/>
      <w:marRight w:val="0"/>
      <w:marTop w:val="0"/>
      <w:marBottom w:val="0"/>
      <w:divBdr>
        <w:top w:val="none" w:sz="0" w:space="0" w:color="auto"/>
        <w:left w:val="none" w:sz="0" w:space="0" w:color="auto"/>
        <w:bottom w:val="none" w:sz="0" w:space="0" w:color="auto"/>
        <w:right w:val="none" w:sz="0" w:space="0" w:color="auto"/>
      </w:divBdr>
    </w:div>
    <w:div w:id="2052488914">
      <w:bodyDiv w:val="1"/>
      <w:marLeft w:val="0"/>
      <w:marRight w:val="0"/>
      <w:marTop w:val="0"/>
      <w:marBottom w:val="0"/>
      <w:divBdr>
        <w:top w:val="none" w:sz="0" w:space="0" w:color="auto"/>
        <w:left w:val="none" w:sz="0" w:space="0" w:color="auto"/>
        <w:bottom w:val="none" w:sz="0" w:space="0" w:color="auto"/>
        <w:right w:val="none" w:sz="0" w:space="0" w:color="auto"/>
      </w:divBdr>
    </w:div>
    <w:div w:id="2062173032">
      <w:bodyDiv w:val="1"/>
      <w:marLeft w:val="0"/>
      <w:marRight w:val="0"/>
      <w:marTop w:val="0"/>
      <w:marBottom w:val="0"/>
      <w:divBdr>
        <w:top w:val="none" w:sz="0" w:space="0" w:color="auto"/>
        <w:left w:val="none" w:sz="0" w:space="0" w:color="auto"/>
        <w:bottom w:val="none" w:sz="0" w:space="0" w:color="auto"/>
        <w:right w:val="none" w:sz="0" w:space="0" w:color="auto"/>
      </w:divBdr>
    </w:div>
    <w:div w:id="2067027475">
      <w:bodyDiv w:val="1"/>
      <w:marLeft w:val="0"/>
      <w:marRight w:val="0"/>
      <w:marTop w:val="0"/>
      <w:marBottom w:val="0"/>
      <w:divBdr>
        <w:top w:val="none" w:sz="0" w:space="0" w:color="auto"/>
        <w:left w:val="none" w:sz="0" w:space="0" w:color="auto"/>
        <w:bottom w:val="none" w:sz="0" w:space="0" w:color="auto"/>
        <w:right w:val="none" w:sz="0" w:space="0" w:color="auto"/>
      </w:divBdr>
    </w:div>
    <w:div w:id="2068532181">
      <w:bodyDiv w:val="1"/>
      <w:marLeft w:val="0"/>
      <w:marRight w:val="0"/>
      <w:marTop w:val="0"/>
      <w:marBottom w:val="0"/>
      <w:divBdr>
        <w:top w:val="none" w:sz="0" w:space="0" w:color="auto"/>
        <w:left w:val="none" w:sz="0" w:space="0" w:color="auto"/>
        <w:bottom w:val="none" w:sz="0" w:space="0" w:color="auto"/>
        <w:right w:val="none" w:sz="0" w:space="0" w:color="auto"/>
      </w:divBdr>
    </w:div>
    <w:div w:id="2078941769">
      <w:bodyDiv w:val="1"/>
      <w:marLeft w:val="0"/>
      <w:marRight w:val="0"/>
      <w:marTop w:val="0"/>
      <w:marBottom w:val="0"/>
      <w:divBdr>
        <w:top w:val="none" w:sz="0" w:space="0" w:color="auto"/>
        <w:left w:val="none" w:sz="0" w:space="0" w:color="auto"/>
        <w:bottom w:val="none" w:sz="0" w:space="0" w:color="auto"/>
        <w:right w:val="none" w:sz="0" w:space="0" w:color="auto"/>
      </w:divBdr>
    </w:div>
    <w:div w:id="2079404195">
      <w:bodyDiv w:val="1"/>
      <w:marLeft w:val="0"/>
      <w:marRight w:val="0"/>
      <w:marTop w:val="0"/>
      <w:marBottom w:val="0"/>
      <w:divBdr>
        <w:top w:val="none" w:sz="0" w:space="0" w:color="auto"/>
        <w:left w:val="none" w:sz="0" w:space="0" w:color="auto"/>
        <w:bottom w:val="none" w:sz="0" w:space="0" w:color="auto"/>
        <w:right w:val="none" w:sz="0" w:space="0" w:color="auto"/>
      </w:divBdr>
    </w:div>
    <w:div w:id="2086799276">
      <w:bodyDiv w:val="1"/>
      <w:marLeft w:val="0"/>
      <w:marRight w:val="0"/>
      <w:marTop w:val="0"/>
      <w:marBottom w:val="0"/>
      <w:divBdr>
        <w:top w:val="none" w:sz="0" w:space="0" w:color="auto"/>
        <w:left w:val="none" w:sz="0" w:space="0" w:color="auto"/>
        <w:bottom w:val="none" w:sz="0" w:space="0" w:color="auto"/>
        <w:right w:val="none" w:sz="0" w:space="0" w:color="auto"/>
      </w:divBdr>
    </w:div>
    <w:div w:id="2089886972">
      <w:bodyDiv w:val="1"/>
      <w:marLeft w:val="0"/>
      <w:marRight w:val="0"/>
      <w:marTop w:val="0"/>
      <w:marBottom w:val="0"/>
      <w:divBdr>
        <w:top w:val="none" w:sz="0" w:space="0" w:color="auto"/>
        <w:left w:val="none" w:sz="0" w:space="0" w:color="auto"/>
        <w:bottom w:val="none" w:sz="0" w:space="0" w:color="auto"/>
        <w:right w:val="none" w:sz="0" w:space="0" w:color="auto"/>
      </w:divBdr>
    </w:div>
    <w:div w:id="2091147768">
      <w:bodyDiv w:val="1"/>
      <w:marLeft w:val="0"/>
      <w:marRight w:val="0"/>
      <w:marTop w:val="0"/>
      <w:marBottom w:val="0"/>
      <w:divBdr>
        <w:top w:val="none" w:sz="0" w:space="0" w:color="auto"/>
        <w:left w:val="none" w:sz="0" w:space="0" w:color="auto"/>
        <w:bottom w:val="none" w:sz="0" w:space="0" w:color="auto"/>
        <w:right w:val="none" w:sz="0" w:space="0" w:color="auto"/>
      </w:divBdr>
    </w:div>
    <w:div w:id="2105026734">
      <w:bodyDiv w:val="1"/>
      <w:marLeft w:val="0"/>
      <w:marRight w:val="0"/>
      <w:marTop w:val="0"/>
      <w:marBottom w:val="0"/>
      <w:divBdr>
        <w:top w:val="none" w:sz="0" w:space="0" w:color="auto"/>
        <w:left w:val="none" w:sz="0" w:space="0" w:color="auto"/>
        <w:bottom w:val="none" w:sz="0" w:space="0" w:color="auto"/>
        <w:right w:val="none" w:sz="0" w:space="0" w:color="auto"/>
      </w:divBdr>
    </w:div>
    <w:div w:id="2114476052">
      <w:bodyDiv w:val="1"/>
      <w:marLeft w:val="0"/>
      <w:marRight w:val="0"/>
      <w:marTop w:val="0"/>
      <w:marBottom w:val="0"/>
      <w:divBdr>
        <w:top w:val="none" w:sz="0" w:space="0" w:color="auto"/>
        <w:left w:val="none" w:sz="0" w:space="0" w:color="auto"/>
        <w:bottom w:val="none" w:sz="0" w:space="0" w:color="auto"/>
        <w:right w:val="none" w:sz="0" w:space="0" w:color="auto"/>
      </w:divBdr>
    </w:div>
    <w:div w:id="2117603427">
      <w:bodyDiv w:val="1"/>
      <w:marLeft w:val="0"/>
      <w:marRight w:val="0"/>
      <w:marTop w:val="0"/>
      <w:marBottom w:val="0"/>
      <w:divBdr>
        <w:top w:val="none" w:sz="0" w:space="0" w:color="auto"/>
        <w:left w:val="none" w:sz="0" w:space="0" w:color="auto"/>
        <w:bottom w:val="none" w:sz="0" w:space="0" w:color="auto"/>
        <w:right w:val="none" w:sz="0" w:space="0" w:color="auto"/>
      </w:divBdr>
    </w:div>
    <w:div w:id="2124419006">
      <w:bodyDiv w:val="1"/>
      <w:marLeft w:val="0"/>
      <w:marRight w:val="0"/>
      <w:marTop w:val="0"/>
      <w:marBottom w:val="0"/>
      <w:divBdr>
        <w:top w:val="none" w:sz="0" w:space="0" w:color="auto"/>
        <w:left w:val="none" w:sz="0" w:space="0" w:color="auto"/>
        <w:bottom w:val="none" w:sz="0" w:space="0" w:color="auto"/>
        <w:right w:val="none" w:sz="0" w:space="0" w:color="auto"/>
      </w:divBdr>
    </w:div>
    <w:div w:id="2128617297">
      <w:bodyDiv w:val="1"/>
      <w:marLeft w:val="0"/>
      <w:marRight w:val="0"/>
      <w:marTop w:val="0"/>
      <w:marBottom w:val="0"/>
      <w:divBdr>
        <w:top w:val="none" w:sz="0" w:space="0" w:color="auto"/>
        <w:left w:val="none" w:sz="0" w:space="0" w:color="auto"/>
        <w:bottom w:val="none" w:sz="0" w:space="0" w:color="auto"/>
        <w:right w:val="none" w:sz="0" w:space="0" w:color="auto"/>
      </w:divBdr>
    </w:div>
    <w:div w:id="2132241112">
      <w:bodyDiv w:val="1"/>
      <w:marLeft w:val="0"/>
      <w:marRight w:val="0"/>
      <w:marTop w:val="0"/>
      <w:marBottom w:val="0"/>
      <w:divBdr>
        <w:top w:val="none" w:sz="0" w:space="0" w:color="auto"/>
        <w:left w:val="none" w:sz="0" w:space="0" w:color="auto"/>
        <w:bottom w:val="none" w:sz="0" w:space="0" w:color="auto"/>
        <w:right w:val="none" w:sz="0" w:space="0" w:color="auto"/>
      </w:divBdr>
    </w:div>
    <w:div w:id="2139833302">
      <w:bodyDiv w:val="1"/>
      <w:marLeft w:val="0"/>
      <w:marRight w:val="0"/>
      <w:marTop w:val="0"/>
      <w:marBottom w:val="0"/>
      <w:divBdr>
        <w:top w:val="none" w:sz="0" w:space="0" w:color="auto"/>
        <w:left w:val="none" w:sz="0" w:space="0" w:color="auto"/>
        <w:bottom w:val="none" w:sz="0" w:space="0" w:color="auto"/>
        <w:right w:val="none" w:sz="0" w:space="0" w:color="auto"/>
      </w:divBdr>
    </w:div>
    <w:div w:id="2145999805">
      <w:bodyDiv w:val="1"/>
      <w:marLeft w:val="0"/>
      <w:marRight w:val="0"/>
      <w:marTop w:val="0"/>
      <w:marBottom w:val="0"/>
      <w:divBdr>
        <w:top w:val="none" w:sz="0" w:space="0" w:color="auto"/>
        <w:left w:val="none" w:sz="0" w:space="0" w:color="auto"/>
        <w:bottom w:val="none" w:sz="0" w:space="0" w:color="auto"/>
        <w:right w:val="none" w:sz="0" w:space="0" w:color="auto"/>
      </w:divBdr>
    </w:div>
    <w:div w:id="21463926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image" Target="media/image36.png"/><Relationship Id="rId72"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Rie01</b:Tag>
    <b:SourceType>Book</b:SourceType>
    <b:Guid>{F89A84A1-449C-4945-A615-F396C34B4650}</b:Guid>
    <b:Author>
      <b:Author>
        <b:NameList>
          <b:Person>
            <b:Last>Rieckert</b:Last>
            <b:First>W.-F.</b:First>
          </b:Person>
        </b:NameList>
      </b:Author>
    </b:Author>
    <b:Title>Abschlussarbeiten verfassen</b:Title>
    <b:Year>2001</b:Year>
    <b:City>Berlin</b:City>
    <b:Publisher>Springer Vieweg</b:Publisher>
    <b:RefOrder>18</b:RefOrder>
  </b:Source>
  <b:Source>
    <b:Tag>Phi26</b:Tag>
    <b:SourceType>InternetSite</b:SourceType>
    <b:Guid>{DEE0CBC9-DB5B-4B2A-B32A-F9F15DE72327}</b:Guid>
    <b:Title>Wikipedia</b:Title>
    <b:Year>2025</b:Year>
    <b:Author>
      <b:Author>
        <b:NameList>
          <b:Person>
            <b:Last>Phillips</b:Last>
          </b:Person>
        </b:NameList>
      </b:Author>
    </b:Author>
    <b:Month>02</b:Month>
    <b:Day>03</b:Day>
    <b:URL>www.wikipedia.de</b:URL>
    <b:YearAccessed>2026</b:YearAccessed>
    <b:MonthAccessed>05</b:MonthAccessed>
    <b:DayAccessed>02</b:DayAccessed>
    <b:RefOrder>19</b:RefOrder>
  </b:Source>
  <b:Source>
    <b:Tag>Uni25</b:Tag>
    <b:SourceType>InternetSite</b:SourceType>
    <b:Guid>{EC1170E5-46E7-48A8-A953-56C91D089450}</b:Guid>
    <b:Title>eodhd.com; Full Documentation</b:Title>
    <b:Year>2025</b:Year>
    <b:Month>10</b:Month>
    <b:Day>23</b:Day>
    <b:URL>https://eodhd.com/financial-apis/search-api-for-stocks-etfs-mutual-funds</b:URL>
    <b:Author>
      <b:Author>
        <b:NameList>
          <b:Person>
            <b:Last>Unicorn Data Services</b:Last>
          </b:Person>
        </b:NameList>
      </b:Author>
    </b:Author>
    <b:YearAccessed>2026</b:YearAccessed>
    <b:MonthAccessed>05</b:MonthAccessed>
    <b:DayAccessed>16</b:DayAccessed>
    <b:RefOrder>3</b:RefOrder>
  </b:Source>
  <b:Source>
    <b:Tag>Ham94</b:Tag>
    <b:SourceType>Book</b:SourceType>
    <b:Guid>{735A23DA-1F6C-4607-BF48-9D17C5270486}</b:Guid>
    <b:Title>Time Series Analysis</b:Title>
    <b:Year>1994</b:Year>
    <b:City>41 William St., Princeton, New Jersey 08540, </b:City>
    <b:Publisher>Princeton University Press</b:Publisher>
    <b:Author>
      <b:Author>
        <b:NameList>
          <b:Person>
            <b:Last>Hamilton</b:Last>
            <b:Middle>D.</b:Middle>
            <b:First>James</b:First>
          </b:Person>
        </b:NameList>
      </b:Author>
    </b:Author>
    <b:RefOrder>2</b:RefOrder>
  </b:Source>
  <b:Source>
    <b:Tag>Ada19</b:Tag>
    <b:SourceType>ArticleInAPeriodical</b:SourceType>
    <b:Guid>{0BA5322E-0451-49B1-8BA9-3F0E3569B463}</b:Guid>
    <b:Title>Identifying and treating outliers in finance</b:Title>
    <b:Year>2019</b:Year>
    <b:Pages>353</b:Pages>
    <b:PeriodicalTitle>Financial Management</b:PeriodicalTitle>
    <b:Month>06</b:Month>
    <b:Day>03</b:Day>
    <b:Author>
      <b:Author>
        <b:NameList>
          <b:Person>
            <b:Last>Adams</b:Last>
            <b:First>John</b:First>
          </b:Person>
          <b:Person>
            <b:Last>Hayunga</b:Last>
            <b:First>Darren</b:First>
          </b:Person>
          <b:Person>
            <b:Last>Mansi</b:Last>
            <b:First>Sattar</b:First>
          </b:Person>
          <b:Person>
            <b:Last>Reeb</b:Last>
            <b:First>David</b:First>
          </b:Person>
          <b:Person>
            <b:Last>Verardi</b:Last>
            <b:First>Vincenzo</b:First>
          </b:Person>
        </b:NameList>
      </b:Author>
    </b:Author>
    <b:RefOrder>5</b:RefOrder>
  </b:Source>
  <b:Source>
    <b:Tag>Fai01</b:Tag>
    <b:SourceType>JournalArticle</b:SourceType>
    <b:Guid>{05FF6FF4-CCC2-47CD-A3BE-A161EDD5A737}</b:Guid>
    <b:Title>Using Asset Turnover and Profit Margin to Forecast Changes in Profitability</b:Title>
    <b:Year>2001</b:Year>
    <b:Pages>373</b:Pages>
    <b:JournalName>Kluwer Academic Publishers</b:JournalName>
    <b:Author>
      <b:Author>
        <b:NameList>
          <b:Person>
            <b:Last>Fairfield</b:Last>
            <b:First>Patricia</b:First>
            <b:Middle>M.</b:Middle>
          </b:Person>
          <b:Person>
            <b:Last>Yohn</b:Last>
            <b:First>Teri</b:First>
            <b:Middle>Lombardi</b:Middle>
          </b:Person>
        </b:NameList>
      </b:Author>
    </b:Author>
    <b:RefOrder>6</b:RefOrder>
  </b:Source>
  <b:Source>
    <b:Tag>Pes95</b:Tag>
    <b:SourceType>JournalArticle</b:SourceType>
    <b:Guid>{CA32F5D4-EE1D-4F39-BA0E-BB9EFA5F34F1}</b:Guid>
    <b:Title>Estimating long-run relationships from dynamic heterogeneous panels</b:Title>
    <b:JournalName>JOURNAL OF Econometrics</b:JournalName>
    <b:Year>1995</b:Year>
    <b:Pages>80</b:Pages>
    <b:Author>
      <b:Author>
        <b:NameList>
          <b:Person>
            <b:Last>Pesaran</b:Last>
            <b:First>M.</b:First>
            <b:Middle>Hashem</b:Middle>
          </b:Person>
          <b:Person>
            <b:Last>Smith</b:Last>
            <b:First>Ron</b:First>
          </b:Person>
        </b:NameList>
      </b:Author>
    </b:Author>
    <b:RefOrder>7</b:RefOrder>
  </b:Source>
  <b:Source>
    <b:Tag>Pes24</b:Tag>
    <b:SourceType>ArticleInAPeriodical</b:SourceType>
    <b:Guid>{6D048F09-6FB4-4137-B4E6-B9554575CB15}</b:Guid>
    <b:Title>Heterogeneous Autoregressions in Short T Panel Data Models</b:Title>
    <b:PeriodicalTitle>Article</b:PeriodicalTitle>
    <b:Year>2024</b:Year>
    <b:Month>June</b:Month>
    <b:Day>26</b:Day>
    <b:Pages>10</b:Pages>
    <b:Author>
      <b:Author>
        <b:NameList>
          <b:Person>
            <b:Last>Pesaran</b:Last>
            <b:First>M.</b:First>
            <b:Middle>Hashem</b:Middle>
          </b:Person>
          <b:Person>
            <b:Last>Yang</b:Last>
            <b:First>Liying</b:First>
          </b:Person>
        </b:NameList>
      </b:Author>
    </b:Author>
    <b:RefOrder>8</b:RefOrder>
  </b:Source>
  <b:Source>
    <b:Tag>Fam93</b:Tag>
    <b:SourceType>JournalArticle</b:SourceType>
    <b:Guid>{14611962-D2C4-4611-96D0-A47783FFF580}</b:Guid>
    <b:Title>Common risk factors in the returns on stocks and bonds</b:Title>
    <b:Year>1993</b:Year>
    <b:Pages>10</b:Pages>
    <b:JournalName>Journal of Financial Economics</b:JournalName>
    <b:Author>
      <b:Author>
        <b:NameList>
          <b:Person>
            <b:Last>Fama</b:Last>
            <b:First>Eugene</b:First>
            <b:Middle>F.</b:Middle>
          </b:Person>
          <b:Person>
            <b:Last>French</b:Last>
            <b:First>Kenneth</b:First>
            <b:Middle>R.</b:Middle>
          </b:Person>
        </b:NameList>
      </b:Author>
    </b:Author>
    <b:RefOrder>9</b:RefOrder>
  </b:Source>
  <b:Source>
    <b:Tag>Slo96</b:Tag>
    <b:SourceType>JournalArticle</b:SourceType>
    <b:Guid>{3576543E-828F-46BB-9868-A02C359B3A7A}</b:Guid>
    <b:Title>Do Stock Prices Fully Reflect Information in Accruals and Cash Flows About Future Earnings?</b:Title>
    <b:Year>1996</b:Year>
    <b:PublicationTitle>THE ACCOUNTING REVIEW</b:PublicationTitle>
    <b:Author>
      <b:Author>
        <b:NameList>
          <b:Person>
            <b:Last>Sloan</b:Last>
            <b:First>Richard</b:First>
            <b:Middle>G.</b:Middle>
          </b:Person>
        </b:NameList>
      </b:Author>
    </b:Author>
    <b:Pages>289-315</b:Pages>
    <b:JournalName>American Accounting Association</b:JournalName>
    <b:RefOrder>10</b:RefOrder>
  </b:Source>
  <b:Source>
    <b:Tag>Dec94</b:Tag>
    <b:SourceType>JournalArticle</b:SourceType>
    <b:Guid>{F434F248-2E38-4D58-B448-3E4721479512}</b:Guid>
    <b:Title>Accounting earnings and cash flows as measures of firm performance: The role of accounting accruals</b:Title>
    <b:JournalName>Journal of Accounting and Economics</b:JournalName>
    <b:Year>1994</b:Year>
    <b:Pages>3-42</b:Pages>
    <b:Author>
      <b:Author>
        <b:NameList>
          <b:Person>
            <b:Last>Dechow</b:Last>
            <b:First>Patricia</b:First>
            <b:Middle>M.</b:Middle>
          </b:Person>
        </b:NameList>
      </b:Author>
    </b:Author>
    <b:RefOrder>17</b:RefOrder>
  </b:Source>
  <b:Source>
    <b:Tag>Com05</b:Tag>
    <b:SourceType>JournalArticle</b:SourceType>
    <b:Guid>{C4796571-B389-40E0-AF47-A3A5B00100CD}</b:Guid>
    <b:Title>The Rise in Firm-Level Volatility: Causes and Consequences</b:Title>
    <b:JournalName>CHICAGO JOURNALS</b:JournalName>
    <b:Year>2005</b:Year>
    <b:Pages>167-201</b:Pages>
    <b:Author>
      <b:Author>
        <b:NameList>
          <b:Person>
            <b:Last>Comin</b:Last>
            <b:First>Diego</b:First>
          </b:Person>
          <b:Person>
            <b:Last>Philippon</b:Last>
            <b:First>Thomas</b:First>
          </b:Person>
        </b:NameList>
      </b:Author>
    </b:Author>
    <b:RefOrder>11</b:RefOrder>
  </b:Source>
  <b:Source>
    <b:Tag>Fam991</b:Tag>
    <b:SourceType>JournalArticle</b:SourceType>
    <b:Guid>{4E1AE553-72DA-44F7-B955-AD6ACEEA1835}</b:Guid>
    <b:Title>Forecasting Profitability and Earnings</b:Title>
    <b:JournalName>The Journal of Business</b:JournalName>
    <b:Year>1999</b:Year>
    <b:Author>
      <b:Author>
        <b:NameList>
          <b:Person>
            <b:Last>Fama</b:Last>
            <b:First>Eugene</b:First>
            <b:Middle>F.</b:Middle>
          </b:Person>
          <b:Person>
            <b:Last>French</b:Last>
            <b:First>Kenneth</b:First>
            <b:Middle>R.</b:Middle>
          </b:Person>
        </b:NameList>
      </b:Author>
    </b:Author>
    <b:RefOrder>20</b:RefOrder>
  </b:Source>
  <b:Source>
    <b:Tag>Fam99</b:Tag>
    <b:SourceType>JournalArticle</b:SourceType>
    <b:Guid>{D7BC586B-CFC1-4DA7-ADBD-BDFF97D7543B}</b:Guid>
    <b:Title>Forecasting Profitability and Earnings</b:Title>
    <b:Year>2000</b:Year>
    <b:Author>
      <b:Author>
        <b:NameList>
          <b:Person>
            <b:Last>Fama</b:Last>
            <b:First>Eugene</b:First>
            <b:Middle>F.</b:Middle>
          </b:Person>
          <b:Person>
            <b:Last>French</b:Last>
            <b:First>Kenneth</b:First>
            <b:Middle>R.</b:Middle>
          </b:Person>
        </b:NameList>
      </b:Author>
    </b:Author>
    <b:Pages>14</b:Pages>
    <b:JournalName>The Journal of Business, Vol. 73, No. 2</b:JournalName>
    <b:RefOrder>4</b:RefOrder>
  </b:Source>
  <b:Source>
    <b:Tag>Mye84</b:Tag>
    <b:SourceType>JournalArticle</b:SourceType>
    <b:Guid>{03C199DF-C3F3-4834-99FD-72CF2C571889}</b:Guid>
    <b:Title>The Capital Structure Puzzle</b:Title>
    <b:JournalName>The Journal of FINANCE</b:JournalName>
    <b:Year>1984</b:Year>
    <b:Pages>575-592</b:Pages>
    <b:Author>
      <b:Author>
        <b:NameList>
          <b:Person>
            <b:Last>Myers</b:Last>
            <b:First>Stewart</b:First>
            <b:Middle>C.</b:Middle>
          </b:Person>
        </b:NameList>
      </b:Author>
    </b:Author>
    <b:RefOrder>13</b:RefOrder>
  </b:Source>
  <b:Source>
    <b:Tag>Bak02</b:Tag>
    <b:SourceType>JournalArticle</b:SourceType>
    <b:Guid>{1FD7A515-EC3A-4F02-A89F-BE169B0C9A3B}</b:Guid>
    <b:Title>Baker, Malcom; Wurgler, Jefferey</b:Title>
    <b:JournalName>The Journal of Finance</b:JournalName>
    <b:Year>2002</b:Year>
    <b:Pages>1-32</b:Pages>
    <b:RefOrder>14</b:RefOrder>
  </b:Source>
  <b:Source>
    <b:Tag>Bat09</b:Tag>
    <b:SourceType>JournalArticle</b:SourceType>
    <b:Guid>{366C0556-CD74-4A76-87B2-4A0B309C53BB}</b:Guid>
    <b:Title>Why Do U.S. Firms Hold So Much More Cash than They Used To?</b:Title>
    <b:JournalName>The Journal of Finance</b:JournalName>
    <b:Year>2009</b:Year>
    <b:Pages>1985-2021</b:Pages>
    <b:Author>
      <b:Author>
        <b:NameList>
          <b:Person>
            <b:Last>Bates</b:Last>
            <b:First>Thomas</b:First>
            <b:Middle>W.</b:Middle>
          </b:Person>
          <b:Person>
            <b:Last>Kahle</b:Last>
            <b:First>Kathleen</b:First>
            <b:Middle>M.</b:Middle>
          </b:Person>
          <b:Person>
            <b:Last>Stulz</b:Last>
            <b:First>René</b:First>
            <b:Middle>M.</b:Middle>
          </b:Person>
        </b:NameList>
      </b:Author>
    </b:Author>
    <b:RefOrder>16</b:RefOrder>
  </b:Source>
  <b:Source>
    <b:Tag>Fra09</b:Tag>
    <b:SourceType>JournalArticle</b:SourceType>
    <b:Guid>{667B06CD-D1A6-4B43-81DF-0EC513292722}</b:Guid>
    <b:Title>Capital Structure Decisions: Which Factors Are Reliably Important?</b:Title>
    <b:JournalName>Financial Management</b:JournalName>
    <b:Year>2009</b:Year>
    <b:Pages>1-37</b:Pages>
    <b:Author>
      <b:Author>
        <b:NameList>
          <b:Person>
            <b:Last>Frank</b:Last>
            <b:First>Murray</b:First>
            <b:Middle>Z.</b:Middle>
          </b:Person>
          <b:Person>
            <b:Last>Goyal</b:Last>
            <b:First>Vidhan</b:First>
            <b:Middle>K.</b:Middle>
          </b:Person>
        </b:NameList>
      </b:Author>
    </b:Author>
    <b:RefOrder>15</b:RefOrder>
  </b:Source>
  <b:Source>
    <b:Tag>Ert12</b:Tag>
    <b:SourceType>Report</b:SourceType>
    <b:Guid>{0A8E8BC5-C9B2-4418-B7A8-0BE060495F0F}</b:Guid>
    <b:Title>Super-cycles of commodity prices since the mid-nineteenth century</b:Title>
    <b:Year>2012</b:Year>
    <b:City>New York</b:City>
    <b:Publisher>UN-DESA</b:Publisher>
    <b:Author>
      <b:Author>
        <b:NameList>
          <b:Person>
            <b:Last>Erten</b:Last>
            <b:First>Bilge</b:First>
          </b:Person>
          <b:Person>
            <b:Last>Ocampo</b:Last>
            <b:First>José</b:First>
            <b:Middle>Antonio</b:Middle>
          </b:Person>
        </b:NameList>
      </b:Author>
    </b:Author>
    <b:RefOrder>12</b:RefOrder>
  </b:Source>
  <b:Source>
    <b:Tag>Ste25</b:Tag>
    <b:SourceType>InternetSite</b:SourceType>
    <b:Guid>{997A37F7-A050-4A27-8EE5-7D514F0C577D}</b:Guid>
    <b:Title>Moodle Lernplattform der TH Wildau</b:Title>
    <b:Year>WS 2023/2024</b:Year>
    <b:URL>https://elearning.th-wildau.de/pluginfile.php/529531/mod_resource/content/0/ARIMA_Theorie_V1.pdf</b:URL>
    <b:Author>
      <b:Author>
        <b:NameList>
          <b:Person>
            <b:Last>Stollhoff</b:Last>
            <b:First>Rainer</b:First>
          </b:Person>
        </b:NameList>
      </b:Author>
    </b:Author>
    <b:RefOrder>1</b:RefOrder>
  </b:Source>
</b:Sources>
</file>

<file path=customXml/itemProps1.xml><?xml version="1.0" encoding="utf-8"?>
<ds:datastoreItem xmlns:ds="http://schemas.openxmlformats.org/officeDocument/2006/customXml" ds:itemID="{9A222542-A825-E946-A94F-D5E7CAE58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29041</Words>
  <Characters>182964</Characters>
  <Application>Microsoft Office Word</Application>
  <DocSecurity>0</DocSecurity>
  <Lines>1524</Lines>
  <Paragraphs>423</Paragraphs>
  <ScaleCrop>false</ScaleCrop>
  <HeadingPairs>
    <vt:vector size="2" baseType="variant">
      <vt:variant>
        <vt:lpstr>Titel</vt:lpstr>
      </vt:variant>
      <vt:variant>
        <vt:i4>1</vt:i4>
      </vt:variant>
    </vt:vector>
  </HeadingPairs>
  <TitlesOfParts>
    <vt:vector size="1" baseType="lpstr">
      <vt:lpstr>Eine Dokumentvorlage für Abschlussarbeiten und andere wissenschaftliche Arbeiten, insbesondere Bachelorarbeiten, Masterarbeiten, Abschlussarbeiten und Studienarbeiten</vt:lpstr>
    </vt:vector>
  </TitlesOfParts>
  <Company>Hochschule der Medien Stuttgart - Stuttgart Media University</Company>
  <LinksUpToDate>false</LinksUpToDate>
  <CharactersWithSpaces>211582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Eine Dokumentvorlage für Abschlussarbeiten und andere wissenschaftliche Arbeiten, insbesondere Bachelorarbeiten, Masterarbeiten, Abschlussarbeiten und Studienarbeiten</dc:title>
  <dc:subject/>
  <dc:creator>tobias-mourier@online.de</dc:creator>
  <cp:keywords/>
  <cp:lastModifiedBy>Tobias Mourier</cp:lastModifiedBy>
  <cp:revision>2</cp:revision>
  <cp:lastPrinted>2011-10-24T05:42:00Z</cp:lastPrinted>
  <dcterms:created xsi:type="dcterms:W3CDTF">2026-05-21T17:12:00Z</dcterms:created>
  <dcterms:modified xsi:type="dcterms:W3CDTF">2026-05-21T17:12:00Z</dcterms:modified>
</cp:coreProperties>
</file>